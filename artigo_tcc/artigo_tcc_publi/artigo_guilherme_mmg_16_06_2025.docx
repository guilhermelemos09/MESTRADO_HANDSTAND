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8ED4E8" w14:textId="77777777" w:rsidR="00316F60" w:rsidRPr="00B36604" w:rsidRDefault="00316F60" w:rsidP="00316F60">
      <w:pPr>
        <w:spacing w:before="1080" w:line="480" w:lineRule="auto"/>
        <w:ind w:left="0" w:firstLine="0"/>
        <w:jc w:val="center"/>
        <w:rPr>
          <w:b/>
          <w:szCs w:val="24"/>
          <w:lang w:val="en-US"/>
        </w:rPr>
      </w:pPr>
      <w:r w:rsidRPr="00B36604">
        <w:rPr>
          <w:b/>
          <w:sz w:val="40"/>
          <w:lang w:val="en-US"/>
        </w:rPr>
        <w:t>Title</w:t>
      </w:r>
      <w:r w:rsidRPr="00B36604">
        <w:rPr>
          <w:sz w:val="40"/>
          <w:lang w:val="en-US"/>
        </w:rPr>
        <w:t xml:space="preserve">: </w:t>
      </w:r>
      <w:r w:rsidRPr="00B36604">
        <w:rPr>
          <w:sz w:val="40"/>
          <w:szCs w:val="40"/>
          <w:lang w:val="en-US"/>
        </w:rPr>
        <w:t>Can maximum shoulder press strength relative to body mass predict performance in the strict handstand push-up in CrossFit®?</w:t>
      </w:r>
    </w:p>
    <w:p w14:paraId="518A8054" w14:textId="77777777" w:rsidR="00316F60" w:rsidRPr="00B36604" w:rsidRDefault="00316F60" w:rsidP="00316F60">
      <w:pPr>
        <w:spacing w:after="2" w:line="480" w:lineRule="auto"/>
        <w:ind w:left="975"/>
        <w:jc w:val="center"/>
        <w:rPr>
          <w:lang w:val="en-US"/>
        </w:rPr>
      </w:pPr>
      <w:r w:rsidRPr="00B36604">
        <w:rPr>
          <w:sz w:val="40"/>
          <w:lang w:val="en-US"/>
        </w:rPr>
        <w:t xml:space="preserve"> </w:t>
      </w:r>
    </w:p>
    <w:p w14:paraId="4969EB42" w14:textId="5DC54635" w:rsidR="00316F60" w:rsidRDefault="00316F60">
      <w:pPr>
        <w:spacing w:after="337" w:line="480" w:lineRule="auto"/>
        <w:ind w:left="0" w:firstLine="0"/>
        <w:jc w:val="left"/>
        <w:pPrChange w:id="0" w:author="User" w:date="2025-05-28T15:25:00Z">
          <w:pPr>
            <w:spacing w:after="337" w:line="480" w:lineRule="auto"/>
            <w:ind w:left="3119" w:hanging="3119"/>
            <w:jc w:val="left"/>
          </w:pPr>
        </w:pPrChange>
      </w:pPr>
      <w:proofErr w:type="spellStart"/>
      <w:r>
        <w:rPr>
          <w:b/>
          <w:sz w:val="28"/>
        </w:rPr>
        <w:t>Authors</w:t>
      </w:r>
      <w:proofErr w:type="spellEnd"/>
      <w:r>
        <w:rPr>
          <w:sz w:val="28"/>
        </w:rPr>
        <w:t>: Guilherme de Paula Lemos</w:t>
      </w:r>
      <w:commentRangeStart w:id="1"/>
      <w:commentRangeStart w:id="2"/>
      <w:commentRangeStart w:id="3"/>
      <w:commentRangeStart w:id="4"/>
      <w:commentRangeStart w:id="5"/>
      <w:r>
        <w:rPr>
          <w:sz w:val="28"/>
        </w:rPr>
        <w:t>,</w:t>
      </w:r>
      <w:ins w:id="6" w:author="User" w:date="2025-05-28T15:22:00Z">
        <w:r w:rsidR="00E8343D">
          <w:rPr>
            <w:sz w:val="28"/>
          </w:rPr>
          <w:t xml:space="preserve"> </w:t>
        </w:r>
        <w:r w:rsidR="00E8343D" w:rsidRPr="00E8343D">
          <w:rPr>
            <w:sz w:val="28"/>
            <w:rPrChange w:id="7" w:author="User" w:date="2025-05-28T15:22:00Z">
              <w:rPr/>
            </w:rPrChange>
          </w:rPr>
          <w:t>Leonardo Coelho Rabello de Lima</w:t>
        </w:r>
        <w:r w:rsidR="00E8343D">
          <w:rPr>
            <w:sz w:val="28"/>
          </w:rPr>
          <w:t xml:space="preserve">, </w:t>
        </w:r>
        <w:proofErr w:type="spellStart"/>
        <w:r w:rsidR="00E8343D">
          <w:rPr>
            <w:sz w:val="28"/>
          </w:rPr>
          <w:t>Myrian</w:t>
        </w:r>
        <w:proofErr w:type="spellEnd"/>
        <w:r w:rsidR="00E8343D">
          <w:rPr>
            <w:sz w:val="28"/>
          </w:rPr>
          <w:t xml:space="preserve"> </w:t>
        </w:r>
        <w:proofErr w:type="spellStart"/>
        <w:r w:rsidR="00E8343D">
          <w:rPr>
            <w:sz w:val="28"/>
          </w:rPr>
          <w:t>Nunomura</w:t>
        </w:r>
        <w:proofErr w:type="spellEnd"/>
        <w:r w:rsidR="00E8343D">
          <w:rPr>
            <w:sz w:val="28"/>
          </w:rPr>
          <w:t xml:space="preserve">, </w:t>
        </w:r>
      </w:ins>
      <w:ins w:id="8" w:author="User" w:date="2025-05-28T15:25:00Z">
        <w:r w:rsidR="00E8343D">
          <w:rPr>
            <w:sz w:val="28"/>
          </w:rPr>
          <w:t xml:space="preserve">Leomar Ferreira Silva, </w:t>
        </w:r>
      </w:ins>
      <w:r>
        <w:rPr>
          <w:sz w:val="28"/>
        </w:rPr>
        <w:t xml:space="preserve"> </w:t>
      </w:r>
      <w:commentRangeEnd w:id="1"/>
      <w:r w:rsidR="00B36604">
        <w:rPr>
          <w:rStyle w:val="Refdecomentrio"/>
        </w:rPr>
        <w:commentReference w:id="1"/>
      </w:r>
      <w:commentRangeEnd w:id="2"/>
      <w:r w:rsidR="00E8343D">
        <w:rPr>
          <w:rStyle w:val="Refdecomentrio"/>
        </w:rPr>
        <w:commentReference w:id="2"/>
      </w:r>
      <w:commentRangeEnd w:id="3"/>
      <w:r w:rsidR="00E8343D">
        <w:rPr>
          <w:rStyle w:val="Refdecomentrio"/>
        </w:rPr>
        <w:commentReference w:id="3"/>
      </w:r>
      <w:commentRangeEnd w:id="4"/>
      <w:r w:rsidR="00E8343D">
        <w:rPr>
          <w:rStyle w:val="Refdecomentrio"/>
        </w:rPr>
        <w:commentReference w:id="4"/>
      </w:r>
      <w:commentRangeEnd w:id="5"/>
      <w:r w:rsidR="008240AD">
        <w:rPr>
          <w:rStyle w:val="Refdecomentrio"/>
        </w:rPr>
        <w:commentReference w:id="5"/>
      </w:r>
      <w:r>
        <w:rPr>
          <w:sz w:val="28"/>
        </w:rPr>
        <w:t>Matheus Machado Gomes</w:t>
      </w:r>
    </w:p>
    <w:p w14:paraId="7F732D85" w14:textId="77777777" w:rsidR="00316F60" w:rsidRPr="00B36604" w:rsidRDefault="00316F60" w:rsidP="00316F60">
      <w:pPr>
        <w:spacing w:after="302" w:line="480" w:lineRule="auto"/>
        <w:ind w:left="0" w:firstLine="0"/>
        <w:jc w:val="left"/>
        <w:rPr>
          <w:lang w:val="en-US"/>
        </w:rPr>
      </w:pPr>
      <w:r w:rsidRPr="00B36604">
        <w:rPr>
          <w:b/>
          <w:sz w:val="28"/>
          <w:lang w:val="en-US"/>
        </w:rPr>
        <w:t>Institutional Affiliations</w:t>
      </w:r>
      <w:r w:rsidRPr="00B36604">
        <w:rPr>
          <w:sz w:val="28"/>
          <w:lang w:val="en-US"/>
        </w:rPr>
        <w:t xml:space="preserve">: School of Physical Education and Sport of </w:t>
      </w:r>
      <w:proofErr w:type="spellStart"/>
      <w:r w:rsidRPr="00B36604">
        <w:rPr>
          <w:sz w:val="28"/>
          <w:lang w:val="en-US"/>
        </w:rPr>
        <w:t>Ribeirão</w:t>
      </w:r>
      <w:proofErr w:type="spellEnd"/>
      <w:r w:rsidRPr="00B36604">
        <w:rPr>
          <w:sz w:val="28"/>
          <w:lang w:val="en-US"/>
        </w:rPr>
        <w:t xml:space="preserve"> Preto, University of São Paulo</w:t>
      </w:r>
    </w:p>
    <w:p w14:paraId="00A652C3" w14:textId="7BFB324D" w:rsidR="00316F60" w:rsidRPr="00C2026C" w:rsidRDefault="00316F60" w:rsidP="00316F60">
      <w:pPr>
        <w:spacing w:after="292" w:line="480" w:lineRule="auto"/>
        <w:ind w:left="0" w:firstLine="0"/>
        <w:jc w:val="left"/>
      </w:pPr>
      <w:proofErr w:type="spellStart"/>
      <w:r w:rsidRPr="00C2026C">
        <w:rPr>
          <w:b/>
          <w:sz w:val="28"/>
        </w:rPr>
        <w:t>Corresponding</w:t>
      </w:r>
      <w:proofErr w:type="spellEnd"/>
      <w:r w:rsidRPr="00C2026C">
        <w:rPr>
          <w:b/>
          <w:sz w:val="28"/>
        </w:rPr>
        <w:t xml:space="preserve"> </w:t>
      </w:r>
      <w:proofErr w:type="spellStart"/>
      <w:r w:rsidRPr="00C2026C">
        <w:rPr>
          <w:b/>
          <w:sz w:val="28"/>
        </w:rPr>
        <w:t>Author</w:t>
      </w:r>
      <w:proofErr w:type="spellEnd"/>
      <w:r w:rsidRPr="00C2026C">
        <w:rPr>
          <w:b/>
          <w:sz w:val="28"/>
        </w:rPr>
        <w:t xml:space="preserve">:  </w:t>
      </w:r>
      <w:ins w:id="9" w:author="Matheus Machado Gomes" w:date="2025-03-29T13:44:00Z">
        <w:r w:rsidR="00C2026C">
          <w:rPr>
            <w:sz w:val="28"/>
          </w:rPr>
          <w:t>Matheus Machado Gomes (mmgomes@usp.br)</w:t>
        </w:r>
      </w:ins>
      <w:r w:rsidRPr="00C2026C">
        <w:rPr>
          <w:b/>
          <w:sz w:val="28"/>
        </w:rPr>
        <w:t xml:space="preserve">   </w:t>
      </w:r>
      <w:r w:rsidRPr="00C2026C">
        <w:rPr>
          <w:sz w:val="28"/>
        </w:rPr>
        <w:t xml:space="preserve"> </w:t>
      </w:r>
    </w:p>
    <w:p w14:paraId="07C1B7AB" w14:textId="77777777" w:rsidR="004F3D25" w:rsidRPr="00B36604" w:rsidRDefault="007448E9">
      <w:pPr>
        <w:rPr>
          <w:lang w:val="en-US"/>
        </w:rPr>
      </w:pPr>
      <w:r w:rsidRPr="00B36604">
        <w:rPr>
          <w:lang w:val="en-US"/>
        </w:rPr>
        <w:t>.</w:t>
      </w:r>
    </w:p>
    <w:p w14:paraId="2DAFD0C6" w14:textId="77777777" w:rsidR="00316F60" w:rsidRPr="00B36604" w:rsidRDefault="00316F60">
      <w:pPr>
        <w:rPr>
          <w:lang w:val="en-US"/>
        </w:rPr>
      </w:pPr>
    </w:p>
    <w:p w14:paraId="4CE8FD01" w14:textId="77777777" w:rsidR="00316F60" w:rsidRPr="00B36604" w:rsidRDefault="00316F60">
      <w:pPr>
        <w:rPr>
          <w:lang w:val="en-US"/>
        </w:rPr>
      </w:pPr>
    </w:p>
    <w:p w14:paraId="213EF2FC" w14:textId="77777777" w:rsidR="00316F60" w:rsidRPr="00B36604" w:rsidRDefault="00316F60">
      <w:pPr>
        <w:rPr>
          <w:lang w:val="en-US"/>
        </w:rPr>
      </w:pPr>
    </w:p>
    <w:p w14:paraId="06FC60A7" w14:textId="77777777" w:rsidR="00316F60" w:rsidRPr="00B36604" w:rsidRDefault="00316F60">
      <w:pPr>
        <w:rPr>
          <w:lang w:val="en-US"/>
        </w:rPr>
      </w:pPr>
    </w:p>
    <w:p w14:paraId="1B149580" w14:textId="77777777" w:rsidR="00316F60" w:rsidRPr="00B36604" w:rsidRDefault="00316F60">
      <w:pPr>
        <w:rPr>
          <w:lang w:val="en-US"/>
        </w:rPr>
      </w:pPr>
    </w:p>
    <w:p w14:paraId="7FB81721" w14:textId="77777777" w:rsidR="00316F60" w:rsidRPr="00B36604" w:rsidRDefault="00316F60">
      <w:pPr>
        <w:rPr>
          <w:lang w:val="en-US"/>
        </w:rPr>
      </w:pPr>
    </w:p>
    <w:p w14:paraId="545C3FB4" w14:textId="77777777" w:rsidR="00316F60" w:rsidRPr="00B36604" w:rsidRDefault="00316F60">
      <w:pPr>
        <w:rPr>
          <w:lang w:val="en-US"/>
        </w:rPr>
      </w:pPr>
    </w:p>
    <w:p w14:paraId="7204B9D3" w14:textId="77777777" w:rsidR="00316F60" w:rsidRPr="00B36604" w:rsidRDefault="00316F60">
      <w:pPr>
        <w:rPr>
          <w:lang w:val="en-US"/>
        </w:rPr>
      </w:pPr>
    </w:p>
    <w:p w14:paraId="3A59C0E6" w14:textId="77777777" w:rsidR="00316F60" w:rsidRPr="00B36604" w:rsidRDefault="00316F60">
      <w:pPr>
        <w:rPr>
          <w:lang w:val="en-US"/>
        </w:rPr>
      </w:pPr>
    </w:p>
    <w:p w14:paraId="204A0B1A" w14:textId="77777777" w:rsidR="00316F60" w:rsidRPr="00B36604" w:rsidRDefault="00316F60">
      <w:pPr>
        <w:rPr>
          <w:lang w:val="en-US"/>
        </w:rPr>
      </w:pPr>
    </w:p>
    <w:p w14:paraId="5398AC3A" w14:textId="77777777" w:rsidR="00316F60" w:rsidRPr="00B36604" w:rsidRDefault="00316F60">
      <w:pPr>
        <w:rPr>
          <w:lang w:val="en-US"/>
        </w:rPr>
      </w:pPr>
    </w:p>
    <w:p w14:paraId="2314075C" w14:textId="77777777" w:rsidR="00316F60" w:rsidRPr="00B36604" w:rsidRDefault="00316F60">
      <w:pPr>
        <w:rPr>
          <w:lang w:val="en-US"/>
        </w:rPr>
      </w:pPr>
    </w:p>
    <w:p w14:paraId="526B298A" w14:textId="77777777" w:rsidR="00316F60" w:rsidRPr="00B36604" w:rsidRDefault="00316F60">
      <w:pPr>
        <w:rPr>
          <w:lang w:val="en-US"/>
        </w:rPr>
      </w:pPr>
    </w:p>
    <w:p w14:paraId="74257A28" w14:textId="77777777" w:rsidR="00316F60" w:rsidRPr="00B36604" w:rsidRDefault="00316F60">
      <w:pPr>
        <w:rPr>
          <w:lang w:val="en-US"/>
        </w:rPr>
      </w:pPr>
    </w:p>
    <w:p w14:paraId="5CCC475E" w14:textId="77777777" w:rsidR="00316F60" w:rsidRPr="00B36604" w:rsidRDefault="00316F60">
      <w:pPr>
        <w:rPr>
          <w:lang w:val="en-US"/>
        </w:rPr>
      </w:pPr>
    </w:p>
    <w:p w14:paraId="23DABE49" w14:textId="77777777" w:rsidR="00316F60" w:rsidRPr="00B36604" w:rsidRDefault="00316F60">
      <w:pPr>
        <w:rPr>
          <w:lang w:val="en-US"/>
        </w:rPr>
      </w:pPr>
    </w:p>
    <w:p w14:paraId="19C2C7E5" w14:textId="77777777" w:rsidR="00316F60" w:rsidRPr="00B36604" w:rsidRDefault="00316F60">
      <w:pPr>
        <w:rPr>
          <w:lang w:val="en-US"/>
        </w:rPr>
      </w:pPr>
    </w:p>
    <w:p w14:paraId="607B59B5" w14:textId="77777777" w:rsidR="00316F60" w:rsidRPr="00B36604" w:rsidRDefault="00316F60">
      <w:pPr>
        <w:rPr>
          <w:lang w:val="en-US"/>
        </w:rPr>
      </w:pPr>
    </w:p>
    <w:p w14:paraId="772D5376" w14:textId="77777777" w:rsidR="00316F60" w:rsidRPr="00B36604" w:rsidRDefault="00316F60">
      <w:pPr>
        <w:rPr>
          <w:lang w:val="en-US"/>
        </w:rPr>
      </w:pPr>
    </w:p>
    <w:p w14:paraId="20E7C67D" w14:textId="77777777" w:rsidR="00316F60" w:rsidRPr="00B36604" w:rsidRDefault="00316F60">
      <w:pPr>
        <w:rPr>
          <w:lang w:val="en-US"/>
        </w:rPr>
      </w:pPr>
    </w:p>
    <w:p w14:paraId="76B65D2F" w14:textId="77777777" w:rsidR="00316F60" w:rsidRPr="00B36604" w:rsidRDefault="00316F60" w:rsidP="00316F60">
      <w:pPr>
        <w:spacing w:before="1080" w:line="480" w:lineRule="auto"/>
        <w:jc w:val="center"/>
        <w:rPr>
          <w:b/>
          <w:sz w:val="40"/>
          <w:lang w:val="en-US"/>
        </w:rPr>
      </w:pPr>
    </w:p>
    <w:p w14:paraId="4D21C19E" w14:textId="77777777" w:rsidR="00316F60" w:rsidRPr="00B36604" w:rsidRDefault="00316F60" w:rsidP="00316F60">
      <w:pPr>
        <w:spacing w:before="1080" w:line="480" w:lineRule="auto"/>
        <w:ind w:left="0"/>
        <w:jc w:val="center"/>
        <w:rPr>
          <w:sz w:val="40"/>
          <w:szCs w:val="40"/>
          <w:lang w:val="en-US"/>
        </w:rPr>
      </w:pPr>
      <w:r w:rsidRPr="00B36604">
        <w:rPr>
          <w:b/>
          <w:sz w:val="40"/>
          <w:lang w:val="en-US"/>
        </w:rPr>
        <w:t>Title</w:t>
      </w:r>
      <w:r w:rsidRPr="00B36604">
        <w:rPr>
          <w:sz w:val="40"/>
          <w:lang w:val="en-US"/>
        </w:rPr>
        <w:t xml:space="preserve">: </w:t>
      </w:r>
      <w:r w:rsidRPr="00B36604">
        <w:rPr>
          <w:sz w:val="40"/>
          <w:szCs w:val="40"/>
          <w:lang w:val="en-US"/>
        </w:rPr>
        <w:t>Can maximum shoulder press strength relative to body mass predict performance in the strict handstand push-up in CrossFit®?</w:t>
      </w:r>
    </w:p>
    <w:p w14:paraId="230DB9D2" w14:textId="77777777" w:rsidR="00316F60" w:rsidRPr="00B36604" w:rsidRDefault="00316F60" w:rsidP="00316F60">
      <w:pPr>
        <w:spacing w:before="1080" w:line="480" w:lineRule="auto"/>
        <w:jc w:val="center"/>
        <w:rPr>
          <w:b/>
          <w:szCs w:val="24"/>
          <w:lang w:val="en-US"/>
        </w:rPr>
      </w:pPr>
    </w:p>
    <w:p w14:paraId="609E6496" w14:textId="77777777" w:rsidR="00316F60" w:rsidRPr="00B36604" w:rsidRDefault="00316F60" w:rsidP="00316F60">
      <w:pPr>
        <w:spacing w:before="1080" w:line="480" w:lineRule="auto"/>
        <w:jc w:val="center"/>
        <w:rPr>
          <w:b/>
          <w:szCs w:val="24"/>
          <w:lang w:val="en-US"/>
        </w:rPr>
      </w:pPr>
    </w:p>
    <w:p w14:paraId="3785AA48" w14:textId="77777777" w:rsidR="00316F60" w:rsidRPr="00B36604" w:rsidRDefault="00316F60" w:rsidP="00316F60">
      <w:pPr>
        <w:spacing w:before="1080" w:line="480" w:lineRule="auto"/>
        <w:jc w:val="center"/>
        <w:rPr>
          <w:b/>
          <w:szCs w:val="24"/>
          <w:lang w:val="en-US"/>
        </w:rPr>
      </w:pPr>
    </w:p>
    <w:p w14:paraId="1DE25331" w14:textId="77777777" w:rsidR="00316F60" w:rsidRPr="00B36604" w:rsidRDefault="00316F60" w:rsidP="00316F60">
      <w:pPr>
        <w:spacing w:before="1080" w:line="480" w:lineRule="auto"/>
        <w:jc w:val="center"/>
        <w:rPr>
          <w:b/>
          <w:szCs w:val="24"/>
          <w:lang w:val="en-US"/>
        </w:rPr>
      </w:pPr>
    </w:p>
    <w:p w14:paraId="0E9E39C6" w14:textId="77777777" w:rsidR="00316F60" w:rsidRPr="00B36604" w:rsidRDefault="00316F60" w:rsidP="00316F60">
      <w:pPr>
        <w:spacing w:after="250" w:line="259" w:lineRule="auto"/>
        <w:jc w:val="left"/>
        <w:rPr>
          <w:b/>
          <w:u w:val="single" w:color="000000"/>
          <w:lang w:val="en-US"/>
        </w:rPr>
      </w:pPr>
    </w:p>
    <w:p w14:paraId="671B1288" w14:textId="77777777" w:rsidR="00316F60" w:rsidRPr="00B36604" w:rsidRDefault="00316F60" w:rsidP="00316F60">
      <w:pPr>
        <w:spacing w:after="250" w:line="259" w:lineRule="auto"/>
        <w:jc w:val="left"/>
        <w:rPr>
          <w:b/>
          <w:u w:val="single" w:color="000000"/>
          <w:lang w:val="en-US"/>
        </w:rPr>
      </w:pPr>
    </w:p>
    <w:p w14:paraId="14A2CEB0" w14:textId="77777777" w:rsidR="00316F60" w:rsidRPr="00B36604" w:rsidRDefault="00316F60" w:rsidP="00316F60">
      <w:pPr>
        <w:spacing w:after="250" w:line="259" w:lineRule="auto"/>
        <w:ind w:left="0"/>
        <w:jc w:val="left"/>
        <w:rPr>
          <w:b/>
          <w:lang w:val="en-US"/>
        </w:rPr>
      </w:pPr>
      <w:r w:rsidRPr="00B36604">
        <w:rPr>
          <w:b/>
          <w:u w:val="single" w:color="000000"/>
          <w:lang w:val="en-US"/>
        </w:rPr>
        <w:t>Abstract</w:t>
      </w:r>
      <w:r w:rsidRPr="00B36604">
        <w:rPr>
          <w:b/>
          <w:lang w:val="en-US"/>
        </w:rPr>
        <w:t xml:space="preserve"> </w:t>
      </w:r>
    </w:p>
    <w:p w14:paraId="44E00343" w14:textId="77777777" w:rsidR="00316F60" w:rsidRPr="00B36604" w:rsidRDefault="00316F60" w:rsidP="00316F60">
      <w:pPr>
        <w:spacing w:after="250" w:line="259" w:lineRule="auto"/>
        <w:jc w:val="left"/>
        <w:rPr>
          <w:b/>
          <w:lang w:val="en-US"/>
        </w:rPr>
      </w:pPr>
    </w:p>
    <w:p w14:paraId="60EA0C8F" w14:textId="77777777" w:rsidR="00316F60" w:rsidRPr="00B36604" w:rsidRDefault="00316F60" w:rsidP="00316F60">
      <w:pPr>
        <w:spacing w:after="250" w:line="259" w:lineRule="auto"/>
        <w:jc w:val="left"/>
        <w:rPr>
          <w:b/>
          <w:lang w:val="en-US"/>
        </w:rPr>
      </w:pPr>
    </w:p>
    <w:p w14:paraId="0DF0C762" w14:textId="77777777" w:rsidR="00316F60" w:rsidRPr="00B36604" w:rsidRDefault="00316F60" w:rsidP="00316F60">
      <w:pPr>
        <w:spacing w:after="250" w:line="259" w:lineRule="auto"/>
        <w:jc w:val="left"/>
        <w:rPr>
          <w:lang w:val="en-US"/>
        </w:rPr>
      </w:pPr>
    </w:p>
    <w:p w14:paraId="691DB09F" w14:textId="77777777" w:rsidR="00316F60" w:rsidRPr="00B36604" w:rsidRDefault="00316F60" w:rsidP="00316F60">
      <w:pPr>
        <w:ind w:left="0" w:firstLine="0"/>
        <w:rPr>
          <w:b/>
          <w:lang w:val="en-US"/>
        </w:rPr>
      </w:pPr>
      <w:r w:rsidRPr="00B36604">
        <w:rPr>
          <w:b/>
          <w:lang w:val="en-US"/>
        </w:rPr>
        <w:t>Keywords:</w:t>
      </w:r>
    </w:p>
    <w:p w14:paraId="330DC28B" w14:textId="77777777" w:rsidR="00316F60" w:rsidRPr="00B36604" w:rsidRDefault="00316F60" w:rsidP="00316F60">
      <w:pPr>
        <w:rPr>
          <w:b/>
          <w:lang w:val="en-US"/>
        </w:rPr>
      </w:pPr>
    </w:p>
    <w:p w14:paraId="31ED0EDC" w14:textId="77777777" w:rsidR="00316F60" w:rsidRPr="00B36604" w:rsidRDefault="00316F60" w:rsidP="00316F60">
      <w:pPr>
        <w:rPr>
          <w:b/>
          <w:lang w:val="en-US"/>
        </w:rPr>
      </w:pPr>
    </w:p>
    <w:p w14:paraId="6E5FE8E2" w14:textId="77777777" w:rsidR="00316F60" w:rsidRPr="00B36604" w:rsidRDefault="00316F60" w:rsidP="00316F60">
      <w:pPr>
        <w:rPr>
          <w:b/>
          <w:lang w:val="en-US"/>
        </w:rPr>
      </w:pPr>
    </w:p>
    <w:p w14:paraId="70761392" w14:textId="77777777" w:rsidR="00316F60" w:rsidRPr="00B36604" w:rsidRDefault="00316F60" w:rsidP="00316F60">
      <w:pPr>
        <w:rPr>
          <w:b/>
          <w:lang w:val="en-US"/>
        </w:rPr>
      </w:pPr>
    </w:p>
    <w:p w14:paraId="7CD9B069" w14:textId="77777777" w:rsidR="00316F60" w:rsidRPr="00B36604" w:rsidRDefault="00316F60" w:rsidP="00316F60">
      <w:pPr>
        <w:rPr>
          <w:b/>
          <w:lang w:val="en-US"/>
        </w:rPr>
      </w:pPr>
    </w:p>
    <w:p w14:paraId="4651AD65" w14:textId="77777777" w:rsidR="00316F60" w:rsidRPr="00B36604" w:rsidRDefault="00316F60" w:rsidP="00316F60">
      <w:pPr>
        <w:rPr>
          <w:b/>
          <w:lang w:val="en-US"/>
        </w:rPr>
      </w:pPr>
    </w:p>
    <w:p w14:paraId="4675E245" w14:textId="77777777" w:rsidR="00316F60" w:rsidRPr="00B36604" w:rsidRDefault="00316F60" w:rsidP="00316F60">
      <w:pPr>
        <w:rPr>
          <w:b/>
          <w:lang w:val="en-US"/>
        </w:rPr>
      </w:pPr>
    </w:p>
    <w:p w14:paraId="33763E18" w14:textId="77777777" w:rsidR="00316F60" w:rsidRPr="00B36604" w:rsidRDefault="00316F60" w:rsidP="00316F60">
      <w:pPr>
        <w:rPr>
          <w:b/>
          <w:lang w:val="en-US"/>
        </w:rPr>
      </w:pPr>
    </w:p>
    <w:p w14:paraId="5A38EE11" w14:textId="77777777" w:rsidR="00316F60" w:rsidRPr="00B36604" w:rsidRDefault="00316F60" w:rsidP="00316F60">
      <w:pPr>
        <w:rPr>
          <w:b/>
          <w:lang w:val="en-US"/>
        </w:rPr>
      </w:pPr>
    </w:p>
    <w:p w14:paraId="5511E9BA" w14:textId="77777777" w:rsidR="00316F60" w:rsidRPr="00B36604" w:rsidRDefault="00316F60" w:rsidP="00316F60">
      <w:pPr>
        <w:rPr>
          <w:b/>
          <w:lang w:val="en-US"/>
        </w:rPr>
      </w:pPr>
    </w:p>
    <w:p w14:paraId="2B405F76" w14:textId="77777777" w:rsidR="00316F60" w:rsidRPr="00B36604" w:rsidRDefault="00316F60" w:rsidP="00316F60">
      <w:pPr>
        <w:rPr>
          <w:b/>
          <w:lang w:val="en-US"/>
        </w:rPr>
      </w:pPr>
    </w:p>
    <w:p w14:paraId="5F9AF201" w14:textId="77777777" w:rsidR="00316F60" w:rsidRPr="00B36604" w:rsidRDefault="00316F60" w:rsidP="00316F60">
      <w:pPr>
        <w:rPr>
          <w:b/>
          <w:lang w:val="en-US"/>
        </w:rPr>
      </w:pPr>
    </w:p>
    <w:p w14:paraId="5642FCC9" w14:textId="77777777" w:rsidR="00316F60" w:rsidRPr="00B36604" w:rsidRDefault="00316F60" w:rsidP="00316F60">
      <w:pPr>
        <w:rPr>
          <w:b/>
          <w:lang w:val="en-US"/>
        </w:rPr>
      </w:pPr>
    </w:p>
    <w:p w14:paraId="62E87E7D" w14:textId="77777777" w:rsidR="00316F60" w:rsidRPr="00B36604" w:rsidRDefault="00316F60" w:rsidP="00316F60">
      <w:pPr>
        <w:rPr>
          <w:b/>
          <w:lang w:val="en-US"/>
        </w:rPr>
      </w:pPr>
    </w:p>
    <w:p w14:paraId="0C496897" w14:textId="77777777" w:rsidR="00316F60" w:rsidRPr="00B36604" w:rsidRDefault="00316F60" w:rsidP="00316F60">
      <w:pPr>
        <w:rPr>
          <w:b/>
          <w:lang w:val="en-US"/>
        </w:rPr>
      </w:pPr>
    </w:p>
    <w:p w14:paraId="773E20E6" w14:textId="77777777" w:rsidR="00316F60" w:rsidRPr="00B36604" w:rsidRDefault="00316F60" w:rsidP="00316F60">
      <w:pPr>
        <w:rPr>
          <w:b/>
          <w:lang w:val="en-US"/>
        </w:rPr>
      </w:pPr>
    </w:p>
    <w:p w14:paraId="258112AA" w14:textId="77777777" w:rsidR="00316F60" w:rsidRPr="00B36604" w:rsidRDefault="00316F60" w:rsidP="00316F60">
      <w:pPr>
        <w:rPr>
          <w:b/>
          <w:lang w:val="en-US"/>
        </w:rPr>
      </w:pPr>
    </w:p>
    <w:p w14:paraId="63B5C804" w14:textId="77777777" w:rsidR="00316F60" w:rsidRPr="00B36604" w:rsidRDefault="00316F60" w:rsidP="00316F60">
      <w:pPr>
        <w:rPr>
          <w:b/>
          <w:lang w:val="en-US"/>
        </w:rPr>
      </w:pPr>
    </w:p>
    <w:p w14:paraId="4FC72D80" w14:textId="77777777" w:rsidR="00316F60" w:rsidRPr="00B36604" w:rsidRDefault="00316F60" w:rsidP="00316F60">
      <w:pPr>
        <w:rPr>
          <w:b/>
          <w:lang w:val="en-US"/>
        </w:rPr>
      </w:pPr>
    </w:p>
    <w:p w14:paraId="27295E7E" w14:textId="77777777" w:rsidR="00316F60" w:rsidRPr="00B36604" w:rsidRDefault="00316F60" w:rsidP="00316F60">
      <w:pPr>
        <w:rPr>
          <w:b/>
          <w:lang w:val="en-US"/>
        </w:rPr>
      </w:pPr>
    </w:p>
    <w:p w14:paraId="791ADD30" w14:textId="77777777" w:rsidR="00316F60" w:rsidRPr="00B36604" w:rsidRDefault="00316F60" w:rsidP="00316F60">
      <w:pPr>
        <w:rPr>
          <w:b/>
          <w:lang w:val="en-US"/>
        </w:rPr>
      </w:pPr>
    </w:p>
    <w:p w14:paraId="16A47D57" w14:textId="77777777" w:rsidR="00316F60" w:rsidRPr="00B36604" w:rsidRDefault="00316F60" w:rsidP="00316F60">
      <w:pPr>
        <w:rPr>
          <w:b/>
          <w:lang w:val="en-US"/>
        </w:rPr>
      </w:pPr>
    </w:p>
    <w:p w14:paraId="3F6932AB" w14:textId="77777777" w:rsidR="00316F60" w:rsidRPr="00B36604" w:rsidRDefault="00316F60" w:rsidP="00316F60">
      <w:pPr>
        <w:rPr>
          <w:b/>
          <w:lang w:val="en-US"/>
        </w:rPr>
      </w:pPr>
    </w:p>
    <w:p w14:paraId="41C9AF93" w14:textId="77777777" w:rsidR="00316F60" w:rsidRPr="00B36604" w:rsidRDefault="00316F60" w:rsidP="00316F60">
      <w:pPr>
        <w:rPr>
          <w:b/>
          <w:lang w:val="en-US"/>
        </w:rPr>
      </w:pPr>
    </w:p>
    <w:p w14:paraId="716171FE" w14:textId="77777777" w:rsidR="00316F60" w:rsidRPr="00B36604" w:rsidRDefault="00316F60" w:rsidP="00316F60">
      <w:pPr>
        <w:rPr>
          <w:b/>
          <w:lang w:val="en-US"/>
        </w:rPr>
      </w:pPr>
    </w:p>
    <w:p w14:paraId="425F0413" w14:textId="77777777" w:rsidR="00316F60" w:rsidRPr="00B36604" w:rsidRDefault="00316F60" w:rsidP="00316F60">
      <w:pPr>
        <w:rPr>
          <w:b/>
          <w:lang w:val="en-US"/>
        </w:rPr>
      </w:pPr>
    </w:p>
    <w:p w14:paraId="522C2ED5" w14:textId="77777777" w:rsidR="00316F60" w:rsidRPr="00B36604" w:rsidRDefault="00316F60" w:rsidP="00316F60">
      <w:pPr>
        <w:rPr>
          <w:b/>
          <w:lang w:val="en-US"/>
        </w:rPr>
      </w:pPr>
    </w:p>
    <w:p w14:paraId="040D8ABB" w14:textId="77777777" w:rsidR="00316F60" w:rsidRPr="00B36604" w:rsidRDefault="00316F60" w:rsidP="00316F60">
      <w:pPr>
        <w:rPr>
          <w:b/>
          <w:lang w:val="en-US"/>
        </w:rPr>
      </w:pPr>
    </w:p>
    <w:p w14:paraId="168FEA3F" w14:textId="77777777" w:rsidR="00316F60" w:rsidRPr="00B36604" w:rsidRDefault="00316F60" w:rsidP="00316F60">
      <w:pPr>
        <w:rPr>
          <w:b/>
          <w:lang w:val="en-US"/>
        </w:rPr>
      </w:pPr>
    </w:p>
    <w:p w14:paraId="2A1A4336" w14:textId="77777777" w:rsidR="00316F60" w:rsidRPr="00B36604" w:rsidRDefault="00316F60" w:rsidP="00316F60">
      <w:pPr>
        <w:rPr>
          <w:b/>
          <w:lang w:val="en-US"/>
        </w:rPr>
      </w:pPr>
    </w:p>
    <w:p w14:paraId="4C913DAB" w14:textId="77777777" w:rsidR="00316F60" w:rsidRPr="00B36604" w:rsidRDefault="00316F60" w:rsidP="00316F60">
      <w:pPr>
        <w:rPr>
          <w:b/>
          <w:lang w:val="en-US"/>
        </w:rPr>
      </w:pPr>
    </w:p>
    <w:p w14:paraId="7AF794CC" w14:textId="77777777" w:rsidR="00316F60" w:rsidRPr="00B36604" w:rsidRDefault="00316F60" w:rsidP="00316F60">
      <w:pPr>
        <w:rPr>
          <w:b/>
          <w:lang w:val="en-US"/>
        </w:rPr>
      </w:pPr>
    </w:p>
    <w:p w14:paraId="0714417C" w14:textId="77777777" w:rsidR="00316F60" w:rsidRPr="00B36604" w:rsidRDefault="00316F60" w:rsidP="00316F60">
      <w:pPr>
        <w:rPr>
          <w:b/>
          <w:lang w:val="en-US"/>
        </w:rPr>
      </w:pPr>
    </w:p>
    <w:p w14:paraId="2F20F0C3" w14:textId="77777777" w:rsidR="00316F60" w:rsidRPr="00B36604" w:rsidRDefault="00316F60" w:rsidP="00316F60">
      <w:pPr>
        <w:rPr>
          <w:b/>
          <w:lang w:val="en-US"/>
        </w:rPr>
      </w:pPr>
    </w:p>
    <w:p w14:paraId="1DC143F4" w14:textId="77777777" w:rsidR="00316F60" w:rsidRPr="00B36604" w:rsidRDefault="00316F60" w:rsidP="00316F60">
      <w:pPr>
        <w:rPr>
          <w:b/>
          <w:lang w:val="en-US"/>
        </w:rPr>
      </w:pPr>
    </w:p>
    <w:p w14:paraId="1A58BCB0" w14:textId="77777777" w:rsidR="00316F60" w:rsidRPr="00B36604" w:rsidRDefault="00316F60" w:rsidP="00316F60">
      <w:pPr>
        <w:rPr>
          <w:b/>
          <w:lang w:val="en-US"/>
        </w:rPr>
      </w:pPr>
    </w:p>
    <w:p w14:paraId="594B65A2" w14:textId="77777777" w:rsidR="00316F60" w:rsidRPr="00B36604" w:rsidRDefault="00316F60" w:rsidP="00316F60">
      <w:pPr>
        <w:rPr>
          <w:b/>
          <w:lang w:val="en-US"/>
        </w:rPr>
      </w:pPr>
    </w:p>
    <w:p w14:paraId="3C86CC72" w14:textId="77777777" w:rsidR="00316F60" w:rsidRPr="00B36604" w:rsidRDefault="00316F60" w:rsidP="00316F60">
      <w:pPr>
        <w:rPr>
          <w:b/>
          <w:lang w:val="en-US"/>
        </w:rPr>
      </w:pPr>
    </w:p>
    <w:p w14:paraId="1A5E0E07" w14:textId="77777777" w:rsidR="00316F60" w:rsidRPr="00B36604" w:rsidRDefault="00316F60" w:rsidP="00AB7FB9">
      <w:pPr>
        <w:spacing w:after="249" w:line="480" w:lineRule="auto"/>
        <w:ind w:left="0" w:firstLine="0"/>
        <w:rPr>
          <w:b/>
          <w:lang w:val="en-US"/>
        </w:rPr>
      </w:pPr>
      <w:r w:rsidRPr="00B36604">
        <w:rPr>
          <w:b/>
          <w:u w:val="single" w:color="000000"/>
          <w:lang w:val="en-US"/>
        </w:rPr>
        <w:t>INTRODUCTION</w:t>
      </w:r>
      <w:r w:rsidRPr="00B36604">
        <w:rPr>
          <w:b/>
          <w:lang w:val="en-US"/>
        </w:rPr>
        <w:t xml:space="preserve"> </w:t>
      </w:r>
    </w:p>
    <w:p w14:paraId="254CE981" w14:textId="7244B6F2" w:rsidR="00AB7FB9" w:rsidRPr="00B36604" w:rsidRDefault="00AB7FB9" w:rsidP="00AB7FB9">
      <w:pPr>
        <w:pStyle w:val="NormalWeb"/>
        <w:spacing w:line="480" w:lineRule="auto"/>
        <w:ind w:firstLine="708"/>
        <w:jc w:val="both"/>
        <w:rPr>
          <w:lang w:val="en-US"/>
        </w:rPr>
      </w:pPr>
      <w:r w:rsidRPr="00B36604">
        <w:rPr>
          <w:lang w:val="en-US"/>
        </w:rPr>
        <w:t xml:space="preserve">CrossFit® is one of the most well-known high-intensity functional training (HIFT) methodologies worldwide. According to the CrossFit® Level 1 Training Guide </w:t>
      </w:r>
      <w:ins w:id="10" w:author="User" w:date="2025-05-29T17:29:00Z">
        <w:r w:rsidR="00B760B0">
          <w:rPr>
            <w:lang w:val="en-US"/>
          </w:rPr>
          <w:t>(</w:t>
        </w:r>
      </w:ins>
      <w:commentRangeStart w:id="11"/>
      <w:commentRangeStart w:id="12"/>
      <w:commentRangeStart w:id="13"/>
      <w:del w:id="14" w:author="User" w:date="2025-05-29T17:29:00Z">
        <w:r w:rsidRPr="00B36604" w:rsidDel="00B760B0">
          <w:rPr>
            <w:lang w:val="en-US"/>
          </w:rPr>
          <w:delText>[</w:delText>
        </w:r>
      </w:del>
      <w:r w:rsidR="00760AF9">
        <w:rPr>
          <w:lang w:val="en-US"/>
        </w:rPr>
        <w:fldChar w:fldCharType="begin"/>
      </w:r>
      <w:r w:rsidR="00760AF9">
        <w:rPr>
          <w:lang w:val="en-US"/>
        </w:rPr>
        <w:instrText xml:space="preserve"> ADDIN ZOTERO_ITEM CSL_CITATION {"citationID":"rElOZYNK","properties":{"formattedCitation":"\\super 1\\nosupersub{}","plainCitation":"1","noteIndex":0},"citationItems":[{"id":3,"uris":["http://zotero.org/users/17274952/items/YAQEAQ3H"],"itemData":{"id":3,"type":"article-journal","abstract":"The CrossFit Level 1 Training Guide is a collection of CrossFit Journal articles written since 2002 primarily by CrossFit, Inc. Founder Coach Greg Glassman on the foundational movements and methodology of CrossFit, Inc. This guide is designed to be used in conjunction with the Level 1 Course to develop the participant’s knowledge and trainer skills and as an essential resource for anyone who is interested in improving their own health and fitness. Some edits to the original articles have been made for the Training Guide to flow as a stand-alone reference, to provide context for readers, and to stay current with the course format. All original works are preserved in the CrossFit Journal. © 2002–2020 CrossFit, Inc. All rights reserved. No part of this publication may be reproduced in any manner without permission. All images are copyrighted by the artists and reproduced with the kind permission of the artists and/or their representatives. Every effort has been made to contact copyright holders and to ensure that all the information presented is correct. Some of the facts in this volume may be subject to debate or dispute. If proper copyright acknowledgment has not been made, or for clarifications and corrections, please contact the publishers and we will correct the information in future reprintings, if any. No seminar other than the CrossFit Level 1 Certificate Course, as run by CrossFit, grants you the title CrossFit Trainer. Official events can only be verified by using CrossFit.com for registration or by emailing seminars@crossfit.com with your inquiry. Official qualifications for any individual can be verified in CrossFit’s Trainer Directory. Only CrossFit, Inc. offers the CrossFit Level 1 Certificate Course, and the course has no prerequisites. Only successful completion of this course allows a trainer to apply for affiliation with CrossFit. If an affiliate or other fitness organization claims otherwise, it should be reported at crossfit.com/iptheft. Third Edition LCCN: 2017941775","container-title":"The CrossFit Journal","issue":"3","title":"Level 1 training guide","author":[{"family":"Glassman","given":"Greg"}],"issued":{"date-parts":[["2020"]]}}}],"schema":"https://github.com/citation-style-language/schema/raw/master/csl-citation.json"} </w:instrText>
      </w:r>
      <w:r w:rsidR="00760AF9">
        <w:rPr>
          <w:lang w:val="en-US"/>
        </w:rPr>
        <w:fldChar w:fldCharType="separate"/>
      </w:r>
      <w:r w:rsidR="00760AF9" w:rsidRPr="00760AF9">
        <w:rPr>
          <w:vertAlign w:val="superscript"/>
        </w:rPr>
        <w:t>1</w:t>
      </w:r>
      <w:r w:rsidR="00760AF9">
        <w:rPr>
          <w:lang w:val="en-US"/>
        </w:rPr>
        <w:fldChar w:fldCharType="end"/>
      </w:r>
      <w:ins w:id="15" w:author="User" w:date="2025-05-29T17:29:00Z">
        <w:r w:rsidR="00B760B0">
          <w:rPr>
            <w:lang w:val="en-US"/>
          </w:rPr>
          <w:t>)</w:t>
        </w:r>
      </w:ins>
      <w:del w:id="16" w:author="User" w:date="2025-05-29T17:24:00Z">
        <w:r w:rsidRPr="00B36604" w:rsidDel="00760AF9">
          <w:rPr>
            <w:lang w:val="en-US"/>
          </w:rPr>
          <w:delText>1]</w:delText>
        </w:r>
        <w:commentRangeEnd w:id="11"/>
        <w:r w:rsidR="00C2026C" w:rsidDel="00760AF9">
          <w:rPr>
            <w:rStyle w:val="Refdecomentrio"/>
            <w:color w:val="000000"/>
          </w:rPr>
          <w:commentReference w:id="11"/>
        </w:r>
      </w:del>
      <w:commentRangeEnd w:id="12"/>
      <w:r w:rsidR="00A56C9C">
        <w:rPr>
          <w:rStyle w:val="Refdecomentrio"/>
          <w:color w:val="000000"/>
        </w:rPr>
        <w:commentReference w:id="12"/>
      </w:r>
      <w:commentRangeEnd w:id="13"/>
      <w:r w:rsidR="00A56C9C">
        <w:rPr>
          <w:rStyle w:val="Refdecomentrio"/>
          <w:color w:val="000000"/>
        </w:rPr>
        <w:commentReference w:id="13"/>
      </w:r>
      <w:del w:id="17" w:author="User" w:date="2025-05-29T17:24:00Z">
        <w:r w:rsidRPr="00B36604" w:rsidDel="00760AF9">
          <w:rPr>
            <w:lang w:val="en-US"/>
          </w:rPr>
          <w:delText>,</w:delText>
        </w:r>
      </w:del>
      <w:r w:rsidRPr="00B36604">
        <w:rPr>
          <w:lang w:val="en-US"/>
        </w:rPr>
        <w:t xml:space="preserve"> it aims to develop a broad, general, and inclusive fitness model by enhancing ten physical skills: cardiorespiratory endurance, muscular endurance, flexibility, strength, power, speed, coordination, agility, balance, and accuracy. This is achieved through a combination of methodologies and sports disciplines, with training sessions—termed "Workout of the Day" (WOD)—incorporating running, jump rope, cycling, rowing, gymnastics movements and </w:t>
      </w:r>
      <w:proofErr w:type="spellStart"/>
      <w:r w:rsidRPr="00B36604">
        <w:rPr>
          <w:lang w:val="en-US"/>
        </w:rPr>
        <w:t>olympic</w:t>
      </w:r>
      <w:proofErr w:type="spellEnd"/>
      <w:r w:rsidRPr="00B36604">
        <w:rPr>
          <w:lang w:val="en-US"/>
        </w:rPr>
        <w:t xml:space="preserve"> weightlifting. </w:t>
      </w:r>
    </w:p>
    <w:p w14:paraId="12A6ADDE" w14:textId="77777777" w:rsidR="00AB7FB9" w:rsidRPr="00B36604" w:rsidRDefault="00AB7FB9" w:rsidP="00AB7FB9">
      <w:pPr>
        <w:pStyle w:val="NormalWeb"/>
        <w:spacing w:line="480" w:lineRule="auto"/>
        <w:ind w:firstLine="708"/>
        <w:jc w:val="both"/>
        <w:rPr>
          <w:lang w:val="en-US"/>
        </w:rPr>
      </w:pPr>
    </w:p>
    <w:p w14:paraId="1F68D360" w14:textId="22EF40C2" w:rsidR="00AB7FB9" w:rsidRPr="00B36604" w:rsidRDefault="00AB7FB9" w:rsidP="006C75D3">
      <w:pPr>
        <w:pStyle w:val="NormalWeb"/>
        <w:spacing w:line="480" w:lineRule="auto"/>
        <w:ind w:firstLine="708"/>
        <w:jc w:val="both"/>
        <w:rPr>
          <w:lang w:val="en-US"/>
        </w:rPr>
      </w:pPr>
      <w:r w:rsidRPr="00B36604">
        <w:rPr>
          <w:lang w:val="en-US"/>
        </w:rPr>
        <w:t xml:space="preserve">One foundational exercise in CrossFit® for maximal strength development is the shoulder press (SP), </w:t>
      </w:r>
      <w:r w:rsidR="005B0B6C" w:rsidRPr="00B36604">
        <w:rPr>
          <w:lang w:val="en-US"/>
        </w:rPr>
        <w:t>involving the scapular girdle, arms, forearms, and wrists. The CrossFit® Level 1 Training Guide</w:t>
      </w:r>
      <w:del w:id="18" w:author="User" w:date="2025-05-29T17:31:00Z">
        <w:r w:rsidR="005B0B6C" w:rsidRPr="00B36604" w:rsidDel="002F129B">
          <w:rPr>
            <w:lang w:val="en-US"/>
          </w:rPr>
          <w:delText xml:space="preserve"> </w:delText>
        </w:r>
        <w:commentRangeStart w:id="19"/>
        <w:commentRangeStart w:id="20"/>
        <w:commentRangeStart w:id="21"/>
        <w:r w:rsidR="005B0B6C" w:rsidRPr="00B36604" w:rsidDel="002F129B">
          <w:rPr>
            <w:lang w:val="en-US"/>
          </w:rPr>
          <w:delText>[13]</w:delText>
        </w:r>
      </w:del>
      <w:ins w:id="22" w:author="User" w:date="2025-05-29T17:31:00Z">
        <w:r w:rsidR="002F129B">
          <w:rPr>
            <w:lang w:val="en-US"/>
          </w:rPr>
          <w:t xml:space="preserve"> </w:t>
        </w:r>
      </w:ins>
      <w:ins w:id="23" w:author="User" w:date="2025-05-29T17:32:00Z">
        <w:r w:rsidR="002F129B">
          <w:rPr>
            <w:lang w:val="en-US"/>
          </w:rPr>
          <w:t>(</w:t>
        </w:r>
      </w:ins>
      <w:r w:rsidR="002F129B">
        <w:rPr>
          <w:lang w:val="en-US"/>
        </w:rPr>
        <w:fldChar w:fldCharType="begin"/>
      </w:r>
      <w:r w:rsidR="002F129B">
        <w:rPr>
          <w:lang w:val="en-US"/>
        </w:rPr>
        <w:instrText xml:space="preserve"> ADDIN ZOTERO_ITEM CSL_CITATION {"citationID":"I13CII72","properties":{"formattedCitation":"\\super 2\\nosupersub{}","plainCitation":"2","noteIndex":0},"citationItems":[{"id":13,"uris":["http://zotero.org/users/17274952/items/739NTN4K"],"itemData":{"id":13,"type":"article-journal","title":"The shoulder press","URL":"https://www.crossfit.com/essentials/the-shoulder-press","author":[{"family":"CrossFit","given":"LLC"}],"issued":{"date-parts":[["2022"]]}}}],"schema":"https://github.com/citation-style-language/schema/raw/master/csl-citation.json"} </w:instrText>
      </w:r>
      <w:r w:rsidR="002F129B">
        <w:rPr>
          <w:lang w:val="en-US"/>
        </w:rPr>
        <w:fldChar w:fldCharType="separate"/>
      </w:r>
      <w:r w:rsidR="002F129B" w:rsidRPr="002F129B">
        <w:rPr>
          <w:vertAlign w:val="superscript"/>
        </w:rPr>
        <w:t>2</w:t>
      </w:r>
      <w:r w:rsidR="002F129B">
        <w:rPr>
          <w:lang w:val="en-US"/>
        </w:rPr>
        <w:fldChar w:fldCharType="end"/>
      </w:r>
      <w:ins w:id="24" w:author="User" w:date="2025-05-29T17:32:00Z">
        <w:r w:rsidR="002F129B">
          <w:rPr>
            <w:lang w:val="en-US"/>
          </w:rPr>
          <w:t>)</w:t>
        </w:r>
      </w:ins>
      <w:r w:rsidR="005B0B6C" w:rsidRPr="00B36604">
        <w:rPr>
          <w:lang w:val="en-US"/>
        </w:rPr>
        <w:t xml:space="preserve"> </w:t>
      </w:r>
      <w:commentRangeEnd w:id="19"/>
      <w:r w:rsidR="00C2026C">
        <w:rPr>
          <w:rStyle w:val="Refdecomentrio"/>
          <w:color w:val="000000"/>
        </w:rPr>
        <w:commentReference w:id="19"/>
      </w:r>
      <w:commentRangeEnd w:id="20"/>
      <w:r w:rsidR="00A56C9C">
        <w:rPr>
          <w:rStyle w:val="Refdecomentrio"/>
          <w:color w:val="000000"/>
        </w:rPr>
        <w:commentReference w:id="20"/>
      </w:r>
      <w:commentRangeEnd w:id="21"/>
      <w:r w:rsidR="00A56C9C">
        <w:rPr>
          <w:rStyle w:val="Refdecomentrio"/>
          <w:color w:val="000000"/>
        </w:rPr>
        <w:commentReference w:id="21"/>
      </w:r>
      <w:r w:rsidR="005B0B6C" w:rsidRPr="00B36604">
        <w:rPr>
          <w:lang w:val="en-US"/>
        </w:rPr>
        <w:t xml:space="preserve">classifies the SP as essential for all overhead lifting exercises, commonly performed with a straight metal barbell and weight plates. </w:t>
      </w:r>
      <w:r w:rsidR="006C75D3" w:rsidRPr="00B36604">
        <w:rPr>
          <w:lang w:val="en-US"/>
        </w:rPr>
        <w:t xml:space="preserve">This characteristic allows </w:t>
      </w:r>
      <w:r w:rsidRPr="00B36604">
        <w:rPr>
          <w:lang w:val="en-US"/>
        </w:rPr>
        <w:t xml:space="preserve">a measurable increase in intensity by progressively adding external load lifted overhead by the upper limbs </w:t>
      </w:r>
      <w:ins w:id="25" w:author="User" w:date="2025-05-29T17:32:00Z">
        <w:r w:rsidR="002F129B">
          <w:rPr>
            <w:lang w:val="en-US"/>
          </w:rPr>
          <w:t>(</w:t>
        </w:r>
      </w:ins>
      <w:r w:rsidR="002F129B">
        <w:rPr>
          <w:lang w:val="en-US"/>
        </w:rPr>
        <w:fldChar w:fldCharType="begin"/>
      </w:r>
      <w:r w:rsidR="002F129B">
        <w:rPr>
          <w:lang w:val="en-US"/>
        </w:rPr>
        <w:instrText xml:space="preserve"> ADDIN ZOTERO_ITEM CSL_CITATION {"citationID":"4VRJXZdv","properties":{"formattedCitation":"\\super 3\\nosupersub{}","plainCitation":"3","noteIndex":0},"citationItems":[{"id":2,"uris":["http://zotero.org/users/17274952/items/LHMUQ87G"],"itemData":{"id":2,"type":"article-journal","abstract":"This review examines the literature on weightlifting overhead pressing derivatives (WOPDs) and provides information regarding historical, technical, kinetic and kinematic mechanisms as well as potential benefits and guidelines to implement the use of WOPDs as training tools for sports populations. Only 13 articles were found in a search of electronic databases, which was employed to gather empirical evidence to provide an insight into the kinetic and kinematic mechanisms underpinning WOPDs. Practitioners may implement WOPDs such as push press, push jerk or split jerk from the back as well as the front rack position to provide an adequate stimulus to improve not only weightlifting performance but also sports performance as: (1) the use of WOPDs is an additional strategy to improve weightlifting performance; (2) WOPDs require the ability to develop high forces rapidly by an impulsive triple extension of the hips, knees and ankles, which is mechanically similar to many sporting tasks; (3) WOPDs may be beneficial for enhancing power development and maximal strength in the sport population; and, finally, (4) WOPDs may provide a variation in training stimulus for the sports population due to the technical demands, need for balance and coordination. The potential benefits highlighted in the literature provide a justification for the implementation of WOPDs in sports training. However, there is a lack of information regarding the longitudinal training effects that may result from implementing WOPDs.","container-title":"Sports medicine (Auckland, N.Z.)","DOI":"10.1007/s40279-019-01096-8","issue":"6","page":"867-885","title":"Weightlifting Overhead Pressing Derivatives: A Review of the Literature.","volume":"49","author":[{"family":"Soriano","given":"Marcos A"},{"family":"Suchomel","given":"Timothy J"},{"family":"Comfort","given":"Paul"}],"issued":{"date-parts":[["2019",6]]}}}],"schema":"https://github.com/citation-style-language/schema/raw/master/csl-citation.json"} </w:instrText>
      </w:r>
      <w:r w:rsidR="002F129B">
        <w:rPr>
          <w:lang w:val="en-US"/>
        </w:rPr>
        <w:fldChar w:fldCharType="separate"/>
      </w:r>
      <w:r w:rsidR="002F129B" w:rsidRPr="002F129B">
        <w:rPr>
          <w:vertAlign w:val="superscript"/>
        </w:rPr>
        <w:t>3</w:t>
      </w:r>
      <w:r w:rsidR="002F129B">
        <w:rPr>
          <w:lang w:val="en-US"/>
        </w:rPr>
        <w:fldChar w:fldCharType="end"/>
      </w:r>
      <w:ins w:id="26" w:author="User" w:date="2025-05-29T17:33:00Z">
        <w:r w:rsidR="002F129B">
          <w:rPr>
            <w:lang w:val="en-US"/>
          </w:rPr>
          <w:t>)</w:t>
        </w:r>
      </w:ins>
      <w:del w:id="27" w:author="User" w:date="2025-05-29T17:32:00Z">
        <w:r w:rsidRPr="00B36604" w:rsidDel="002F129B">
          <w:rPr>
            <w:lang w:val="en-US"/>
          </w:rPr>
          <w:delText>[3]</w:delText>
        </w:r>
      </w:del>
      <w:r w:rsidRPr="00B36604">
        <w:rPr>
          <w:lang w:val="en-US"/>
        </w:rPr>
        <w:t>. In contrast, gymnastics-based skills</w:t>
      </w:r>
      <w:r w:rsidR="006C75D3" w:rsidRPr="00B36604">
        <w:rPr>
          <w:lang w:val="en-US"/>
        </w:rPr>
        <w:t xml:space="preserve">, such the strict handstand push-up (SHSPU), </w:t>
      </w:r>
      <w:r w:rsidRPr="00B36604">
        <w:rPr>
          <w:lang w:val="en-US"/>
        </w:rPr>
        <w:t xml:space="preserve">rely on an athlete's body weight as resistance, with progression depending on the ratio between strength and body mass </w:t>
      </w:r>
      <w:ins w:id="28" w:author="User" w:date="2025-05-29T17:35:00Z">
        <w:r w:rsidR="002F129B">
          <w:rPr>
            <w:lang w:val="en-US"/>
          </w:rPr>
          <w:t>(</w:t>
        </w:r>
      </w:ins>
      <w:r w:rsidR="002F129B">
        <w:rPr>
          <w:lang w:val="en-US"/>
        </w:rPr>
        <w:fldChar w:fldCharType="begin"/>
      </w:r>
      <w:r w:rsidR="002F129B">
        <w:rPr>
          <w:lang w:val="en-US"/>
        </w:rPr>
        <w:instrText xml:space="preserve"> ADDIN ZOTERO_ITEM CSL_CITATION {"citationID":"Qe8S5UBT","properties":{"formattedCitation":"\\super 1\\nosupersub{}","plainCitation":"1","noteIndex":0},"citationItems":[{"id":3,"uris":["http://zotero.org/users/17274952/items/YAQEAQ3H"],"itemData":{"id":3,"type":"article-journal","abstract":"The CrossFit Level 1 Training Guide is a collection of CrossFit Journal articles written since 2002 primarily by CrossFit, Inc. Founder Coach Greg Glassman on the foundational movements and methodology of CrossFit, Inc. This guide is designed to be used in conjunction with the Level 1 Course to develop the participant’s knowledge and trainer skills and as an essential resource for anyone who is interested in improving their own health and fitness. Some edits to the original articles have been made for the Training Guide to flow as a stand-alone reference, to provide context for readers, and to stay current with the course format. All original works are preserved in the CrossFit Journal. © 2002–2020 CrossFit, Inc. All rights reserved. No part of this publication may be reproduced in any manner without permission. All images are copyrighted by the artists and reproduced with the kind permission of the artists and/or their representatives. Every effort has been made to contact copyright holders and to ensure that all the information presented is correct. Some of the facts in this volume may be subject to debate or dispute. If proper copyright acknowledgment has not been made, or for clarifications and corrections, please contact the publishers and we will correct the information in future reprintings, if any. No seminar other than the CrossFit Level 1 Certificate Course, as run by CrossFit, grants you the title CrossFit Trainer. Official events can only be verified by using CrossFit.com for registration or by emailing seminars@crossfit.com with your inquiry. Official qualifications for any individual can be verified in CrossFit’s Trainer Directory. Only CrossFit, Inc. offers the CrossFit Level 1 Certificate Course, and the course has no prerequisites. Only successful completion of this course allows a trainer to apply for affiliation with CrossFit. If an affiliate or other fitness organization claims otherwise, it should be reported at crossfit.com/iptheft. Third Edition LCCN: 2017941775","container-title":"The CrossFit Journal","issue":"3","title":"Level 1 training guide","author":[{"family":"Glassman","given":"Greg"}],"issued":{"date-parts":[["2020"]]}}}],"schema":"https://github.com/citation-style-language/schema/raw/master/csl-citation.json"} </w:instrText>
      </w:r>
      <w:r w:rsidR="002F129B">
        <w:rPr>
          <w:lang w:val="en-US"/>
        </w:rPr>
        <w:fldChar w:fldCharType="separate"/>
      </w:r>
      <w:r w:rsidR="002F129B" w:rsidRPr="002F129B">
        <w:rPr>
          <w:vertAlign w:val="superscript"/>
        </w:rPr>
        <w:t>1</w:t>
      </w:r>
      <w:r w:rsidR="002F129B">
        <w:rPr>
          <w:lang w:val="en-US"/>
        </w:rPr>
        <w:fldChar w:fldCharType="end"/>
      </w:r>
      <w:ins w:id="29" w:author="User" w:date="2025-05-29T17:35:00Z">
        <w:r w:rsidR="002F129B">
          <w:rPr>
            <w:lang w:val="en-US"/>
          </w:rPr>
          <w:t>)</w:t>
        </w:r>
      </w:ins>
      <w:del w:id="30" w:author="User" w:date="2025-05-29T17:35:00Z">
        <w:r w:rsidRPr="00B36604" w:rsidDel="002F129B">
          <w:rPr>
            <w:lang w:val="en-US"/>
          </w:rPr>
          <w:delText>[1]</w:delText>
        </w:r>
      </w:del>
      <w:r w:rsidRPr="00B36604">
        <w:rPr>
          <w:lang w:val="en-US"/>
        </w:rPr>
        <w:t xml:space="preserve">. </w:t>
      </w:r>
      <w:ins w:id="31" w:author="Matheus Machado Gomes" w:date="2025-03-29T14:05:00Z">
        <w:r w:rsidR="005B0F55" w:rsidRPr="005B0F55">
          <w:rPr>
            <w:lang w:val="en-US"/>
          </w:rPr>
          <w:t xml:space="preserve">Although </w:t>
        </w:r>
      </w:ins>
      <w:ins w:id="32" w:author="User" w:date="2025-05-29T17:36:00Z">
        <w:r w:rsidR="002F129B">
          <w:rPr>
            <w:lang w:val="en-US"/>
          </w:rPr>
          <w:t xml:space="preserve">it </w:t>
        </w:r>
      </w:ins>
      <w:ins w:id="33" w:author="Matheus Machado Gomes" w:date="2025-03-29T14:05:00Z">
        <w:del w:id="34" w:author="User" w:date="2025-05-29T17:36:00Z">
          <w:r w:rsidR="005B0F55" w:rsidRPr="005B0F55" w:rsidDel="002F129B">
            <w:rPr>
              <w:lang w:val="en-US"/>
            </w:rPr>
            <w:delText>the</w:delText>
          </w:r>
        </w:del>
      </w:ins>
      <w:del w:id="35" w:author="Matheus Machado Gomes" w:date="2025-03-29T14:05:00Z">
        <w:r w:rsidR="006C75D3" w:rsidRPr="00B36604" w:rsidDel="005B0F55">
          <w:rPr>
            <w:lang w:val="en-US"/>
          </w:rPr>
          <w:delText xml:space="preserve">The SHSPU </w:delText>
        </w:r>
      </w:del>
      <w:r w:rsidR="006C75D3" w:rsidRPr="00B36604">
        <w:rPr>
          <w:lang w:val="en-US"/>
        </w:rPr>
        <w:t xml:space="preserve">follows a similar pressing pattern </w:t>
      </w:r>
      <w:del w:id="36" w:author="Matheus Machado Gomes" w:date="2025-03-29T14:06:00Z">
        <w:r w:rsidR="006C75D3" w:rsidRPr="00B36604" w:rsidDel="005B0F55">
          <w:rPr>
            <w:lang w:val="en-US"/>
          </w:rPr>
          <w:delText xml:space="preserve">than </w:delText>
        </w:r>
      </w:del>
      <w:ins w:id="37" w:author="Matheus Machado Gomes" w:date="2025-03-29T14:06:00Z">
        <w:r w:rsidR="005B0F55" w:rsidRPr="00B36604">
          <w:rPr>
            <w:lang w:val="en-US"/>
          </w:rPr>
          <w:t>t</w:t>
        </w:r>
        <w:r w:rsidR="005B0F55">
          <w:rPr>
            <w:lang w:val="en-US"/>
          </w:rPr>
          <w:t>o</w:t>
        </w:r>
        <w:r w:rsidR="005B0F55" w:rsidRPr="00B36604">
          <w:rPr>
            <w:lang w:val="en-US"/>
          </w:rPr>
          <w:t xml:space="preserve"> </w:t>
        </w:r>
      </w:ins>
      <w:r w:rsidR="006C75D3" w:rsidRPr="00B36604">
        <w:rPr>
          <w:lang w:val="en-US"/>
        </w:rPr>
        <w:t>the SP</w:t>
      </w:r>
      <w:ins w:id="38" w:author="Matheus Machado Gomes" w:date="2025-03-29T14:06:00Z">
        <w:r w:rsidR="005B0F55">
          <w:rPr>
            <w:lang w:val="en-US"/>
          </w:rPr>
          <w:t>,</w:t>
        </w:r>
      </w:ins>
      <w:r w:rsidR="006C75D3" w:rsidRPr="00B36604">
        <w:rPr>
          <w:lang w:val="en-US"/>
        </w:rPr>
        <w:t xml:space="preserve"> </w:t>
      </w:r>
      <w:del w:id="39" w:author="Matheus Machado Gomes" w:date="2025-03-29T14:06:00Z">
        <w:r w:rsidR="006C75D3" w:rsidRPr="00B36604" w:rsidDel="005B0F55">
          <w:rPr>
            <w:lang w:val="en-US"/>
          </w:rPr>
          <w:delText xml:space="preserve">but </w:delText>
        </w:r>
      </w:del>
      <w:r w:rsidR="006C75D3" w:rsidRPr="00B36604">
        <w:rPr>
          <w:lang w:val="en-US"/>
        </w:rPr>
        <w:t>it</w:t>
      </w:r>
      <w:ins w:id="40" w:author="Matheus Machado Gomes" w:date="2025-03-29T14:06:00Z">
        <w:r w:rsidR="005B0F55">
          <w:rPr>
            <w:lang w:val="en-US"/>
          </w:rPr>
          <w:t xml:space="preserve"> i</w:t>
        </w:r>
      </w:ins>
      <w:r w:rsidR="006C75D3" w:rsidRPr="00B36604">
        <w:rPr>
          <w:lang w:val="en-US"/>
        </w:rPr>
        <w:t>s inverted in nature</w:t>
      </w:r>
      <w:ins w:id="41" w:author="Matheus Machado Gomes" w:date="2025-03-29T14:10:00Z">
        <w:r w:rsidR="005B0F55">
          <w:rPr>
            <w:lang w:val="en-US"/>
          </w:rPr>
          <w:t xml:space="preserve">. </w:t>
        </w:r>
      </w:ins>
      <w:del w:id="42" w:author="Matheus Machado Gomes" w:date="2025-03-29T14:10:00Z">
        <w:r w:rsidR="006C75D3" w:rsidRPr="00B36604" w:rsidDel="005B0F55">
          <w:rPr>
            <w:lang w:val="en-US"/>
          </w:rPr>
          <w:delText>,</w:delText>
        </w:r>
      </w:del>
      <w:del w:id="43" w:author="Matheus Machado Gomes" w:date="2025-03-29T14:11:00Z">
        <w:r w:rsidR="006C75D3" w:rsidRPr="00B36604" w:rsidDel="005B0F55">
          <w:rPr>
            <w:lang w:val="en-US"/>
          </w:rPr>
          <w:delText xml:space="preserve"> t</w:delText>
        </w:r>
      </w:del>
      <w:ins w:id="44" w:author="Matheus Machado Gomes" w:date="2025-03-29T14:11:00Z">
        <w:r w:rsidR="005B0F55">
          <w:rPr>
            <w:lang w:val="en-US"/>
          </w:rPr>
          <w:t>T</w:t>
        </w:r>
      </w:ins>
      <w:r w:rsidR="006C75D3" w:rsidRPr="00B36604">
        <w:rPr>
          <w:lang w:val="en-US"/>
        </w:rPr>
        <w:t>he movement begins with the athlete in a headstand position, where the hands are placed slightly wider than shoulder-width for stability, forming a tripod base, with the feet touching a wall. From this position, the exercise involves</w:t>
      </w:r>
      <w:del w:id="45" w:author="Matheus Machado Gomes" w:date="2025-03-29T14:12:00Z">
        <w:r w:rsidR="006C75D3" w:rsidRPr="00B36604" w:rsidDel="005B0F55">
          <w:rPr>
            <w:lang w:val="en-US"/>
          </w:rPr>
          <w:delText xml:space="preserve"> </w:delText>
        </w:r>
      </w:del>
      <w:r w:rsidR="006C75D3" w:rsidRPr="00B36604">
        <w:rPr>
          <w:lang w:val="en-US"/>
        </w:rPr>
        <w:t xml:space="preserve"> elevate the body into a fully extended into a handstand </w:t>
      </w:r>
      <w:r w:rsidRPr="00B36604">
        <w:rPr>
          <w:lang w:val="en-US"/>
        </w:rPr>
        <w:t>overcoming gravitational</w:t>
      </w:r>
      <w:r w:rsidR="006C75D3" w:rsidRPr="00B36604">
        <w:rPr>
          <w:lang w:val="en-US"/>
        </w:rPr>
        <w:t xml:space="preserve"> forces</w:t>
      </w:r>
      <w:r w:rsidRPr="00B36604">
        <w:rPr>
          <w:lang w:val="en-US"/>
        </w:rPr>
        <w:t xml:space="preserve"> while ma</w:t>
      </w:r>
      <w:r w:rsidR="00EA411F" w:rsidRPr="00B36604">
        <w:rPr>
          <w:lang w:val="en-US"/>
        </w:rPr>
        <w:t xml:space="preserve">intaining an inverted position, </w:t>
      </w:r>
      <w:r w:rsidRPr="00B36604">
        <w:rPr>
          <w:lang w:val="en-US"/>
        </w:rPr>
        <w:t>without</w:t>
      </w:r>
      <w:r w:rsidR="00EA411F" w:rsidRPr="00B36604">
        <w:rPr>
          <w:lang w:val="en-US"/>
        </w:rPr>
        <w:t xml:space="preserve"> use of any</w:t>
      </w:r>
      <w:r w:rsidRPr="00B36604">
        <w:rPr>
          <w:lang w:val="en-US"/>
        </w:rPr>
        <w:t xml:space="preserve"> additional momentum </w:t>
      </w:r>
      <w:ins w:id="46" w:author="User" w:date="2025-05-29T17:38:00Z">
        <w:r w:rsidR="00A56C9C">
          <w:rPr>
            <w:lang w:val="en-US"/>
          </w:rPr>
          <w:t>(</w:t>
        </w:r>
      </w:ins>
      <w:r w:rsidR="00A56C9C">
        <w:rPr>
          <w:lang w:val="en-US"/>
        </w:rPr>
        <w:fldChar w:fldCharType="begin"/>
      </w:r>
      <w:r w:rsidR="00A56C9C">
        <w:rPr>
          <w:lang w:val="en-US"/>
        </w:rPr>
        <w:instrText xml:space="preserve"> ADDIN ZOTERO_ITEM CSL_CITATION {"citationID":"JoRPEVD5","properties":{"formattedCitation":"\\super 4\\nosupersub{}","plainCitation":"4","noteIndex":0},"citationItems":[{"id":4,"uris":["http://zotero.org/users/17274952/items/EVBEBRHI"],"itemData":{"id":4,"type":"article-journal","title":"The Strict Handstand Push-Up","URL":"https://www.crossfit.com/essentials/the-strict-handstand-push-up","author":[{"family":"CrossFit","given":"LLC"}],"issued":{"date-parts":[["2022"]]}}}],"schema":"https://github.com/citation-style-language/schema/raw/master/csl-citation.json"} </w:instrText>
      </w:r>
      <w:r w:rsidR="00A56C9C">
        <w:rPr>
          <w:lang w:val="en-US"/>
        </w:rPr>
        <w:fldChar w:fldCharType="separate"/>
      </w:r>
      <w:r w:rsidR="00A56C9C" w:rsidRPr="00A56C9C">
        <w:rPr>
          <w:vertAlign w:val="superscript"/>
        </w:rPr>
        <w:t>4</w:t>
      </w:r>
      <w:r w:rsidR="00A56C9C">
        <w:rPr>
          <w:lang w:val="en-US"/>
        </w:rPr>
        <w:fldChar w:fldCharType="end"/>
      </w:r>
      <w:ins w:id="47" w:author="User" w:date="2025-05-29T17:38:00Z">
        <w:r w:rsidR="00A56C9C">
          <w:rPr>
            <w:lang w:val="en-US"/>
          </w:rPr>
          <w:t>)</w:t>
        </w:r>
      </w:ins>
      <w:del w:id="48" w:author="User" w:date="2025-05-29T17:37:00Z">
        <w:r w:rsidRPr="00B36604" w:rsidDel="00A56C9C">
          <w:rPr>
            <w:lang w:val="en-US"/>
          </w:rPr>
          <w:delText>[4]</w:delText>
        </w:r>
      </w:del>
      <w:r w:rsidRPr="00B36604">
        <w:rPr>
          <w:lang w:val="en-US"/>
        </w:rPr>
        <w:t xml:space="preserve">. This presents a unique challenge in </w:t>
      </w:r>
      <w:r w:rsidRPr="00B36604">
        <w:rPr>
          <w:lang w:val="en-US"/>
        </w:rPr>
        <w:lastRenderedPageBreak/>
        <w:t xml:space="preserve">strength training periodization, as progression relies on neuromuscular adaptation rather than incremental external loads. Mastering SHSPU demands not only significant upper body strength but also enhanced spatial awareness due to vestibular, visual, and somatosensory system adaptations in an inverted posture, alongside psychological readiness to mitigate fear of falling. The CrossFit® official guide prescribes six progressions for SHSPU </w:t>
      </w:r>
      <w:ins w:id="49" w:author="User" w:date="2025-05-29T17:38:00Z">
        <w:r w:rsidR="00A56C9C">
          <w:rPr>
            <w:lang w:val="en-US"/>
          </w:rPr>
          <w:t>(</w:t>
        </w:r>
      </w:ins>
      <w:r w:rsidR="00A56C9C">
        <w:rPr>
          <w:lang w:val="en-US"/>
        </w:rPr>
        <w:fldChar w:fldCharType="begin"/>
      </w:r>
      <w:r w:rsidR="00A56C9C">
        <w:rPr>
          <w:lang w:val="en-US"/>
        </w:rPr>
        <w:instrText xml:space="preserve"> ADDIN ZOTERO_ITEM CSL_CITATION {"citationID":"KoZ6A106","properties":{"formattedCitation":"\\super 4\\nosupersub{}","plainCitation":"4","noteIndex":0},"citationItems":[{"id":4,"uris":["http://zotero.org/users/17274952/items/EVBEBRHI"],"itemData":{"id":4,"type":"article-journal","title":"The Strict Handstand Push-Up","URL":"https://www.crossfit.com/essentials/the-strict-handstand-push-up","author":[{"family":"CrossFit","given":"LLC"}],"issued":{"date-parts":[["2022"]]}}}],"schema":"https://github.com/citation-style-language/schema/raw/master/csl-citation.json"} </w:instrText>
      </w:r>
      <w:r w:rsidR="00A56C9C">
        <w:rPr>
          <w:lang w:val="en-US"/>
        </w:rPr>
        <w:fldChar w:fldCharType="separate"/>
      </w:r>
      <w:r w:rsidR="00A56C9C" w:rsidRPr="00A56C9C">
        <w:rPr>
          <w:vertAlign w:val="superscript"/>
        </w:rPr>
        <w:t>4</w:t>
      </w:r>
      <w:r w:rsidR="00A56C9C">
        <w:rPr>
          <w:lang w:val="en-US"/>
        </w:rPr>
        <w:fldChar w:fldCharType="end"/>
      </w:r>
      <w:ins w:id="50" w:author="User" w:date="2025-05-29T17:39:00Z">
        <w:r w:rsidR="00A56C9C">
          <w:rPr>
            <w:lang w:val="en-US"/>
          </w:rPr>
          <w:t>)</w:t>
        </w:r>
      </w:ins>
      <w:del w:id="51" w:author="User" w:date="2025-05-29T17:38:00Z">
        <w:r w:rsidRPr="00B36604" w:rsidDel="00A56C9C">
          <w:rPr>
            <w:lang w:val="en-US"/>
          </w:rPr>
          <w:delText>[4]</w:delText>
        </w:r>
      </w:del>
      <w:r w:rsidRPr="00B36604">
        <w:rPr>
          <w:lang w:val="en-US"/>
        </w:rPr>
        <w:t xml:space="preserve">, five of which are bodyweight-dependent and require </w:t>
      </w:r>
      <w:r w:rsidR="00D86ABD" w:rsidRPr="00B36604">
        <w:rPr>
          <w:lang w:val="en-US"/>
        </w:rPr>
        <w:t>independent skill acquisition, t</w:t>
      </w:r>
      <w:r w:rsidRPr="00B36604">
        <w:rPr>
          <w:lang w:val="en-US"/>
        </w:rPr>
        <w:t xml:space="preserve">he only externally loaded progression involves SP, </w:t>
      </w:r>
      <w:r w:rsidR="00D86ABD" w:rsidRPr="00B36604">
        <w:rPr>
          <w:lang w:val="en-US"/>
        </w:rPr>
        <w:t>but without any precise guideline progression. This highlights the</w:t>
      </w:r>
      <w:r w:rsidRPr="00B36604">
        <w:rPr>
          <w:lang w:val="en-US"/>
        </w:rPr>
        <w:t xml:space="preserve"> potential difficulties in SHSPU mastery and the necessity for coaches to empl</w:t>
      </w:r>
      <w:r w:rsidR="005B0B6C" w:rsidRPr="00B36604">
        <w:rPr>
          <w:lang w:val="en-US"/>
        </w:rPr>
        <w:t xml:space="preserve">oy </w:t>
      </w:r>
      <w:r w:rsidRPr="00B36604">
        <w:rPr>
          <w:lang w:val="en-US"/>
        </w:rPr>
        <w:t xml:space="preserve">adjustments tailored to individual needs. A study with 1,325 CrossFit® athletes, 75% of whom had at least one year of experience, revealed that 39.5% were unable to perform a single SHSPU repetition </w:t>
      </w:r>
      <w:ins w:id="52" w:author="User" w:date="2025-05-29T17:39:00Z">
        <w:r w:rsidR="00A56C9C">
          <w:rPr>
            <w:lang w:val="en-US"/>
          </w:rPr>
          <w:t>(</w:t>
        </w:r>
      </w:ins>
      <w:r w:rsidR="00A56C9C">
        <w:rPr>
          <w:lang w:val="en-US"/>
        </w:rPr>
        <w:fldChar w:fldCharType="begin"/>
      </w:r>
      <w:r w:rsidR="00A56C9C">
        <w:rPr>
          <w:lang w:val="en-US"/>
        </w:rPr>
        <w:instrText xml:space="preserve"> ADDIN ZOTERO_ITEM CSL_CITATION {"citationID":"Y6lgE4F9","properties":{"formattedCitation":"\\super 5\\nosupersub{}","plainCitation":"5","noteIndex":0},"citationItems":[{"id":5,"uris":["http://zotero.org/users/17274952/items/GT2CJVC3"],"itemData":{"id":5,"type":"article-journal","abstract":"Introduction. Gymnastics-based exercises comprise complex movements used in many high-intensity functional training (HIFT) workouts, but the prevalence of ability/inability to perform these exercises is unknown. Aim of Study. This study investigated the rate of practitioners able/unable to perform each gymnastics-based movement applied in HIFT workouts. Material and Methods. Using a “virtual snowball” sampling method 1325 volunteers (women: 738; men: 587) answered an online survey. The rates for the ability/inability were estimated for the following movements: pull-up (PU) and its variations (strict pull-up [SPU], kipping/butterfly PU, strict chest-to-bar [SCtB], kipping/butterfly CtB), strict (STtB) and kipping toes-to-bar (TtB), bar muscle--up (BMU), ring muscle-up (RMU), handstand hold, handstand push-up (HSPU) and handstand walk (HSW). The rates were also stratified according to sex. Results. Our results demonstrated a high rate of inability in strict movements: SPU, SCtB, STtB, strict HSPU, strict BMU, strict RMU, and handstand hold, especially among women. The use of the kipping technique allowed one to perform many of these movements, since the prevalence of inability was lower for kipping movements than for strict ones. The exception was the kipping PU, since among men the percentage of volunteers unable to perform kipping/butterfly PU was slightly greater than SPU, suggesting a deficiency in the technical aspects of this movement. Additionally, kipping BMU, RMU, and HSW were the “dynamic” movements (i.e. excluding the strict ones) with greater rates of inability (≥50%), suggesting the need for more attention by coaches. Conclusions. Our results allow reflecting upon coaches’ approaches to teaching complex gymnastics-based exercises to persons without a gymnastic background, as well as reflecting upon further research to develop an understanding of interventions used to improve gymnastics-based exercises, transferring the key research findings into practice.","container-title":"Trends in Sport Sciences","DOI":"10.23829/TSS.2023.30.1-2","issue":"1","title":"Prevalence of gymnastics-based movement ability/inability among high-intensity functional training practitioners","volume":"30","author":[{"family":"Kilipper","given":"Rafael"},{"family":"Okuyama","given":"Alexandre Ricardo"},{"family":"Joaquim","given":"Victor Hugo Antonio"},{"family":"Cunha","given":"Adriano Patrik Rebouças"},{"family":"Oliveira","given":"Alinne Alves"},{"family":"Pereira","given":"Rafael"}],"issued":{"date-parts":[["2023"]]}}}],"schema":"https://github.com/citation-style-language/schema/raw/master/csl-citation.json"} </w:instrText>
      </w:r>
      <w:r w:rsidR="00A56C9C">
        <w:rPr>
          <w:lang w:val="en-US"/>
        </w:rPr>
        <w:fldChar w:fldCharType="separate"/>
      </w:r>
      <w:r w:rsidR="00A56C9C" w:rsidRPr="00A56C9C">
        <w:rPr>
          <w:vertAlign w:val="superscript"/>
        </w:rPr>
        <w:t>5</w:t>
      </w:r>
      <w:r w:rsidR="00A56C9C">
        <w:rPr>
          <w:lang w:val="en-US"/>
        </w:rPr>
        <w:fldChar w:fldCharType="end"/>
      </w:r>
      <w:ins w:id="53" w:author="User" w:date="2025-05-29T17:39:00Z">
        <w:r w:rsidR="00A56C9C">
          <w:rPr>
            <w:lang w:val="en-US"/>
          </w:rPr>
          <w:t>)</w:t>
        </w:r>
      </w:ins>
      <w:del w:id="54" w:author="User" w:date="2025-05-29T17:39:00Z">
        <w:r w:rsidRPr="00B36604" w:rsidDel="00A56C9C">
          <w:rPr>
            <w:lang w:val="en-US"/>
          </w:rPr>
          <w:delText>[5]</w:delText>
        </w:r>
      </w:del>
      <w:r w:rsidRPr="00B36604">
        <w:rPr>
          <w:lang w:val="en-US"/>
        </w:rPr>
        <w:t>. Additionally, concerns about safety arise due to insufficient strength assessments and improper conditioning, increasing injury risk, particularly in the shoulders and lumbar region—common in</w:t>
      </w:r>
      <w:r w:rsidR="005B0B6C" w:rsidRPr="00B36604">
        <w:rPr>
          <w:lang w:val="en-US"/>
        </w:rPr>
        <w:t xml:space="preserve">jury sites in gymnastics and </w:t>
      </w:r>
      <w:del w:id="55" w:author="User" w:date="2025-05-29T17:40:00Z">
        <w:r w:rsidR="005B0B6C" w:rsidRPr="00B36604" w:rsidDel="00A56C9C">
          <w:rPr>
            <w:lang w:val="en-US"/>
          </w:rPr>
          <w:delText>olympic</w:delText>
        </w:r>
      </w:del>
      <w:ins w:id="56" w:author="User" w:date="2025-05-29T17:40:00Z">
        <w:r w:rsidR="00A56C9C" w:rsidRPr="00B36604">
          <w:rPr>
            <w:lang w:val="en-US"/>
          </w:rPr>
          <w:t>Olympic</w:t>
        </w:r>
      </w:ins>
      <w:r w:rsidR="005B0B6C" w:rsidRPr="00B36604">
        <w:rPr>
          <w:lang w:val="en-US"/>
        </w:rPr>
        <w:t xml:space="preserve"> weightlifting</w:t>
      </w:r>
      <w:r w:rsidRPr="00B36604">
        <w:rPr>
          <w:lang w:val="en-US"/>
        </w:rPr>
        <w:t xml:space="preserve"> </w:t>
      </w:r>
      <w:ins w:id="57" w:author="User" w:date="2025-05-29T17:39:00Z">
        <w:r w:rsidR="00A56C9C">
          <w:rPr>
            <w:lang w:val="en-US"/>
          </w:rPr>
          <w:t>(</w:t>
        </w:r>
      </w:ins>
      <w:r w:rsidR="00A56C9C">
        <w:rPr>
          <w:lang w:val="en-US"/>
        </w:rPr>
        <w:fldChar w:fldCharType="begin"/>
      </w:r>
      <w:r w:rsidR="00A56C9C">
        <w:rPr>
          <w:lang w:val="en-US"/>
        </w:rPr>
        <w:instrText xml:space="preserve"> ADDIN ZOTERO_ITEM CSL_CITATION {"citationID":"qQuT8KZz","properties":{"formattedCitation":"\\super 6,7\\nosupersub{}","plainCitation":"6,7","noteIndex":0},"citationItems":[{"id":6,"uris":["http://zotero.org/users/17274952/items/3ACTHVM9"],"itemData":{"id":6,"type":"article-journal","abstract":"Background: CrossFit, a sport and fitness program, has become increasingly popular both nationally and internationally. Researchers have recently identified significant improvements in health and wellness due to CrossFit. However, some individuals assert that CrossFit poses an inherent risk of injury, specifically to the shoulder, due to the intensity of training. Currently, there is limited evidence to support this assertion. Hypothesis: Exercises performed during CrossFit do not place the shoulder at greater risk for injury. Injury rates are comparable to other sports of similar intensity. Study Design: Descriptive survey study. Level of Evidence: Level 5. Methods: An electronic survey was developed and dispersed to approximately 980 individuals who trained in CrossFit gyms. The survey identified demographic data, training characteristics, and the prevalence of injury over a 6-month period in individuals who participated in CrossFit training. Results: A total of 187 (19.1%) individuals completed the survey. Forty-four (23.5%) indicated that they had experienced a shoulder injury during CrossFit training over the previous 6 months. Of those who reported injury, 17 (38.6%) stated that this injury was an exacerbation of a previous injury sustained prior to starting CrossFit. There was no significant relationship between several demographic and training variables and shoulder injury. All shoulder injuries occurred at a rate of 1.94 per 1000 hours training, while “new” shoulder injuries occurred at a rate of 1.18 per 1000 hours training. The most commonly attributed causes of injury were improper form (33.3%) and exacerbation of a previous injury (33.3%). Twenty-five (64.1%) of those who experienced injury reported 1 month or less of training reduction due to the injury. Conclusion: Shoulder injury rates during CrossFit training are comparable to other methods of recreational exercise. Clinical Relevance: Clinicians should be aware of training demands of exercises in CrossFit and modifications for these exercises to safely progress their patients back to participation.","container-title":"Sports Health","DOI":"10.1177/1941738116666073","issue":"6","title":"Shoulder Injuries in Individuals Who Participate in CrossFit Training","volume":"8","author":[{"family":"Summitt","given":"Ryan James"},{"family":"Cotton","given":"Ryan A."},{"family":"Kays","given":"Adam C."},{"family":"Slaven","given":"Emily J."}],"issued":{"date-parts":[["2016"]]}}},{"id":7,"uris":["http://zotero.org/users/17274952/items/NKDXFTBJ"],"itemData":{"id":7,"type":"article-journal","abstract":"Background: CrossFit is a type of competitive exercise program that has gained widespread recognition. To date, there have been no studies that have formally examined injury rates among CrossFit participants or factors that may contribute to injury rates. Purpose: To establish an injury rate among CrossFit participants and to identify trends and associations between injury rates and demographic categories, gym characteristics, and athletic abilities among CrossFit participants. Study Design: Descriptive epidemiology study. Methods: A survey was conducted, based on validated epidemiologic injury surveillance methods, to identify patterns of injury among CrossFit participants. It was sent to CrossFit gyms in Rochester, New York; New York City, New York; and Philadelphia, Pennsylvania, and made available via a posting on the main CrossFit website. Participants were encouraged to distribute it further, and as such, there were responses from a wide geographical location. Inclusion criteria included participating in CrossFit training at a CrossFit gym in the United States. Data were collected from October 2012 to February 2013. Data analysis was performed using Fisher exact tests and chi-square tests. Results: A total of 486 CrossFit participants completed the survey, and 386 met the inclusion criteria. The overall injury rate was determined to be 19.4% (75/386). Males (53/231) were injured more frequently than females (21/150; P =.03). Across all exercises, injury rates were significantly different (P &lt;.001), with shoulder (21/84), low back (12/84), and knee (11/84) being the most commonly injured overall. The shoulder was most commonly injured in gymnasticmovements, and the low back was most commonly injured in power lifting movements. Most participants did not report prior injury (72/89; P &lt;.001) or discomfort in the area (58/88; P &lt;.001). Last, the injury rate was significantly decreased with trainer involvement (P =.028). Conclusion: The injury rate in CrossFit was approximately 20%. Males were more likely to sustain an injury than females. The involvement of trainers in coaching participants on their form and guiding them through the workout correlates with a decreased injury rate. The shoulder and lower back were the most commonly injured in gymnastic and power lifting movements, respectively. Participants reported primarily acute and fairly mild injuries.","container-title":"Orthopaedic Journal of Sports Medicine","DOI":"10.1177/2325967114531177","issue":"4","title":"Injury rate and patterns among crossfit athletes","volume":"2","author":[{"family":"Weisenthal","given":"Benjamin M."},{"family":"Beck","given":"Christopher A."},{"family":"Maloney","given":"Michael D."},{"family":"DeHaven","given":"Kenneth E."},{"family":"Giordano","given":"Brian D."}],"issued":{"date-parts":[["2014"]]}}}],"schema":"https://github.com/citation-style-language/schema/raw/master/csl-citation.json"} </w:instrText>
      </w:r>
      <w:r w:rsidR="00A56C9C">
        <w:rPr>
          <w:lang w:val="en-US"/>
        </w:rPr>
        <w:fldChar w:fldCharType="separate"/>
      </w:r>
      <w:r w:rsidR="00A56C9C" w:rsidRPr="00A56C9C">
        <w:rPr>
          <w:vertAlign w:val="superscript"/>
        </w:rPr>
        <w:t>6,7</w:t>
      </w:r>
      <w:r w:rsidR="00A56C9C">
        <w:rPr>
          <w:lang w:val="en-US"/>
        </w:rPr>
        <w:fldChar w:fldCharType="end"/>
      </w:r>
      <w:ins w:id="58" w:author="User" w:date="2025-05-29T17:40:00Z">
        <w:r w:rsidR="00A56C9C">
          <w:rPr>
            <w:lang w:val="en-US"/>
          </w:rPr>
          <w:t>)</w:t>
        </w:r>
      </w:ins>
      <w:del w:id="59" w:author="User" w:date="2025-05-29T17:39:00Z">
        <w:r w:rsidRPr="00B36604" w:rsidDel="00A56C9C">
          <w:rPr>
            <w:lang w:val="en-US"/>
          </w:rPr>
          <w:delText>[6,7]</w:delText>
        </w:r>
      </w:del>
      <w:r w:rsidRPr="00B36604">
        <w:rPr>
          <w:lang w:val="en-US"/>
        </w:rPr>
        <w:t>.</w:t>
      </w:r>
    </w:p>
    <w:p w14:paraId="1381C66C" w14:textId="77777777" w:rsidR="00AB7FB9" w:rsidRPr="00B36604" w:rsidRDefault="00AB7FB9" w:rsidP="00AB7FB9">
      <w:pPr>
        <w:pStyle w:val="NormalWeb"/>
        <w:spacing w:line="480" w:lineRule="auto"/>
        <w:ind w:firstLine="708"/>
        <w:jc w:val="both"/>
        <w:rPr>
          <w:lang w:val="en-US"/>
        </w:rPr>
      </w:pPr>
    </w:p>
    <w:p w14:paraId="74A5C7B7" w14:textId="3675E487" w:rsidR="00AB7FB9" w:rsidRPr="00B36604" w:rsidRDefault="00AB7FB9" w:rsidP="00AB7FB9">
      <w:pPr>
        <w:pStyle w:val="NormalWeb"/>
        <w:spacing w:line="480" w:lineRule="auto"/>
        <w:ind w:firstLine="708"/>
        <w:jc w:val="both"/>
        <w:rPr>
          <w:lang w:val="en-US"/>
        </w:rPr>
      </w:pPr>
      <w:r w:rsidRPr="00B36604">
        <w:rPr>
          <w:lang w:val="en-US"/>
        </w:rPr>
        <w:t xml:space="preserve">A key consideration in SHSPU execution within CrossFit® is the use of head support during movement transitions, shifting between a three-point base (head and hands) and a two-point handstand position through elbow extension and shoulder abduction. This results in potential cervical spine compression forces. Limited research has quantified head-support forces in such contexts, but studies on yoga’s </w:t>
      </w:r>
      <w:proofErr w:type="spellStart"/>
      <w:r w:rsidRPr="00B36604">
        <w:rPr>
          <w:lang w:val="en-US"/>
        </w:rPr>
        <w:t>Sirsasana</w:t>
      </w:r>
      <w:proofErr w:type="spellEnd"/>
      <w:r w:rsidRPr="00B36604">
        <w:rPr>
          <w:lang w:val="en-US"/>
        </w:rPr>
        <w:t xml:space="preserve"> (headstand) suggest a load equivalent to 40–48% of body weight when maintaining stability </w:t>
      </w:r>
      <w:ins w:id="60" w:author="User" w:date="2025-05-29T18:13:00Z">
        <w:r w:rsidR="000F070B">
          <w:rPr>
            <w:lang w:val="en-US"/>
          </w:rPr>
          <w:t>(</w:t>
        </w:r>
      </w:ins>
      <w:r w:rsidR="000F070B">
        <w:rPr>
          <w:lang w:val="en-US"/>
        </w:rPr>
        <w:fldChar w:fldCharType="begin"/>
      </w:r>
      <w:r w:rsidR="000F070B">
        <w:rPr>
          <w:lang w:val="en-US"/>
        </w:rPr>
        <w:instrText xml:space="preserve"> ADDIN ZOTERO_ITEM CSL_CITATION {"citationID":"2pzpXx7p","properties":{"formattedCitation":"\\super 8\\nosupersub{}","plainCitation":"8","noteIndex":0},"citationItems":[{"id":9,"uris":["http://zotero.org/users/17274952/items/CLCKKGEG"],"itemData":{"id":9,"type":"article-journal","abstract":"Background: This study examined the weight-bearing responsibility of the head and neck at moments of peak force during three headstand techniques. Methods: Three matched groups of 15 each (18-60 years old) were formed based upon lower limb entry/exit technique: symmetrical extended, symmetrical flexed, and asymmetrical flexed. All 45 practitioners performed 3 headstands. Kinematics and kinetics were analyzed to locate peak forces acting on the head, loading rate, center of pressure (COP) and cervical alignment. Findings: During entry, symmetrical extended leg position trended towards the lowest loads as compared to asymmetrical or symmetrical flexed legs (Cohen's d = 0.53 and 0.39 respectively). Also, symmetrical extended condition produced slower loading rates and more neutral cervical conditions during loading. Interpretation: Subjects loaded the head with maximums of 40-48% of total body weight. The data support the conclusion that entering the posture with straight legs together may reduce the load and the rate of change of that load.","container-title":"Journal of Bodywork and Movement Therapies","DOI":"10.1016/j.jbmt.2014.10.002","issue":"3","title":"Sirsasana (headstand) technique alters head/neck loading: Considerations for safety","volume":"19","author":[{"family":"Hector","given":"Rachel"},{"family":"Jensen","given":"Jody L."}],"issued":{"date-parts":[["2015"]]}}}],"schema":"https://github.com/citation-style-language/schema/raw/master/csl-citation.json"} </w:instrText>
      </w:r>
      <w:r w:rsidR="000F070B">
        <w:rPr>
          <w:lang w:val="en-US"/>
        </w:rPr>
        <w:fldChar w:fldCharType="separate"/>
      </w:r>
      <w:r w:rsidR="000F070B" w:rsidRPr="000F070B">
        <w:rPr>
          <w:vertAlign w:val="superscript"/>
        </w:rPr>
        <w:t>8</w:t>
      </w:r>
      <w:r w:rsidR="000F070B">
        <w:rPr>
          <w:lang w:val="en-US"/>
        </w:rPr>
        <w:fldChar w:fldCharType="end"/>
      </w:r>
      <w:ins w:id="61" w:author="User" w:date="2025-05-29T18:13:00Z">
        <w:r w:rsidR="000F070B">
          <w:rPr>
            <w:lang w:val="en-US"/>
          </w:rPr>
          <w:t>)</w:t>
        </w:r>
      </w:ins>
      <w:del w:id="62" w:author="User" w:date="2025-05-29T18:13:00Z">
        <w:r w:rsidRPr="00B36604" w:rsidDel="000F070B">
          <w:rPr>
            <w:lang w:val="en-US"/>
          </w:rPr>
          <w:delText>[9]</w:delText>
        </w:r>
      </w:del>
      <w:r w:rsidRPr="00B36604">
        <w:rPr>
          <w:lang w:val="en-US"/>
        </w:rPr>
        <w:t xml:space="preserve">. Given </w:t>
      </w:r>
      <w:proofErr w:type="spellStart"/>
      <w:r w:rsidRPr="00B36604">
        <w:rPr>
          <w:lang w:val="en-US"/>
        </w:rPr>
        <w:t>CrossFit®'s</w:t>
      </w:r>
      <w:proofErr w:type="spellEnd"/>
      <w:r w:rsidRPr="00B36604">
        <w:rPr>
          <w:lang w:val="en-US"/>
        </w:rPr>
        <w:t xml:space="preserve"> high-volume, high-intensity training nature, cumulative fatigue may exacerbate force transmission to the cervical spine, raising safety concerns even for proficient athletes. With over 5 million practitioners and 13,000 affiliated locations in 155 countries </w:t>
      </w:r>
      <w:ins w:id="63" w:author="User" w:date="2025-05-29T18:13:00Z">
        <w:r w:rsidR="000F070B">
          <w:rPr>
            <w:lang w:val="en-US"/>
          </w:rPr>
          <w:t>(</w:t>
        </w:r>
      </w:ins>
      <w:r w:rsidR="000F070B">
        <w:rPr>
          <w:lang w:val="en-US"/>
        </w:rPr>
        <w:fldChar w:fldCharType="begin"/>
      </w:r>
      <w:r w:rsidR="000F070B">
        <w:rPr>
          <w:lang w:val="en-US"/>
        </w:rPr>
        <w:instrText xml:space="preserve"> ADDIN ZOTERO_ITEM CSL_CITATION {"citationID":"GtWQTVBC","properties":{"formattedCitation":"\\super 9\\nosupersub{}","plainCitation":"9","noteIndex":0},"citationItems":[{"id":10,"uris":["http://zotero.org/users/17274952/items/HL7XA24J"],"itemData":{"id":10,"type":"article-journal","title":"Affiliate","URL":"Affiliate","author":[{"family":"CrossFit","given":"LLC"}],"issued":{"date-parts":[["2022"]]}}}],"schema":"https://github.com/citation-style-language/schema/raw/master/csl-citation.json"} </w:instrText>
      </w:r>
      <w:r w:rsidR="000F070B">
        <w:rPr>
          <w:lang w:val="en-US"/>
        </w:rPr>
        <w:fldChar w:fldCharType="separate"/>
      </w:r>
      <w:r w:rsidR="000F070B" w:rsidRPr="000F070B">
        <w:rPr>
          <w:vertAlign w:val="superscript"/>
        </w:rPr>
        <w:t>9</w:t>
      </w:r>
      <w:r w:rsidR="000F070B">
        <w:rPr>
          <w:lang w:val="en-US"/>
        </w:rPr>
        <w:fldChar w:fldCharType="end"/>
      </w:r>
      <w:ins w:id="64" w:author="User" w:date="2025-05-29T18:14:00Z">
        <w:r w:rsidR="000F070B">
          <w:rPr>
            <w:lang w:val="en-US"/>
          </w:rPr>
          <w:t>)</w:t>
        </w:r>
      </w:ins>
      <w:del w:id="65" w:author="User" w:date="2025-05-29T18:13:00Z">
        <w:r w:rsidRPr="00B36604" w:rsidDel="000F070B">
          <w:rPr>
            <w:lang w:val="en-US"/>
          </w:rPr>
          <w:delText>[10]</w:delText>
        </w:r>
      </w:del>
      <w:r w:rsidRPr="00B36604">
        <w:rPr>
          <w:lang w:val="en-US"/>
        </w:rPr>
        <w:t xml:space="preserve">, improved training protocols </w:t>
      </w:r>
      <w:r w:rsidRPr="00B36604">
        <w:rPr>
          <w:lang w:val="en-US"/>
        </w:rPr>
        <w:lastRenderedPageBreak/>
        <w:t xml:space="preserve">for SHSPU could significantly enhance performance and safety within CrossFit® and similar HIFT programs </w:t>
      </w:r>
      <w:ins w:id="66" w:author="User" w:date="2025-05-29T18:14:00Z">
        <w:r w:rsidR="000F070B">
          <w:rPr>
            <w:lang w:val="en-US"/>
          </w:rPr>
          <w:t>(</w:t>
        </w:r>
      </w:ins>
      <w:r w:rsidR="000F070B">
        <w:rPr>
          <w:lang w:val="en-US"/>
        </w:rPr>
        <w:fldChar w:fldCharType="begin"/>
      </w:r>
      <w:r w:rsidR="000F070B">
        <w:rPr>
          <w:lang w:val="en-US"/>
        </w:rPr>
        <w:instrText xml:space="preserve"> ADDIN ZOTERO_ITEM CSL_CITATION {"citationID":"lPrQpzyA","properties":{"formattedCitation":"\\super 10\\nosupersub{}","plainCitation":"10","noteIndex":0},"citationItems":[{"id":11,"uris":["http://zotero.org/users/17274952/items/2VM3U9RM"],"itemData":{"id":11,"type":"article-journal","abstract":"High-intensity functional training (HIFT) is an exercise modality that emphasizes functional, multi-joint movements that can be modified to any fitness level and elicit greater muscle recruitment than more traditional exercise. As a relatively new training modality, HIFT is often compared to high-intensity interval training (HIIT), yet the two are distinct. HIIT exercise is characterized by relatively short bursts of repeated vigorous activity, interspersed by periods of rest or low-intensity exercise for recovery, while HIFT utilizes constantly varied functional exercises and various activity durations that may or may not incorporate rest. Over the last decade, studies evaluating the effectiveness of HIIT programs have documented improvements in metabolic and cardiorespiratory adaptations; however, less is known about the effects of HIFT. The purpose of this manuscript is to provide a working definition of HIFT and review the available literature regarding its use to improve metabolic and cardiorespiratory adaptations in strength and conditioning programs among various populations. Additionally, we aim to create a definition that is used in future publications to evaluate more effectively the future impact of this type of training on health and fitness outcomes.","container-title":"Sports","DOI":"10.3390/sports6030076","issue":"3","title":"High-intensity functional training (Hift): Definition and research implications for improved fitness","volume":"6","author":[{"family":"Feito","given":"Yuri"},{"family":"Heinrich","given":"Katie M."},{"family":"Butcher","given":"Scotty J."},{"family":"Carlos Poston","given":"Walker S."}],"issued":{"date-parts":[["2018"]]}}}],"schema":"https://github.com/citation-style-language/schema/raw/master/csl-citation.json"} </w:instrText>
      </w:r>
      <w:r w:rsidR="000F070B">
        <w:rPr>
          <w:lang w:val="en-US"/>
        </w:rPr>
        <w:fldChar w:fldCharType="separate"/>
      </w:r>
      <w:r w:rsidR="000F070B" w:rsidRPr="000F070B">
        <w:rPr>
          <w:vertAlign w:val="superscript"/>
        </w:rPr>
        <w:t>10</w:t>
      </w:r>
      <w:r w:rsidR="000F070B">
        <w:rPr>
          <w:lang w:val="en-US"/>
        </w:rPr>
        <w:fldChar w:fldCharType="end"/>
      </w:r>
      <w:ins w:id="67" w:author="User" w:date="2025-05-29T18:14:00Z">
        <w:r w:rsidR="000F070B">
          <w:rPr>
            <w:lang w:val="en-US"/>
          </w:rPr>
          <w:t>)</w:t>
        </w:r>
      </w:ins>
      <w:del w:id="68" w:author="User" w:date="2025-05-29T18:14:00Z">
        <w:r w:rsidRPr="00B36604" w:rsidDel="000F070B">
          <w:rPr>
            <w:lang w:val="en-US"/>
          </w:rPr>
          <w:delText>[11]</w:delText>
        </w:r>
      </w:del>
      <w:r w:rsidRPr="00B36604">
        <w:rPr>
          <w:lang w:val="en-US"/>
        </w:rPr>
        <w:t>.</w:t>
      </w:r>
    </w:p>
    <w:p w14:paraId="16EBB750" w14:textId="77777777" w:rsidR="00AB7FB9" w:rsidRPr="00B36604" w:rsidRDefault="00AB7FB9" w:rsidP="00AB7FB9">
      <w:pPr>
        <w:pStyle w:val="NormalWeb"/>
        <w:spacing w:line="480" w:lineRule="auto"/>
        <w:ind w:firstLine="708"/>
        <w:jc w:val="both"/>
        <w:rPr>
          <w:lang w:val="en-US"/>
        </w:rPr>
      </w:pPr>
    </w:p>
    <w:p w14:paraId="6BE4270A" w14:textId="0FCE02EF" w:rsidR="00AB7FB9" w:rsidRPr="00000592" w:rsidRDefault="00EA411F" w:rsidP="004215FB">
      <w:pPr>
        <w:pStyle w:val="NormalWeb"/>
        <w:spacing w:line="480" w:lineRule="auto"/>
        <w:ind w:firstLine="708"/>
        <w:jc w:val="both"/>
        <w:rPr>
          <w:ins w:id="69" w:author="User" w:date="2025-06-03T16:20:00Z"/>
          <w:i/>
          <w:iCs/>
          <w:lang w:val="en-US"/>
          <w:rPrChange w:id="70" w:author="User" w:date="2025-06-03T17:01:00Z">
            <w:rPr>
              <w:ins w:id="71" w:author="User" w:date="2025-06-03T16:20:00Z"/>
              <w:lang w:val="en-US"/>
            </w:rPr>
          </w:rPrChange>
        </w:rPr>
      </w:pPr>
      <w:r w:rsidRPr="00017F42">
        <w:rPr>
          <w:i/>
          <w:iCs/>
          <w:lang w:val="en-US"/>
          <w:rPrChange w:id="72" w:author="User" w:date="2025-06-03T16:35:00Z">
            <w:rPr>
              <w:lang w:val="en-US"/>
            </w:rPr>
          </w:rPrChange>
        </w:rPr>
        <w:t>While SP and SHSPU share fundamental movement patterns and require significant upper limb strength, key biomechanical differences exist.</w:t>
      </w:r>
      <w:r w:rsidR="004F590E" w:rsidRPr="00017F42">
        <w:rPr>
          <w:i/>
          <w:iCs/>
          <w:lang w:val="en-US"/>
          <w:rPrChange w:id="73" w:author="User" w:date="2025-06-03T16:35:00Z">
            <w:rPr>
              <w:lang w:val="en-US"/>
            </w:rPr>
          </w:rPrChange>
        </w:rPr>
        <w:t xml:space="preserve"> I</w:t>
      </w:r>
      <w:r w:rsidRPr="00017F42">
        <w:rPr>
          <w:i/>
          <w:iCs/>
          <w:lang w:val="en-US"/>
          <w:rPrChange w:id="74" w:author="User" w:date="2025-06-03T16:35:00Z">
            <w:rPr>
              <w:lang w:val="en-US"/>
            </w:rPr>
          </w:rPrChange>
        </w:rPr>
        <w:t xml:space="preserve">n SP, the hands begin slightly above shoulder height, while in SHSPU, they align with the top of the head. This affects the force-length relationship of the muscles involved, as extreme elongation or contraction can reduce force output </w:t>
      </w:r>
      <w:ins w:id="75" w:author="User" w:date="2025-05-29T18:14:00Z">
        <w:r w:rsidR="000F070B" w:rsidRPr="00017F42">
          <w:rPr>
            <w:i/>
            <w:iCs/>
            <w:lang w:val="en-US"/>
            <w:rPrChange w:id="76" w:author="User" w:date="2025-06-03T16:35:00Z">
              <w:rPr>
                <w:lang w:val="en-US"/>
              </w:rPr>
            </w:rPrChange>
          </w:rPr>
          <w:t>(</w:t>
        </w:r>
      </w:ins>
      <w:r w:rsidR="000F070B" w:rsidRPr="00017F42">
        <w:rPr>
          <w:i/>
          <w:iCs/>
          <w:lang w:val="en-US"/>
          <w:rPrChange w:id="77" w:author="User" w:date="2025-06-03T16:35:00Z">
            <w:rPr>
              <w:lang w:val="en-US"/>
            </w:rPr>
          </w:rPrChange>
        </w:rPr>
        <w:fldChar w:fldCharType="begin"/>
      </w:r>
      <w:r w:rsidR="000F070B" w:rsidRPr="00017F42">
        <w:rPr>
          <w:i/>
          <w:iCs/>
          <w:lang w:val="en-US"/>
          <w:rPrChange w:id="78" w:author="User" w:date="2025-06-03T16:35:00Z">
            <w:rPr>
              <w:lang w:val="en-US"/>
            </w:rPr>
          </w:rPrChange>
        </w:rPr>
        <w:instrText xml:space="preserve"> ADDIN ZOTERO_ITEM CSL_CITATION {"citationID":"BxItHdOS","properties":{"formattedCitation":"\\super 11\\nosupersub{}","plainCitation":"11","noteIndex":0},"citationItems":[{"id":17,"uris":["http://zotero.org/users/17274952/items/2BHSNXQI"],"itemData":{"id":17,"type":"article-journal","abstract":"The sliding filament and cross-bridge theories of muscle contraction provide discrete predictions of the tetanic force-length relationship of skeletal muscle that have been tested experimentally. The active force generated by a maximally activated single fiber (with sarcomere length control) is maximal when the filament overlap is optimized and is proportionally decreased when overlap is diminished. The force-length relationship is a static property of skeletal muscle and, therefore, it does not predict the consequences of dynamic contractions. Changes in sarcomere length during muscle contraction result in modulation of the active force that is not necessarily predicted by the cross-bridge theory. The results of in vivo studies of the force-length relationship suggest that muscles that operate on the ascending limb of the force-length relationship typically function in stretch-shortening cycle contractions, and muscles that operate on the descending limb typically function in shorten-stretch cycle contractions. The joint moments produced by a muscle depend on the moment arm and the sarcomere length of the muscle. Moment arm magnitude also affects the excursion (length change) of a muscle for a given change in joint angle, and the number of sarcomeres arranged in series within a muscle fiber determines the sarcomere length change associated with a given excursion.","container-title":"Journal of Applied Physiology","DOI":"10.1152/jappl.1999.86.5.1445","issue":"5","title":"Length dependence of active force production in skeletal muscle","volume":"86","author":[{"family":"Rassier","given":"D. E."},{"family":"MacIntosh","given":"B. R."},{"family":"Herzog","given":"W."}],"issued":{"date-parts":[["1999"]]}}}],"schema":"https://github.com/citation-style-language/schema/raw/master/csl-citation.json"} </w:instrText>
      </w:r>
      <w:r w:rsidR="000F070B" w:rsidRPr="00017F42">
        <w:rPr>
          <w:i/>
          <w:iCs/>
          <w:lang w:val="en-US"/>
          <w:rPrChange w:id="79" w:author="User" w:date="2025-06-03T16:35:00Z">
            <w:rPr>
              <w:lang w:val="en-US"/>
            </w:rPr>
          </w:rPrChange>
        </w:rPr>
        <w:fldChar w:fldCharType="separate"/>
      </w:r>
      <w:r w:rsidR="000F070B" w:rsidRPr="00017F42">
        <w:rPr>
          <w:i/>
          <w:iCs/>
          <w:vertAlign w:val="superscript"/>
          <w:rPrChange w:id="80" w:author="User" w:date="2025-06-03T16:35:00Z">
            <w:rPr>
              <w:vertAlign w:val="superscript"/>
            </w:rPr>
          </w:rPrChange>
        </w:rPr>
        <w:t>11</w:t>
      </w:r>
      <w:r w:rsidR="000F070B" w:rsidRPr="00017F42">
        <w:rPr>
          <w:i/>
          <w:iCs/>
          <w:lang w:val="en-US"/>
          <w:rPrChange w:id="81" w:author="User" w:date="2025-06-03T16:35:00Z">
            <w:rPr>
              <w:lang w:val="en-US"/>
            </w:rPr>
          </w:rPrChange>
        </w:rPr>
        <w:fldChar w:fldCharType="end"/>
      </w:r>
      <w:ins w:id="82" w:author="User" w:date="2025-05-29T18:15:00Z">
        <w:r w:rsidR="000F070B" w:rsidRPr="00017F42">
          <w:rPr>
            <w:i/>
            <w:iCs/>
            <w:rPrChange w:id="83" w:author="User" w:date="2025-06-03T16:35:00Z">
              <w:rPr/>
            </w:rPrChange>
          </w:rPr>
          <w:t>)</w:t>
        </w:r>
      </w:ins>
      <w:del w:id="84" w:author="User" w:date="2025-05-29T18:14:00Z">
        <w:r w:rsidRPr="00017F42" w:rsidDel="000F070B">
          <w:rPr>
            <w:i/>
            <w:iCs/>
            <w:lang w:val="en-US"/>
            <w:rPrChange w:id="85" w:author="User" w:date="2025-06-03T16:35:00Z">
              <w:rPr>
                <w:lang w:val="en-US"/>
              </w:rPr>
            </w:rPrChange>
          </w:rPr>
          <w:delText>[17]</w:delText>
        </w:r>
      </w:del>
      <w:r w:rsidRPr="00017F42">
        <w:rPr>
          <w:i/>
          <w:iCs/>
          <w:lang w:val="en-US"/>
          <w:rPrChange w:id="86" w:author="User" w:date="2025-06-03T16:35:00Z">
            <w:rPr>
              <w:lang w:val="en-US"/>
            </w:rPr>
          </w:rPrChange>
        </w:rPr>
        <w:t xml:space="preserve">. </w:t>
      </w:r>
      <w:commentRangeStart w:id="87"/>
      <w:commentRangeStart w:id="88"/>
      <w:commentRangeStart w:id="89"/>
      <w:commentRangeStart w:id="90"/>
      <w:r w:rsidRPr="00017F42">
        <w:rPr>
          <w:i/>
          <w:iCs/>
          <w:lang w:val="en-US"/>
          <w:rPrChange w:id="91" w:author="User" w:date="2025-06-03T16:35:00Z">
            <w:rPr>
              <w:lang w:val="en-US"/>
            </w:rPr>
          </w:rPrChange>
        </w:rPr>
        <w:t>In SP, the triceps begin in a more lengthened position, which may decrease their capacity to generate force compared to SHSPU, where they start in a more contracted state</w:t>
      </w:r>
      <w:commentRangeEnd w:id="87"/>
      <w:r w:rsidR="00CB7F5A" w:rsidRPr="00017F42">
        <w:rPr>
          <w:rStyle w:val="Refdecomentrio"/>
          <w:i/>
          <w:iCs/>
          <w:color w:val="000000"/>
          <w:rPrChange w:id="92" w:author="User" w:date="2025-06-03T16:35:00Z">
            <w:rPr>
              <w:rStyle w:val="Refdecomentrio"/>
              <w:color w:val="000000"/>
            </w:rPr>
          </w:rPrChange>
        </w:rPr>
        <w:commentReference w:id="87"/>
      </w:r>
      <w:commentRangeEnd w:id="88"/>
      <w:r w:rsidR="007E076D" w:rsidRPr="00017F42">
        <w:rPr>
          <w:rStyle w:val="Refdecomentrio"/>
          <w:i/>
          <w:iCs/>
          <w:color w:val="000000"/>
          <w:rPrChange w:id="93" w:author="User" w:date="2025-06-03T16:35:00Z">
            <w:rPr>
              <w:rStyle w:val="Refdecomentrio"/>
              <w:color w:val="000000"/>
            </w:rPr>
          </w:rPrChange>
        </w:rPr>
        <w:commentReference w:id="88"/>
      </w:r>
      <w:commentRangeEnd w:id="89"/>
      <w:r w:rsidR="007E076D" w:rsidRPr="00017F42">
        <w:rPr>
          <w:rStyle w:val="Refdecomentrio"/>
          <w:i/>
          <w:iCs/>
          <w:color w:val="000000"/>
          <w:rPrChange w:id="94" w:author="User" w:date="2025-06-03T16:35:00Z">
            <w:rPr>
              <w:rStyle w:val="Refdecomentrio"/>
              <w:color w:val="000000"/>
            </w:rPr>
          </w:rPrChange>
        </w:rPr>
        <w:commentReference w:id="89"/>
      </w:r>
      <w:commentRangeEnd w:id="90"/>
      <w:r w:rsidR="00000592">
        <w:rPr>
          <w:rStyle w:val="Refdecomentrio"/>
          <w:color w:val="000000"/>
        </w:rPr>
        <w:commentReference w:id="90"/>
      </w:r>
      <w:r w:rsidRPr="00017F42">
        <w:rPr>
          <w:i/>
          <w:iCs/>
          <w:lang w:val="en-US"/>
          <w:rPrChange w:id="95" w:author="User" w:date="2025-06-03T16:35:00Z">
            <w:rPr>
              <w:lang w:val="en-US"/>
            </w:rPr>
          </w:rPrChange>
        </w:rPr>
        <w:t xml:space="preserve">. Additionally, the greater </w:t>
      </w:r>
      <w:commentRangeStart w:id="96"/>
      <w:r w:rsidRPr="00017F42">
        <w:rPr>
          <w:i/>
          <w:iCs/>
          <w:lang w:val="en-US"/>
          <w:rPrChange w:id="97" w:author="User" w:date="2025-06-03T16:35:00Z">
            <w:rPr>
              <w:lang w:val="en-US"/>
            </w:rPr>
          </w:rPrChange>
        </w:rPr>
        <w:t>shoulder extension in SHSPU</w:t>
      </w:r>
      <w:r w:rsidR="000165B6" w:rsidRPr="00017F42">
        <w:rPr>
          <w:i/>
          <w:iCs/>
          <w:lang w:val="en-US"/>
          <w:rPrChange w:id="98" w:author="User" w:date="2025-06-03T16:35:00Z">
            <w:rPr>
              <w:lang w:val="en-US"/>
            </w:rPr>
          </w:rPrChange>
        </w:rPr>
        <w:t xml:space="preserve"> starting position</w:t>
      </w:r>
      <w:r w:rsidRPr="00017F42">
        <w:rPr>
          <w:i/>
          <w:iCs/>
          <w:lang w:val="en-US"/>
          <w:rPrChange w:id="99" w:author="User" w:date="2025-06-03T16:35:00Z">
            <w:rPr>
              <w:lang w:val="en-US"/>
            </w:rPr>
          </w:rPrChange>
        </w:rPr>
        <w:t xml:space="preserve"> </w:t>
      </w:r>
      <w:commentRangeEnd w:id="96"/>
      <w:r w:rsidR="00D51D45" w:rsidRPr="00017F42">
        <w:rPr>
          <w:rStyle w:val="Refdecomentrio"/>
          <w:i/>
          <w:iCs/>
          <w:color w:val="000000"/>
          <w:rPrChange w:id="100" w:author="User" w:date="2025-06-03T16:35:00Z">
            <w:rPr>
              <w:rStyle w:val="Refdecomentrio"/>
              <w:color w:val="000000"/>
            </w:rPr>
          </w:rPrChange>
        </w:rPr>
        <w:commentReference w:id="96"/>
      </w:r>
      <w:r w:rsidRPr="00017F42">
        <w:rPr>
          <w:i/>
          <w:iCs/>
          <w:lang w:val="en-US"/>
          <w:rPrChange w:id="101" w:author="User" w:date="2025-06-03T16:35:00Z">
            <w:rPr>
              <w:lang w:val="en-US"/>
            </w:rPr>
          </w:rPrChange>
        </w:rPr>
        <w:t xml:space="preserve">could alter triceps involvement in stabilization and force production. Consequently, the absolute external load lifted in SP that corresponds to the strength required for SHSPU might be lower than anticipated. </w:t>
      </w:r>
      <w:proofErr w:type="spellStart"/>
      <w:ins w:id="102" w:author="User" w:date="2025-06-03T17:01:00Z">
        <w:r w:rsidR="00000592" w:rsidRPr="00000592">
          <w:rPr>
            <w:i/>
            <w:iCs/>
            <w:rPrChange w:id="103" w:author="User" w:date="2025-06-03T17:01:00Z">
              <w:rPr/>
            </w:rPrChange>
          </w:rPr>
          <w:t>Despite</w:t>
        </w:r>
        <w:proofErr w:type="spellEnd"/>
        <w:r w:rsidR="00000592" w:rsidRPr="00000592">
          <w:rPr>
            <w:i/>
            <w:iCs/>
            <w:rPrChange w:id="104" w:author="User" w:date="2025-06-03T17:01:00Z">
              <w:rPr/>
            </w:rPrChange>
          </w:rPr>
          <w:t xml:space="preserve"> </w:t>
        </w:r>
        <w:proofErr w:type="spellStart"/>
        <w:r w:rsidR="00000592" w:rsidRPr="00000592">
          <w:rPr>
            <w:i/>
            <w:iCs/>
            <w:rPrChange w:id="105" w:author="User" w:date="2025-06-03T17:01:00Z">
              <w:rPr/>
            </w:rPrChange>
          </w:rPr>
          <w:t>these</w:t>
        </w:r>
        <w:proofErr w:type="spellEnd"/>
        <w:r w:rsidR="00000592" w:rsidRPr="00000592">
          <w:rPr>
            <w:i/>
            <w:iCs/>
            <w:rPrChange w:id="106" w:author="User" w:date="2025-06-03T17:01:00Z">
              <w:rPr/>
            </w:rPrChange>
          </w:rPr>
          <w:t xml:space="preserve"> </w:t>
        </w:r>
        <w:proofErr w:type="spellStart"/>
        <w:r w:rsidR="00000592" w:rsidRPr="00000592">
          <w:rPr>
            <w:i/>
            <w:iCs/>
            <w:rPrChange w:id="107" w:author="User" w:date="2025-06-03T17:01:00Z">
              <w:rPr/>
            </w:rPrChange>
          </w:rPr>
          <w:t>differences</w:t>
        </w:r>
        <w:proofErr w:type="spellEnd"/>
        <w:r w:rsidR="00000592" w:rsidRPr="00000592">
          <w:rPr>
            <w:i/>
            <w:iCs/>
            <w:rPrChange w:id="108" w:author="User" w:date="2025-06-03T17:01:00Z">
              <w:rPr/>
            </w:rPrChange>
          </w:rPr>
          <w:t xml:space="preserve">, </w:t>
        </w:r>
        <w:proofErr w:type="spellStart"/>
        <w:r w:rsidR="00000592" w:rsidRPr="00000592">
          <w:rPr>
            <w:i/>
            <w:iCs/>
            <w:rPrChange w:id="109" w:author="User" w:date="2025-06-03T17:01:00Z">
              <w:rPr/>
            </w:rPrChange>
          </w:rPr>
          <w:t>research</w:t>
        </w:r>
        <w:proofErr w:type="spellEnd"/>
        <w:r w:rsidR="00000592" w:rsidRPr="00000592">
          <w:rPr>
            <w:i/>
            <w:iCs/>
            <w:rPrChange w:id="110" w:author="User" w:date="2025-06-03T17:01:00Z">
              <w:rPr/>
            </w:rPrChange>
          </w:rPr>
          <w:t xml:space="preserve"> </w:t>
        </w:r>
        <w:proofErr w:type="spellStart"/>
        <w:r w:rsidR="00000592" w:rsidRPr="00000592">
          <w:rPr>
            <w:i/>
            <w:iCs/>
            <w:rPrChange w:id="111" w:author="User" w:date="2025-06-03T17:01:00Z">
              <w:rPr/>
            </w:rPrChange>
          </w:rPr>
          <w:t>on</w:t>
        </w:r>
        <w:proofErr w:type="spellEnd"/>
        <w:r w:rsidR="00000592" w:rsidRPr="00000592">
          <w:rPr>
            <w:i/>
            <w:iCs/>
            <w:rPrChange w:id="112" w:author="User" w:date="2025-06-03T17:01:00Z">
              <w:rPr/>
            </w:rPrChange>
          </w:rPr>
          <w:t xml:space="preserve"> similar </w:t>
        </w:r>
        <w:proofErr w:type="spellStart"/>
        <w:r w:rsidR="00000592" w:rsidRPr="00000592">
          <w:rPr>
            <w:i/>
            <w:iCs/>
            <w:rPrChange w:id="113" w:author="User" w:date="2025-06-03T17:01:00Z">
              <w:rPr/>
            </w:rPrChange>
          </w:rPr>
          <w:t>kinetic</w:t>
        </w:r>
        <w:proofErr w:type="spellEnd"/>
        <w:r w:rsidR="00000592" w:rsidRPr="00000592">
          <w:rPr>
            <w:i/>
            <w:iCs/>
            <w:rPrChange w:id="114" w:author="User" w:date="2025-06-03T17:01:00Z">
              <w:rPr/>
            </w:rPrChange>
          </w:rPr>
          <w:t xml:space="preserve"> </w:t>
        </w:r>
        <w:proofErr w:type="spellStart"/>
        <w:r w:rsidR="00000592" w:rsidRPr="00000592">
          <w:rPr>
            <w:i/>
            <w:iCs/>
            <w:rPrChange w:id="115" w:author="User" w:date="2025-06-03T17:01:00Z">
              <w:rPr/>
            </w:rPrChange>
          </w:rPr>
          <w:t>chain</w:t>
        </w:r>
        <w:proofErr w:type="spellEnd"/>
        <w:r w:rsidR="00000592" w:rsidRPr="00000592">
          <w:rPr>
            <w:i/>
            <w:iCs/>
            <w:rPrChange w:id="116" w:author="User" w:date="2025-06-03T17:01:00Z">
              <w:rPr/>
            </w:rPrChange>
          </w:rPr>
          <w:t xml:space="preserve"> </w:t>
        </w:r>
        <w:proofErr w:type="spellStart"/>
        <w:r w:rsidR="00000592" w:rsidRPr="00000592">
          <w:rPr>
            <w:i/>
            <w:iCs/>
            <w:rPrChange w:id="117" w:author="User" w:date="2025-06-03T17:01:00Z">
              <w:rPr/>
            </w:rPrChange>
          </w:rPr>
          <w:t>exercises</w:t>
        </w:r>
        <w:proofErr w:type="spellEnd"/>
        <w:r w:rsidR="00000592" w:rsidRPr="00000592">
          <w:rPr>
            <w:i/>
            <w:iCs/>
            <w:rPrChange w:id="118" w:author="User" w:date="2025-06-03T17:01:00Z">
              <w:rPr/>
            </w:rPrChange>
          </w:rPr>
          <w:t xml:space="preserve">, </w:t>
        </w:r>
        <w:proofErr w:type="spellStart"/>
        <w:r w:rsidR="00000592" w:rsidRPr="00000592">
          <w:rPr>
            <w:i/>
            <w:iCs/>
            <w:rPrChange w:id="119" w:author="User" w:date="2025-06-03T17:01:00Z">
              <w:rPr/>
            </w:rPrChange>
          </w:rPr>
          <w:t>such</w:t>
        </w:r>
        <w:proofErr w:type="spellEnd"/>
        <w:r w:rsidR="00000592" w:rsidRPr="00000592">
          <w:rPr>
            <w:i/>
            <w:iCs/>
            <w:rPrChange w:id="120" w:author="User" w:date="2025-06-03T17:01:00Z">
              <w:rPr/>
            </w:rPrChange>
          </w:rPr>
          <w:t xml:space="preserve"> as </w:t>
        </w:r>
        <w:proofErr w:type="spellStart"/>
        <w:r w:rsidR="00000592" w:rsidRPr="00000592">
          <w:rPr>
            <w:i/>
            <w:iCs/>
            <w:rPrChange w:id="121" w:author="User" w:date="2025-06-03T17:01:00Z">
              <w:rPr/>
            </w:rPrChange>
          </w:rPr>
          <w:t>machine-based</w:t>
        </w:r>
        <w:proofErr w:type="spellEnd"/>
        <w:r w:rsidR="00000592" w:rsidRPr="00000592">
          <w:rPr>
            <w:i/>
            <w:iCs/>
            <w:rPrChange w:id="122" w:author="User" w:date="2025-06-03T17:01:00Z">
              <w:rPr/>
            </w:rPrChange>
          </w:rPr>
          <w:t xml:space="preserve"> versus </w:t>
        </w:r>
        <w:proofErr w:type="spellStart"/>
        <w:r w:rsidR="00000592" w:rsidRPr="00000592">
          <w:rPr>
            <w:i/>
            <w:iCs/>
            <w:rPrChange w:id="123" w:author="User" w:date="2025-06-03T17:01:00Z">
              <w:rPr/>
            </w:rPrChange>
          </w:rPr>
          <w:t>bodyweight</w:t>
        </w:r>
        <w:proofErr w:type="spellEnd"/>
        <w:r w:rsidR="00000592" w:rsidRPr="00000592">
          <w:rPr>
            <w:i/>
            <w:iCs/>
            <w:rPrChange w:id="124" w:author="User" w:date="2025-06-03T17:01:00Z">
              <w:rPr/>
            </w:rPrChange>
          </w:rPr>
          <w:t xml:space="preserve"> </w:t>
        </w:r>
        <w:proofErr w:type="spellStart"/>
        <w:r w:rsidR="00000592" w:rsidRPr="00000592">
          <w:rPr>
            <w:i/>
            <w:iCs/>
            <w:rPrChange w:id="125" w:author="User" w:date="2025-06-03T17:01:00Z">
              <w:rPr/>
            </w:rPrChange>
          </w:rPr>
          <w:t>movements</w:t>
        </w:r>
        <w:proofErr w:type="spellEnd"/>
        <w:r w:rsidR="00000592" w:rsidRPr="00000592">
          <w:rPr>
            <w:i/>
            <w:iCs/>
            <w:rPrChange w:id="126" w:author="User" w:date="2025-06-03T17:01:00Z">
              <w:rPr/>
            </w:rPrChange>
          </w:rPr>
          <w:t xml:space="preserve">, </w:t>
        </w:r>
        <w:proofErr w:type="spellStart"/>
        <w:r w:rsidR="00000592" w:rsidRPr="00000592">
          <w:rPr>
            <w:i/>
            <w:iCs/>
            <w:rPrChange w:id="127" w:author="User" w:date="2025-06-03T17:01:00Z">
              <w:rPr/>
            </w:rPrChange>
          </w:rPr>
          <w:t>suggests</w:t>
        </w:r>
        <w:proofErr w:type="spellEnd"/>
        <w:r w:rsidR="00000592" w:rsidRPr="00000592">
          <w:rPr>
            <w:i/>
            <w:iCs/>
            <w:rPrChange w:id="128" w:author="User" w:date="2025-06-03T17:01:00Z">
              <w:rPr/>
            </w:rPrChange>
          </w:rPr>
          <w:t xml:space="preserve"> </w:t>
        </w:r>
        <w:proofErr w:type="spellStart"/>
        <w:r w:rsidR="00000592" w:rsidRPr="00000592">
          <w:rPr>
            <w:i/>
            <w:iCs/>
            <w:rPrChange w:id="129" w:author="User" w:date="2025-06-03T17:01:00Z">
              <w:rPr/>
            </w:rPrChange>
          </w:rPr>
          <w:t>that</w:t>
        </w:r>
        <w:proofErr w:type="spellEnd"/>
        <w:r w:rsidR="00000592" w:rsidRPr="00000592">
          <w:rPr>
            <w:i/>
            <w:iCs/>
            <w:rPrChange w:id="130" w:author="User" w:date="2025-06-03T17:01:00Z">
              <w:rPr/>
            </w:rPrChange>
          </w:rPr>
          <w:t xml:space="preserve"> neuromuscular </w:t>
        </w:r>
        <w:proofErr w:type="spellStart"/>
        <w:r w:rsidR="00000592" w:rsidRPr="00000592">
          <w:rPr>
            <w:i/>
            <w:iCs/>
            <w:rPrChange w:id="131" w:author="User" w:date="2025-06-03T17:01:00Z">
              <w:rPr/>
            </w:rPrChange>
          </w:rPr>
          <w:t>adaptations</w:t>
        </w:r>
        <w:proofErr w:type="spellEnd"/>
        <w:r w:rsidR="00000592" w:rsidRPr="00000592">
          <w:rPr>
            <w:i/>
            <w:iCs/>
            <w:rPrChange w:id="132" w:author="User" w:date="2025-06-03T17:01:00Z">
              <w:rPr/>
            </w:rPrChange>
          </w:rPr>
          <w:t xml:space="preserve"> </w:t>
        </w:r>
        <w:proofErr w:type="spellStart"/>
        <w:r w:rsidR="00000592" w:rsidRPr="00000592">
          <w:rPr>
            <w:i/>
            <w:iCs/>
            <w:rPrChange w:id="133" w:author="User" w:date="2025-06-03T17:01:00Z">
              <w:rPr/>
            </w:rPrChange>
          </w:rPr>
          <w:t>could</w:t>
        </w:r>
        <w:proofErr w:type="spellEnd"/>
        <w:r w:rsidR="00000592" w:rsidRPr="00000592">
          <w:rPr>
            <w:i/>
            <w:iCs/>
            <w:rPrChange w:id="134" w:author="User" w:date="2025-06-03T17:01:00Z">
              <w:rPr/>
            </w:rPrChange>
          </w:rPr>
          <w:t xml:space="preserve"> </w:t>
        </w:r>
        <w:proofErr w:type="spellStart"/>
        <w:r w:rsidR="00000592" w:rsidRPr="00000592">
          <w:rPr>
            <w:i/>
            <w:iCs/>
            <w:rPrChange w:id="135" w:author="User" w:date="2025-06-03T17:01:00Z">
              <w:rPr/>
            </w:rPrChange>
          </w:rPr>
          <w:t>facilitate</w:t>
        </w:r>
        <w:proofErr w:type="spellEnd"/>
        <w:r w:rsidR="00000592" w:rsidRPr="00000592">
          <w:rPr>
            <w:i/>
            <w:iCs/>
            <w:rPrChange w:id="136" w:author="User" w:date="2025-06-03T17:01:00Z">
              <w:rPr/>
            </w:rPrChange>
          </w:rPr>
          <w:t xml:space="preserve"> </w:t>
        </w:r>
        <w:proofErr w:type="spellStart"/>
        <w:r w:rsidR="00000592" w:rsidRPr="00000592">
          <w:rPr>
            <w:i/>
            <w:iCs/>
            <w:rPrChange w:id="137" w:author="User" w:date="2025-06-03T17:01:00Z">
              <w:rPr/>
            </w:rPrChange>
          </w:rPr>
          <w:t>cross-transfer</w:t>
        </w:r>
        <w:proofErr w:type="spellEnd"/>
        <w:r w:rsidR="00000592" w:rsidRPr="00000592">
          <w:rPr>
            <w:i/>
            <w:iCs/>
            <w:rPrChange w:id="138" w:author="User" w:date="2025-06-03T17:01:00Z">
              <w:rPr/>
            </w:rPrChange>
          </w:rPr>
          <w:t xml:space="preserve"> </w:t>
        </w:r>
        <w:proofErr w:type="spellStart"/>
        <w:r w:rsidR="00000592" w:rsidRPr="00000592">
          <w:rPr>
            <w:i/>
            <w:iCs/>
            <w:rPrChange w:id="139" w:author="User" w:date="2025-06-03T17:01:00Z">
              <w:rPr/>
            </w:rPrChange>
          </w:rPr>
          <w:t>between</w:t>
        </w:r>
        <w:proofErr w:type="spellEnd"/>
        <w:r w:rsidR="00000592" w:rsidRPr="00000592">
          <w:rPr>
            <w:i/>
            <w:iCs/>
            <w:rPrChange w:id="140" w:author="User" w:date="2025-06-03T17:01:00Z">
              <w:rPr/>
            </w:rPrChange>
          </w:rPr>
          <w:t xml:space="preserve"> SP </w:t>
        </w:r>
        <w:proofErr w:type="spellStart"/>
        <w:r w:rsidR="00000592" w:rsidRPr="00000592">
          <w:rPr>
            <w:i/>
            <w:iCs/>
            <w:rPrChange w:id="141" w:author="User" w:date="2025-06-03T17:01:00Z">
              <w:rPr/>
            </w:rPrChange>
          </w:rPr>
          <w:t>and</w:t>
        </w:r>
        <w:proofErr w:type="spellEnd"/>
        <w:r w:rsidR="00000592" w:rsidRPr="00000592">
          <w:rPr>
            <w:i/>
            <w:iCs/>
            <w:rPrChange w:id="142" w:author="User" w:date="2025-06-03T17:01:00Z">
              <w:rPr/>
            </w:rPrChange>
          </w:rPr>
          <w:t xml:space="preserve"> SHSPU</w:t>
        </w:r>
        <w:r w:rsidR="00000592" w:rsidRPr="00000592">
          <w:rPr>
            <w:i/>
            <w:iCs/>
            <w:lang w:val="en-US"/>
          </w:rPr>
          <w:t>.</w:t>
        </w:r>
      </w:ins>
      <w:del w:id="143" w:author="User" w:date="2025-06-03T16:46:00Z">
        <w:r w:rsidRPr="00000592" w:rsidDel="008B5250">
          <w:rPr>
            <w:i/>
            <w:iCs/>
            <w:lang w:val="en-US"/>
            <w:rPrChange w:id="144" w:author="User" w:date="2025-06-03T17:01:00Z">
              <w:rPr>
                <w:lang w:val="en-US"/>
              </w:rPr>
            </w:rPrChange>
          </w:rPr>
          <w:delText xml:space="preserve">Despite these differences, research on similar kinetic chain exercises, such as machine-based versus bodyweight movements, suggests that neuromuscular adaptations could facilitate cross-transfer between SP and SHSPU </w:delText>
        </w:r>
        <w:r w:rsidR="000F070B" w:rsidRPr="00000592" w:rsidDel="008B5250">
          <w:rPr>
            <w:i/>
            <w:iCs/>
            <w:lang w:val="en-US"/>
            <w:rPrChange w:id="145" w:author="User" w:date="2025-06-03T17:01:00Z">
              <w:rPr>
                <w:lang w:val="en-US"/>
              </w:rPr>
            </w:rPrChange>
          </w:rPr>
          <w:fldChar w:fldCharType="begin"/>
        </w:r>
        <w:r w:rsidR="000F070B" w:rsidRPr="00000592" w:rsidDel="008B5250">
          <w:rPr>
            <w:i/>
            <w:iCs/>
            <w:lang w:val="en-US"/>
            <w:rPrChange w:id="146" w:author="User" w:date="2025-06-03T17:01:00Z">
              <w:rPr>
                <w:lang w:val="en-US"/>
              </w:rPr>
            </w:rPrChange>
          </w:rPr>
          <w:delInstrText xml:space="preserve"> ADDIN ZOTERO_ITEM CSL_CITATION {"citationID":"tsmUj30h","properties":{"formattedCitation":"\\super 12\\nosupersub{}","plainCitation":"12","noteIndex":0},"citationItems":[{"id":18,"uris":["http://zotero.org/users/17274952/items/J3WSLVRU"],"itemData":{"id":18,"type":"article-journal","abstract":"Objective: To investigate whether bodyweight exercises can induce comparable levels of muscle activity as conventional machine exercises in chronic stroke patients. Methods: Eighteen patients performed three repetitions of bilateral- and unilateral machine leg press and the bodyweight exercises chair rise and hip thrust. Surface electromyography (EMG) was recorded from 10 lower extremity muscles and normalized to maximal EMG (nEMG) of the non-paretic leg. Results: For the paretic leg, the bodyweight exercises showed comparable levels of nEMG in 6 out of 10 muscles compared with the bilateral leg press. Vastus lateralis nEMG was higher during bilateral leg press compared with hip thrust (38% [95% CI 33–42] vs. 10% [95% CI 6–15], p &lt; 0.0001) and chair rise (38% [95% CI 33–42] vs. 27% [95% CI 22–32], p &lt; 0.0001). Vastus medialis nEMG was higher during bilateral leg press compared with hip thrust (34% [95%CI 27–40] vs. 8% [95% CI 2–15], p &lt; 0.0001). Unilateral leg press showed higher nEMG compared with bilateral leg press in biceps femoris (28% [95% CI 23–34] vs. 19% [95% CI 13–24], p = 0.0009), gluteus maximus (32% [95% CI 23–41] vs. 25% [95% CI 16–34], p &lt; 0.05), and vastus medialis (42% [95% CI 36–48] vs. 34% [95% CI 27–40], p = 0.0013). Discussion: In patients with chronic stroke, bodyweight exercises activate the majority of the lower limb muscles to comparable levels as bilateral leg press performed in machine. In addition, unilateral leg press was superior to the bilateral leg press and both bodyweight exercises.","container-title":"Topics in Stroke Rehabilitation","DOI":"10.1080/10749357.2016.1274466","issue":"4","title":"Electromyographic comparison of conventional machine strength training versus bodyweight exercises in patients with chronic stroke","volume":"24","author":[{"family":"Vinstrup","given":"Jonas"},{"family":"Calatayud","given":"Joaquin"},{"family":"Jakobsen","given":"Markus D."},{"family":"Sundstrup","given":"Emil"},{"family":"Jay","given":"Kenneth"},{"family":"Brandt","given":"Mikkel"},{"family":"Zeeman","given":"Peter"},{"family":"Jørgensen","given":"Jørgen R."},{"family":"Andersen","given":"Lars L."}],"issued":{"date-parts":[["2017"]]}}}],"schema":"https://github.com/citation-style-language/schema/raw/master/csl-citation.json"} </w:delInstrText>
        </w:r>
        <w:r w:rsidR="000F070B" w:rsidRPr="00000592" w:rsidDel="008B5250">
          <w:rPr>
            <w:i/>
            <w:iCs/>
            <w:lang w:val="en-US"/>
            <w:rPrChange w:id="147" w:author="User" w:date="2025-06-03T17:01:00Z">
              <w:rPr>
                <w:lang w:val="en-US"/>
              </w:rPr>
            </w:rPrChange>
          </w:rPr>
          <w:fldChar w:fldCharType="separate"/>
        </w:r>
        <w:r w:rsidR="000F070B" w:rsidRPr="00000592" w:rsidDel="008B5250">
          <w:rPr>
            <w:i/>
            <w:iCs/>
            <w:vertAlign w:val="superscript"/>
            <w:rPrChange w:id="148" w:author="User" w:date="2025-06-03T17:01:00Z">
              <w:rPr>
                <w:vertAlign w:val="superscript"/>
              </w:rPr>
            </w:rPrChange>
          </w:rPr>
          <w:delText>12</w:delText>
        </w:r>
        <w:r w:rsidR="000F070B" w:rsidRPr="00000592" w:rsidDel="008B5250">
          <w:rPr>
            <w:i/>
            <w:iCs/>
            <w:lang w:val="en-US"/>
            <w:rPrChange w:id="149" w:author="User" w:date="2025-06-03T17:01:00Z">
              <w:rPr>
                <w:lang w:val="en-US"/>
              </w:rPr>
            </w:rPrChange>
          </w:rPr>
          <w:fldChar w:fldCharType="end"/>
        </w:r>
      </w:del>
      <w:del w:id="150" w:author="User" w:date="2025-05-29T18:15:00Z">
        <w:r w:rsidRPr="00000592" w:rsidDel="000F070B">
          <w:rPr>
            <w:i/>
            <w:iCs/>
            <w:lang w:val="en-US"/>
            <w:rPrChange w:id="151" w:author="User" w:date="2025-06-03T17:01:00Z">
              <w:rPr>
                <w:lang w:val="en-US"/>
              </w:rPr>
            </w:rPrChange>
          </w:rPr>
          <w:delText>[18]</w:delText>
        </w:r>
      </w:del>
      <w:del w:id="152" w:author="User" w:date="2025-06-03T16:46:00Z">
        <w:r w:rsidRPr="00000592" w:rsidDel="008B5250">
          <w:rPr>
            <w:i/>
            <w:iCs/>
            <w:lang w:val="en-US"/>
            <w:rPrChange w:id="153" w:author="User" w:date="2025-06-03T17:01:00Z">
              <w:rPr>
                <w:lang w:val="en-US"/>
              </w:rPr>
            </w:rPrChange>
          </w:rPr>
          <w:delText xml:space="preserve">. </w:delText>
        </w:r>
      </w:del>
    </w:p>
    <w:p w14:paraId="30F2FEFC" w14:textId="0B987AD2" w:rsidR="008A1A8A" w:rsidRDefault="00017F42">
      <w:pPr>
        <w:pStyle w:val="NormalWeb"/>
        <w:shd w:val="clear" w:color="auto" w:fill="FFE599" w:themeFill="accent4" w:themeFillTint="66"/>
        <w:spacing w:line="480" w:lineRule="auto"/>
        <w:ind w:firstLine="708"/>
        <w:jc w:val="both"/>
        <w:rPr>
          <w:ins w:id="154" w:author="User" w:date="2025-06-03T16:20:00Z"/>
          <w:lang w:val="en-US"/>
        </w:rPr>
        <w:pPrChange w:id="155" w:author="User" w:date="2025-06-03T16:34:00Z">
          <w:pPr>
            <w:pStyle w:val="NormalWeb"/>
            <w:spacing w:line="480" w:lineRule="auto"/>
            <w:ind w:firstLine="708"/>
            <w:jc w:val="both"/>
          </w:pPr>
        </w:pPrChange>
      </w:pPr>
      <w:proofErr w:type="spellStart"/>
      <w:ins w:id="156" w:author="User" w:date="2025-06-03T16:34:00Z">
        <w:r>
          <w:t>While</w:t>
        </w:r>
        <w:proofErr w:type="spellEnd"/>
        <w:r>
          <w:t xml:space="preserve"> SP </w:t>
        </w:r>
        <w:proofErr w:type="spellStart"/>
        <w:r>
          <w:t>and</w:t>
        </w:r>
        <w:proofErr w:type="spellEnd"/>
        <w:r>
          <w:t xml:space="preserve"> SHSPU </w:t>
        </w:r>
        <w:proofErr w:type="spellStart"/>
        <w:r>
          <w:t>share</w:t>
        </w:r>
        <w:proofErr w:type="spellEnd"/>
        <w:r>
          <w:t xml:space="preserve"> fundamental </w:t>
        </w:r>
        <w:proofErr w:type="spellStart"/>
        <w:r>
          <w:t>movement</w:t>
        </w:r>
        <w:proofErr w:type="spellEnd"/>
        <w:r>
          <w:t xml:space="preserve"> </w:t>
        </w:r>
        <w:proofErr w:type="spellStart"/>
        <w:r>
          <w:t>patterns</w:t>
        </w:r>
        <w:proofErr w:type="spellEnd"/>
        <w:r>
          <w:t xml:space="preserve"> </w:t>
        </w:r>
        <w:proofErr w:type="spellStart"/>
        <w:r>
          <w:t>and</w:t>
        </w:r>
        <w:proofErr w:type="spellEnd"/>
        <w:r>
          <w:t xml:space="preserve"> require </w:t>
        </w:r>
        <w:proofErr w:type="spellStart"/>
        <w:r>
          <w:t>significant</w:t>
        </w:r>
        <w:proofErr w:type="spellEnd"/>
        <w:r>
          <w:t xml:space="preserve"> </w:t>
        </w:r>
        <w:proofErr w:type="spellStart"/>
        <w:r>
          <w:t>upper</w:t>
        </w:r>
        <w:proofErr w:type="spellEnd"/>
        <w:r>
          <w:t xml:space="preserve"> </w:t>
        </w:r>
        <w:proofErr w:type="spellStart"/>
        <w:r>
          <w:t>limb</w:t>
        </w:r>
        <w:proofErr w:type="spellEnd"/>
        <w:r>
          <w:t xml:space="preserve"> </w:t>
        </w:r>
        <w:proofErr w:type="spellStart"/>
        <w:r>
          <w:t>strength</w:t>
        </w:r>
        <w:proofErr w:type="spellEnd"/>
        <w:r>
          <w:t xml:space="preserve">, </w:t>
        </w:r>
        <w:proofErr w:type="spellStart"/>
        <w:r>
          <w:t>key</w:t>
        </w:r>
        <w:proofErr w:type="spellEnd"/>
        <w:r>
          <w:t xml:space="preserve"> </w:t>
        </w:r>
        <w:proofErr w:type="spellStart"/>
        <w:r>
          <w:t>biomechanical</w:t>
        </w:r>
        <w:proofErr w:type="spellEnd"/>
        <w:r>
          <w:t xml:space="preserve"> </w:t>
        </w:r>
        <w:proofErr w:type="spellStart"/>
        <w:r>
          <w:t>differences</w:t>
        </w:r>
        <w:proofErr w:type="spellEnd"/>
        <w:r>
          <w:t xml:space="preserve"> </w:t>
        </w:r>
        <w:proofErr w:type="spellStart"/>
        <w:r>
          <w:t>exist</w:t>
        </w:r>
        <w:proofErr w:type="spellEnd"/>
        <w:r>
          <w:t xml:space="preserve">. In SP, </w:t>
        </w:r>
        <w:proofErr w:type="spellStart"/>
        <w:r>
          <w:t>the</w:t>
        </w:r>
        <w:proofErr w:type="spellEnd"/>
        <w:r>
          <w:t xml:space="preserve"> </w:t>
        </w:r>
        <w:proofErr w:type="spellStart"/>
        <w:r>
          <w:t>hands</w:t>
        </w:r>
        <w:proofErr w:type="spellEnd"/>
        <w:r>
          <w:t xml:space="preserve"> </w:t>
        </w:r>
        <w:proofErr w:type="spellStart"/>
        <w:r>
          <w:t>begin</w:t>
        </w:r>
        <w:proofErr w:type="spellEnd"/>
        <w:r>
          <w:t xml:space="preserve"> </w:t>
        </w:r>
        <w:proofErr w:type="spellStart"/>
        <w:r>
          <w:t>slightly</w:t>
        </w:r>
        <w:proofErr w:type="spellEnd"/>
        <w:r>
          <w:t xml:space="preserve"> </w:t>
        </w:r>
        <w:proofErr w:type="spellStart"/>
        <w:r>
          <w:t>above</w:t>
        </w:r>
        <w:proofErr w:type="spellEnd"/>
        <w:r>
          <w:t xml:space="preserve"> </w:t>
        </w:r>
        <w:proofErr w:type="spellStart"/>
        <w:r>
          <w:t>shoulder</w:t>
        </w:r>
        <w:proofErr w:type="spellEnd"/>
        <w:r>
          <w:t xml:space="preserve"> </w:t>
        </w:r>
        <w:proofErr w:type="spellStart"/>
        <w:r>
          <w:t>height</w:t>
        </w:r>
        <w:proofErr w:type="spellEnd"/>
        <w:r>
          <w:t xml:space="preserve">, </w:t>
        </w:r>
        <w:proofErr w:type="spellStart"/>
        <w:r>
          <w:t>while</w:t>
        </w:r>
        <w:proofErr w:type="spellEnd"/>
        <w:r>
          <w:t xml:space="preserve"> in SHSPU, </w:t>
        </w:r>
        <w:proofErr w:type="spellStart"/>
        <w:r>
          <w:t>they</w:t>
        </w:r>
        <w:proofErr w:type="spellEnd"/>
        <w:r>
          <w:t xml:space="preserve"> </w:t>
        </w:r>
        <w:proofErr w:type="spellStart"/>
        <w:r>
          <w:t>align</w:t>
        </w:r>
        <w:proofErr w:type="spellEnd"/>
        <w:r>
          <w:t xml:space="preserve"> </w:t>
        </w:r>
        <w:proofErr w:type="spellStart"/>
        <w:r>
          <w:t>with</w:t>
        </w:r>
        <w:proofErr w:type="spellEnd"/>
        <w:r>
          <w:t xml:space="preserve"> </w:t>
        </w:r>
        <w:proofErr w:type="spellStart"/>
        <w:r>
          <w:t>the</w:t>
        </w:r>
        <w:proofErr w:type="spellEnd"/>
        <w:r>
          <w:t xml:space="preserve"> top </w:t>
        </w:r>
        <w:proofErr w:type="spellStart"/>
        <w:r>
          <w:t>of</w:t>
        </w:r>
        <w:proofErr w:type="spellEnd"/>
        <w:r>
          <w:t xml:space="preserve"> </w:t>
        </w:r>
        <w:proofErr w:type="spellStart"/>
        <w:r>
          <w:t>the</w:t>
        </w:r>
        <w:proofErr w:type="spellEnd"/>
        <w:r>
          <w:t xml:space="preserve"> </w:t>
        </w:r>
        <w:proofErr w:type="spellStart"/>
        <w:r>
          <w:t>head</w:t>
        </w:r>
        <w:proofErr w:type="spellEnd"/>
        <w:r>
          <w:t xml:space="preserve">. </w:t>
        </w:r>
        <w:proofErr w:type="spellStart"/>
        <w:r>
          <w:t>This</w:t>
        </w:r>
        <w:proofErr w:type="spellEnd"/>
        <w:r>
          <w:t xml:space="preserve"> </w:t>
        </w:r>
      </w:ins>
      <w:proofErr w:type="spellStart"/>
      <w:ins w:id="157" w:author="User" w:date="2025-06-03T16:35:00Z">
        <w:r>
          <w:t>might</w:t>
        </w:r>
        <w:proofErr w:type="spellEnd"/>
        <w:r>
          <w:t xml:space="preserve"> </w:t>
        </w:r>
      </w:ins>
      <w:proofErr w:type="spellStart"/>
      <w:ins w:id="158" w:author="User" w:date="2025-06-03T16:34:00Z">
        <w:r>
          <w:t>affect</w:t>
        </w:r>
        <w:proofErr w:type="spellEnd"/>
        <w:r>
          <w:t xml:space="preserve"> </w:t>
        </w:r>
        <w:proofErr w:type="spellStart"/>
        <w:r>
          <w:t>the</w:t>
        </w:r>
        <w:proofErr w:type="spellEnd"/>
        <w:r>
          <w:t xml:space="preserve"> force-</w:t>
        </w:r>
        <w:proofErr w:type="spellStart"/>
        <w:r>
          <w:t>length</w:t>
        </w:r>
        <w:proofErr w:type="spellEnd"/>
        <w:r>
          <w:t xml:space="preserve"> </w:t>
        </w:r>
        <w:proofErr w:type="spellStart"/>
        <w:r>
          <w:t>relationship</w:t>
        </w:r>
        <w:proofErr w:type="spellEnd"/>
        <w:r>
          <w:t xml:space="preserve"> </w:t>
        </w:r>
        <w:proofErr w:type="spellStart"/>
        <w:r>
          <w:t>of</w:t>
        </w:r>
        <w:proofErr w:type="spellEnd"/>
        <w:r>
          <w:t xml:space="preserve"> </w:t>
        </w:r>
        <w:proofErr w:type="spellStart"/>
        <w:r>
          <w:t>the</w:t>
        </w:r>
        <w:proofErr w:type="spellEnd"/>
        <w:r>
          <w:t xml:space="preserve"> </w:t>
        </w:r>
        <w:proofErr w:type="spellStart"/>
        <w:r>
          <w:t>muscles</w:t>
        </w:r>
        <w:proofErr w:type="spellEnd"/>
        <w:r>
          <w:t xml:space="preserve"> </w:t>
        </w:r>
        <w:proofErr w:type="spellStart"/>
        <w:r>
          <w:t>involved</w:t>
        </w:r>
        <w:proofErr w:type="spellEnd"/>
        <w:r>
          <w:t xml:space="preserve">, as extreme </w:t>
        </w:r>
        <w:proofErr w:type="spellStart"/>
        <w:r>
          <w:t>elongation</w:t>
        </w:r>
        <w:proofErr w:type="spellEnd"/>
        <w:r>
          <w:t xml:space="preserve"> </w:t>
        </w:r>
        <w:proofErr w:type="spellStart"/>
        <w:r>
          <w:t>or</w:t>
        </w:r>
        <w:proofErr w:type="spellEnd"/>
        <w:r>
          <w:t xml:space="preserve"> </w:t>
        </w:r>
        <w:proofErr w:type="spellStart"/>
        <w:r>
          <w:t>shortening</w:t>
        </w:r>
        <w:proofErr w:type="spellEnd"/>
        <w:r>
          <w:t xml:space="preserve"> </w:t>
        </w:r>
        <w:proofErr w:type="spellStart"/>
        <w:r>
          <w:t>of</w:t>
        </w:r>
        <w:proofErr w:type="spellEnd"/>
        <w:r>
          <w:t xml:space="preserve"> </w:t>
        </w:r>
        <w:proofErr w:type="spellStart"/>
        <w:r>
          <w:t>muscle</w:t>
        </w:r>
        <w:proofErr w:type="spellEnd"/>
        <w:r>
          <w:t xml:space="preserve"> </w:t>
        </w:r>
        <w:proofErr w:type="spellStart"/>
        <w:r>
          <w:t>fibers</w:t>
        </w:r>
        <w:proofErr w:type="spellEnd"/>
        <w:r>
          <w:t xml:space="preserve"> </w:t>
        </w:r>
        <w:proofErr w:type="spellStart"/>
        <w:r>
          <w:t>can</w:t>
        </w:r>
        <w:proofErr w:type="spellEnd"/>
        <w:r>
          <w:t xml:space="preserve"> </w:t>
        </w:r>
        <w:proofErr w:type="spellStart"/>
        <w:r>
          <w:t>reduce</w:t>
        </w:r>
        <w:proofErr w:type="spellEnd"/>
        <w:r>
          <w:t xml:space="preserve"> </w:t>
        </w:r>
        <w:proofErr w:type="spellStart"/>
        <w:r>
          <w:t>active</w:t>
        </w:r>
        <w:proofErr w:type="spellEnd"/>
        <w:r>
          <w:t xml:space="preserve"> force output </w:t>
        </w:r>
        <w:proofErr w:type="spellStart"/>
        <w:r>
          <w:t>due</w:t>
        </w:r>
        <w:proofErr w:type="spellEnd"/>
        <w:r>
          <w:t xml:space="preserve"> </w:t>
        </w:r>
        <w:proofErr w:type="spellStart"/>
        <w:r>
          <w:t>to</w:t>
        </w:r>
        <w:proofErr w:type="spellEnd"/>
        <w:r>
          <w:t xml:space="preserve"> </w:t>
        </w:r>
        <w:proofErr w:type="spellStart"/>
        <w:r>
          <w:t>suboptimal</w:t>
        </w:r>
        <w:proofErr w:type="spellEnd"/>
        <w:r>
          <w:t xml:space="preserve"> </w:t>
        </w:r>
        <w:proofErr w:type="spellStart"/>
        <w:r>
          <w:t>sarcomere</w:t>
        </w:r>
        <w:proofErr w:type="spellEnd"/>
        <w:r>
          <w:t xml:space="preserve"> </w:t>
        </w:r>
        <w:proofErr w:type="spellStart"/>
        <w:r>
          <w:t>overlap</w:t>
        </w:r>
      </w:ins>
      <w:proofErr w:type="spellEnd"/>
      <w:del w:id="159" w:author="User" w:date="2025-06-03T16:37:00Z">
        <w:r w:rsidRPr="00017F42" w:rsidDel="00017F42">
          <w:rPr>
            <w:vertAlign w:val="superscript"/>
          </w:rPr>
          <w:delText>11</w:delText>
        </w:r>
      </w:del>
      <w:ins w:id="160" w:author="User" w:date="2025-06-03T16:34:00Z">
        <w:r>
          <w:t xml:space="preserve"> (</w:t>
        </w:r>
      </w:ins>
      <w:r>
        <w:fldChar w:fldCharType="begin"/>
      </w:r>
      <w:r>
        <w:instrText xml:space="preserve"> ADDIN ZOTERO_ITEM CSL_CITATION {"citationID":"sRKvGxRK","properties":{"formattedCitation":"\\super 11\\nosupersub{}","plainCitation":"11","noteIndex":0},"citationItems":[{"id":17,"uris":["http://zotero.org/users/17274952/items/2BHSNXQI"],"itemData":{"id":17,"type":"article-journal","abstract":"The sliding filament and cross-bridge theories of muscle contraction provide discrete predictions of the tetanic force-length relationship of skeletal muscle that have been tested experimentally. The active force generated by a maximally activated single fiber (with sarcomere length control) is maximal when the filament overlap is optimized and is proportionally decreased when overlap is diminished. The force-length relationship is a static property of skeletal muscle and, therefore, it does not predict the consequences of dynamic contractions. Changes in sarcomere length during muscle contraction result in modulation of the active force that is not necessarily predicted by the cross-bridge theory. The results of in vivo studies of the force-length relationship suggest that muscles that operate on the ascending limb of the force-length relationship typically function in stretch-shortening cycle contractions, and muscles that operate on the descending limb typically function in shorten-stretch cycle contractions. The joint moments produced by a muscle depend on the moment arm and the sarcomere length of the muscle. Moment arm magnitude also affects the excursion (length change) of a muscle for a given change in joint angle, and the number of sarcomeres arranged in series within a muscle fiber determines the sarcomere length change associated with a given excursion.","container-title":"Journal of Applied Physiology","DOI":"10.1152/jappl.1999.86.5.1445","issue":"5","title":"Length dependence of active force production in skeletal muscle","volume":"86","author":[{"family":"Rassier","given":"D. E."},{"family":"MacIntosh","given":"B. R."},{"family":"Herzog","given":"W."}],"issued":{"date-parts":[["1999"]]}}}],"schema":"https://github.com/citation-style-language/schema/raw/master/csl-citation.json"} </w:instrText>
      </w:r>
      <w:r>
        <w:fldChar w:fldCharType="separate"/>
      </w:r>
      <w:r w:rsidRPr="00017F42">
        <w:rPr>
          <w:vertAlign w:val="superscript"/>
        </w:rPr>
        <w:t>11</w:t>
      </w:r>
      <w:r>
        <w:fldChar w:fldCharType="end"/>
      </w:r>
      <w:ins w:id="161" w:author="User" w:date="2025-06-03T16:34:00Z">
        <w:r>
          <w:t xml:space="preserve">). In SP, </w:t>
        </w:r>
        <w:proofErr w:type="spellStart"/>
        <w:r>
          <w:t>the</w:t>
        </w:r>
        <w:proofErr w:type="spellEnd"/>
        <w:r>
          <w:t xml:space="preserve"> </w:t>
        </w:r>
        <w:proofErr w:type="spellStart"/>
        <w:r>
          <w:t>triceps</w:t>
        </w:r>
        <w:proofErr w:type="spellEnd"/>
        <w:r>
          <w:t xml:space="preserve"> </w:t>
        </w:r>
        <w:proofErr w:type="spellStart"/>
        <w:r>
          <w:t>brachii</w:t>
        </w:r>
      </w:ins>
      <w:proofErr w:type="spellEnd"/>
      <w:ins w:id="162" w:author="User" w:date="2025-06-03T16:35:00Z">
        <w:r>
          <w:t xml:space="preserve">, </w:t>
        </w:r>
      </w:ins>
      <w:proofErr w:type="spellStart"/>
      <w:ins w:id="163" w:author="User" w:date="2025-06-03T16:34:00Z">
        <w:r>
          <w:t>particularly</w:t>
        </w:r>
        <w:proofErr w:type="spellEnd"/>
        <w:r>
          <w:t xml:space="preserve"> </w:t>
        </w:r>
        <w:proofErr w:type="spellStart"/>
        <w:r>
          <w:t>the</w:t>
        </w:r>
        <w:proofErr w:type="spellEnd"/>
        <w:r>
          <w:t xml:space="preserve"> </w:t>
        </w:r>
        <w:proofErr w:type="spellStart"/>
        <w:r>
          <w:t>long</w:t>
        </w:r>
        <w:proofErr w:type="spellEnd"/>
        <w:r>
          <w:t xml:space="preserve"> </w:t>
        </w:r>
        <w:proofErr w:type="spellStart"/>
        <w:r>
          <w:t>head</w:t>
        </w:r>
      </w:ins>
      <w:proofErr w:type="spellEnd"/>
      <w:ins w:id="164" w:author="User" w:date="2025-06-03T16:35:00Z">
        <w:r>
          <w:t xml:space="preserve">, </w:t>
        </w:r>
      </w:ins>
      <w:proofErr w:type="spellStart"/>
      <w:ins w:id="165" w:author="User" w:date="2025-06-03T16:34:00Z">
        <w:r>
          <w:t>is</w:t>
        </w:r>
        <w:proofErr w:type="spellEnd"/>
        <w:r>
          <w:t xml:space="preserve"> </w:t>
        </w:r>
        <w:proofErr w:type="spellStart"/>
        <w:r>
          <w:t>positioned</w:t>
        </w:r>
        <w:proofErr w:type="spellEnd"/>
        <w:r>
          <w:t xml:space="preserve"> in a more </w:t>
        </w:r>
        <w:proofErr w:type="spellStart"/>
        <w:r>
          <w:t>lengthened</w:t>
        </w:r>
        <w:proofErr w:type="spellEnd"/>
        <w:r>
          <w:t xml:space="preserve"> </w:t>
        </w:r>
        <w:proofErr w:type="spellStart"/>
        <w:r>
          <w:t>state</w:t>
        </w:r>
        <w:proofErr w:type="spellEnd"/>
        <w:r>
          <w:t xml:space="preserve"> </w:t>
        </w:r>
        <w:proofErr w:type="spellStart"/>
        <w:r>
          <w:t>because</w:t>
        </w:r>
        <w:proofErr w:type="spellEnd"/>
        <w:r>
          <w:t xml:space="preserve"> </w:t>
        </w:r>
        <w:proofErr w:type="spellStart"/>
        <w:r>
          <w:t>of</w:t>
        </w:r>
        <w:proofErr w:type="spellEnd"/>
        <w:r>
          <w:t xml:space="preserve"> </w:t>
        </w:r>
        <w:proofErr w:type="spellStart"/>
        <w:r>
          <w:t>simultaneous</w:t>
        </w:r>
        <w:proofErr w:type="spellEnd"/>
        <w:r>
          <w:t xml:space="preserve"> </w:t>
        </w:r>
        <w:proofErr w:type="spellStart"/>
        <w:r>
          <w:t>shoulder</w:t>
        </w:r>
        <w:proofErr w:type="spellEnd"/>
        <w:r>
          <w:t xml:space="preserve"> </w:t>
        </w:r>
        <w:proofErr w:type="spellStart"/>
        <w:r>
          <w:t>and</w:t>
        </w:r>
        <w:proofErr w:type="spellEnd"/>
        <w:r>
          <w:t xml:space="preserve"> </w:t>
        </w:r>
        <w:proofErr w:type="spellStart"/>
        <w:r>
          <w:t>elbow</w:t>
        </w:r>
        <w:proofErr w:type="spellEnd"/>
        <w:r>
          <w:t xml:space="preserve"> </w:t>
        </w:r>
        <w:proofErr w:type="spellStart"/>
        <w:r>
          <w:t>flexion</w:t>
        </w:r>
        <w:proofErr w:type="spellEnd"/>
        <w:r>
          <w:t xml:space="preserve">, </w:t>
        </w:r>
        <w:proofErr w:type="spellStart"/>
        <w:r>
          <w:t>potentially</w:t>
        </w:r>
        <w:proofErr w:type="spellEnd"/>
        <w:r>
          <w:t xml:space="preserve"> </w:t>
        </w:r>
        <w:proofErr w:type="spellStart"/>
        <w:r>
          <w:t>placing</w:t>
        </w:r>
        <w:proofErr w:type="spellEnd"/>
        <w:r>
          <w:t xml:space="preserve"> it </w:t>
        </w:r>
        <w:proofErr w:type="spellStart"/>
        <w:r>
          <w:t>beyond</w:t>
        </w:r>
        <w:proofErr w:type="spellEnd"/>
        <w:r>
          <w:t xml:space="preserve"> </w:t>
        </w:r>
        <w:proofErr w:type="spellStart"/>
        <w:r>
          <w:t>the</w:t>
        </w:r>
        <w:proofErr w:type="spellEnd"/>
        <w:r>
          <w:t xml:space="preserve"> </w:t>
        </w:r>
        <w:proofErr w:type="spellStart"/>
        <w:r>
          <w:t>optimal</w:t>
        </w:r>
        <w:proofErr w:type="spellEnd"/>
        <w:r>
          <w:t xml:space="preserve"> range for maximal force </w:t>
        </w:r>
        <w:proofErr w:type="spellStart"/>
        <w:r>
          <w:t>production</w:t>
        </w:r>
      </w:ins>
      <w:proofErr w:type="spellEnd"/>
      <w:ins w:id="166" w:author="User" w:date="2025-06-03T16:48:00Z">
        <w:r w:rsidR="008B5250">
          <w:t xml:space="preserve">. </w:t>
        </w:r>
      </w:ins>
      <w:del w:id="167" w:author="User" w:date="2025-06-03T16:48:00Z">
        <w:r w:rsidR="008B5250" w:rsidDel="008B5250">
          <w:fldChar w:fldCharType="begin"/>
        </w:r>
        <w:r w:rsidR="008B5250" w:rsidDel="008B5250">
          <w:delInstrText xml:space="preserve"> ADDIN ZOTERO_ITEM CSL_CITATION {"citationID":"VSXPQLbh","properties":{"formattedCitation":"\\super 12\\nosupersub{}","plainCitation":"12","noteIndex":0},"citationItems":[{"id":26,"uris":["http://zotero.org/users/17274952/items/9NXRHRUA"],"itemData":{"id":26,"type":"article-journal","abstract":"Objective: The aim of this study was to investigate the functional role of each head of the triceps brachii muscle, depending on the angle of shoulder elevation, and to compare each muscle force and activity by using a virtual biomechanical simulator and surface electromyography.\nMethods: Ten healthy participants (8 males and 2 females) were included in this study. The mean age was 29.2 years (23e45). Each participant performed elbow extension tasks in ﬁve different degrees (0, 45, 90, 135, and 180 ) of shoulder elevation with three repetitions. Kinematics data and surface electromyography signal of each head of the triceps brachii were recorded. Recorded kinematics data were then applied to an inverse kinematics musculoskeletal modeling software function (OpenSim) to analyze the triceps brachii's muscle force. Correlation between muscle force, muscle activity, elbow extension, and shoulder elevation angle were compared and analyzed for each head of triceps brachii.\nResults: At 0 shoulder elevation, the long head of the triceps brachii generates a signiﬁcantly higher muscle force and muscle activation than the lateral and medial heads (p &lt; 0.05). While at 90 , 135 and 180 shoulder elevation, the medial head of the triceps brachii showed a signiﬁcantly higher muscle force than the long and the lateral heads (p &lt; 0.05).\nConclusions: Each head of the triceps brachii has a different pattern of force and activity during different shoulder elevations. The long head contributes to elbow extension more at shoulder elevation and the medial head takes over at 90 and above of shoulder elevation. This study provides further understanding of triceps brachii's for clinicians and health trainers who need to investigate the functional role of the triceps brachii in detail.","container-title":"Acta Orthopaedica et Traumatologica Turcica","DOI":"10.1016/j.aott.2018.02.005","ISSN":"1017995X","issue":"3","journalAbbreviation":"Acta Orthopaedica et Traumatologica Turcica","language":"en","page":"201-205","source":"DOI.org (Crossref)","title":"The different role of each head of the triceps brachii muscle in elbow extension","volume":"52","author":[{"family":"Kholinne","given":"Erica"},{"family":"Zulkarnain","given":"Rizki Fajar"},{"family":"Sun","given":"Yu Cheng"},{"family":"Lim","given":"SungJoon"},{"family":"Chun","given":"Jae-Myeung"},{"family":"Jeon","given":"In-Ho"}],"issued":{"date-parts":[["2018",5]]}}}],"schema":"https://github.com/citation-style-language/schema/raw/master/csl-citation.json"} </w:delInstrText>
        </w:r>
        <w:r w:rsidR="008B5250" w:rsidDel="008B5250">
          <w:fldChar w:fldCharType="separate"/>
        </w:r>
        <w:r w:rsidR="008B5250" w:rsidRPr="008B5250" w:rsidDel="008B5250">
          <w:rPr>
            <w:vertAlign w:val="superscript"/>
          </w:rPr>
          <w:delText>12</w:delText>
        </w:r>
        <w:r w:rsidR="008B5250" w:rsidDel="008B5250">
          <w:fldChar w:fldCharType="end"/>
        </w:r>
      </w:del>
      <w:del w:id="168" w:author="User" w:date="2025-06-03T16:46:00Z">
        <w:r w:rsidR="008B5250" w:rsidDel="008B5250">
          <w:fldChar w:fldCharType="begin"/>
        </w:r>
        <w:r w:rsidR="008B5250" w:rsidDel="008B5250">
          <w:delInstrText xml:space="preserve"> ADDIN ZOTERO_ITEM CSL_CITATION {"citationID":"8U2IlYVo","properties":{"formattedCitation":"\\super 13\\nosupersub{}","plainCitation":"13","noteIndex":0},"citationItems":[{"id":26,"uris":["http://zotero.org/users/17274952/items/9NXRHRUA"],"itemData":{"id":26,"type":"article-journal","abstract":"Objective: The aim of this study was to investigate the functional role of each head of the triceps brachii muscle, depending on the angle of shoulder elevation, and to compare each muscle force and activity by using a virtual biomechanical simulator and surface electromyography.\nMethods: Ten healthy participants (8 males and 2 females) were included in this study. The mean age was 29.2 years (23e45). Each participant performed elbow extension tasks in ﬁve different degrees (0, 45, 90, 135, and 180 ) of shoulder elevation with three repetitions. Kinematics data and surface electromyography signal of each head of the triceps brachii were recorded. Recorded kinematics data were then applied to an inverse kinematics musculoskeletal modeling software function (OpenSim) to analyze the triceps brachii's muscle force. Correlation between muscle force, muscle activity, elbow extension, and shoulder elevation angle were compared and analyzed for each head of triceps brachii.\nResults: At 0 shoulder elevation, the long head of the triceps brachii generates a signiﬁcantly higher muscle force and muscle activation than the lateral and medial heads (p &lt; 0.05). While at 90 , 135 and 180 shoulder elevation, the medial head of the triceps brachii showed a signiﬁcantly higher muscle force than the long and the lateral heads (p &lt; 0.05).\nConclusions: Each head of the triceps brachii has a different pattern of force and activity during different shoulder elevations. The long head contributes to elbow extension more at shoulder elevation and the medial head takes over at 90 and above of shoulder elevation. This study provides further understanding of triceps brachii's for clinicians and health trainers who need to investigate the functional role of the triceps brachii in detail.","container-title":"Acta Orthopaedica et Traumatologica Turcica","DOI":"10.1016/j.aott.2018.02.005","ISSN":"1017995X","issue":"3","journalAbbreviation":"Acta Orthopaedica et Traumatologica Turcica","language":"en","page":"201-205","source":"DOI.org (Crossref)","title":"The different role of each head of the triceps brachii muscle in elbow extension","volume":"52","author":[{"family":"Kholinne","given":"Erica"},{"family":"Zulkarnain","given":"Rizki Fajar"},{"family":"Sun","given":"Yu Cheng"},{"family":"Lim","given":"SungJoon"},{"family":"Chun","given":"Jae-Myeung"},{"family":"Jeon","given":"In-Ho"}],"issued":{"date-parts":[["2018",5]]}}}],"schema":"https://github.com/citation-style-language/schema/raw/master/csl-citation.json"} </w:delInstrText>
        </w:r>
        <w:r w:rsidR="008B5250" w:rsidDel="008B5250">
          <w:fldChar w:fldCharType="separate"/>
        </w:r>
        <w:r w:rsidR="008B5250" w:rsidRPr="008B5250" w:rsidDel="008B5250">
          <w:rPr>
            <w:vertAlign w:val="superscript"/>
          </w:rPr>
          <w:delText>13</w:delText>
        </w:r>
        <w:r w:rsidR="008B5250" w:rsidDel="008B5250">
          <w:fldChar w:fldCharType="end"/>
        </w:r>
      </w:del>
      <w:ins w:id="169" w:author="User" w:date="2025-06-03T16:34:00Z">
        <w:r>
          <w:t xml:space="preserve">In </w:t>
        </w:r>
        <w:proofErr w:type="spellStart"/>
        <w:r>
          <w:t>contrast</w:t>
        </w:r>
        <w:proofErr w:type="spellEnd"/>
        <w:r>
          <w:t xml:space="preserve">, </w:t>
        </w:r>
        <w:proofErr w:type="spellStart"/>
        <w:r>
          <w:t>during</w:t>
        </w:r>
        <w:proofErr w:type="spellEnd"/>
        <w:r>
          <w:t xml:space="preserve"> SHSPU, </w:t>
        </w:r>
        <w:proofErr w:type="spellStart"/>
        <w:r>
          <w:t>the</w:t>
        </w:r>
        <w:proofErr w:type="spellEnd"/>
        <w:r>
          <w:t xml:space="preserve"> </w:t>
        </w:r>
        <w:proofErr w:type="spellStart"/>
        <w:r>
          <w:t>elbows</w:t>
        </w:r>
        <w:proofErr w:type="spellEnd"/>
        <w:r>
          <w:t xml:space="preserve"> are </w:t>
        </w:r>
        <w:proofErr w:type="spellStart"/>
        <w:r>
          <w:t>typically</w:t>
        </w:r>
        <w:proofErr w:type="spellEnd"/>
        <w:r>
          <w:t xml:space="preserve"> </w:t>
        </w:r>
        <w:proofErr w:type="spellStart"/>
        <w:r>
          <w:t>flexed</w:t>
        </w:r>
        <w:proofErr w:type="spellEnd"/>
        <w:r>
          <w:t xml:space="preserve"> </w:t>
        </w:r>
        <w:proofErr w:type="spellStart"/>
        <w:r>
          <w:t>near</w:t>
        </w:r>
        <w:proofErr w:type="spellEnd"/>
        <w:r>
          <w:t xml:space="preserve"> 90 </w:t>
        </w:r>
        <w:proofErr w:type="spellStart"/>
        <w:r>
          <w:t>degrees</w:t>
        </w:r>
        <w:proofErr w:type="spellEnd"/>
        <w:r>
          <w:t xml:space="preserve">, </w:t>
        </w:r>
        <w:proofErr w:type="spellStart"/>
        <w:r>
          <w:t>and</w:t>
        </w:r>
        <w:proofErr w:type="spellEnd"/>
        <w:r>
          <w:t xml:space="preserve"> </w:t>
        </w:r>
        <w:proofErr w:type="spellStart"/>
        <w:r>
          <w:t>the</w:t>
        </w:r>
        <w:proofErr w:type="spellEnd"/>
        <w:r>
          <w:t xml:space="preserve"> </w:t>
        </w:r>
        <w:proofErr w:type="spellStart"/>
        <w:r>
          <w:t>shoulders</w:t>
        </w:r>
        <w:proofErr w:type="spellEnd"/>
        <w:r>
          <w:t xml:space="preserve"> are in maximal </w:t>
        </w:r>
        <w:proofErr w:type="spellStart"/>
        <w:r>
          <w:t>flexion</w:t>
        </w:r>
        <w:proofErr w:type="spellEnd"/>
        <w:r>
          <w:t xml:space="preserve"> </w:t>
        </w:r>
        <w:proofErr w:type="spellStart"/>
        <w:r>
          <w:t>with</w:t>
        </w:r>
        <w:proofErr w:type="spellEnd"/>
        <w:r>
          <w:t xml:space="preserve"> </w:t>
        </w:r>
        <w:proofErr w:type="spellStart"/>
        <w:r>
          <w:t>elevated</w:t>
        </w:r>
        <w:proofErr w:type="spellEnd"/>
        <w:r>
          <w:t xml:space="preserve"> </w:t>
        </w:r>
        <w:proofErr w:type="spellStart"/>
        <w:r>
          <w:t>scapulae</w:t>
        </w:r>
        <w:proofErr w:type="spellEnd"/>
        <w:r>
          <w:t xml:space="preserve">, </w:t>
        </w:r>
        <w:proofErr w:type="spellStart"/>
        <w:r>
          <w:t>resulting</w:t>
        </w:r>
        <w:proofErr w:type="spellEnd"/>
        <w:r>
          <w:t xml:space="preserve"> in a more </w:t>
        </w:r>
        <w:proofErr w:type="spellStart"/>
        <w:r>
          <w:lastRenderedPageBreak/>
          <w:t>favorable</w:t>
        </w:r>
        <w:proofErr w:type="spellEnd"/>
        <w:r>
          <w:t xml:space="preserve"> </w:t>
        </w:r>
        <w:proofErr w:type="spellStart"/>
        <w:r>
          <w:t>length-tension</w:t>
        </w:r>
        <w:proofErr w:type="spellEnd"/>
        <w:r>
          <w:t xml:space="preserve"> </w:t>
        </w:r>
        <w:proofErr w:type="spellStart"/>
        <w:r>
          <w:t>configuration</w:t>
        </w:r>
        <w:proofErr w:type="spellEnd"/>
        <w:r>
          <w:t xml:space="preserve">. </w:t>
        </w:r>
        <w:proofErr w:type="spellStart"/>
        <w:r>
          <w:t>This</w:t>
        </w:r>
        <w:proofErr w:type="spellEnd"/>
        <w:r>
          <w:t xml:space="preserve"> </w:t>
        </w:r>
        <w:proofErr w:type="spellStart"/>
        <w:r>
          <w:t>elbow</w:t>
        </w:r>
        <w:proofErr w:type="spellEnd"/>
        <w:r>
          <w:t xml:space="preserve"> </w:t>
        </w:r>
        <w:proofErr w:type="spellStart"/>
        <w:r>
          <w:t>positioning</w:t>
        </w:r>
        <w:proofErr w:type="spellEnd"/>
        <w:r>
          <w:t xml:space="preserve"> </w:t>
        </w:r>
        <w:proofErr w:type="spellStart"/>
        <w:r>
          <w:t>has</w:t>
        </w:r>
        <w:proofErr w:type="spellEnd"/>
        <w:r>
          <w:t xml:space="preserve"> </w:t>
        </w:r>
        <w:proofErr w:type="spellStart"/>
        <w:r>
          <w:t>been</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higher</w:t>
        </w:r>
        <w:proofErr w:type="spellEnd"/>
        <w:r>
          <w:t xml:space="preserve"> </w:t>
        </w:r>
        <w:proofErr w:type="spellStart"/>
        <w:r>
          <w:t>activation</w:t>
        </w:r>
        <w:proofErr w:type="spellEnd"/>
        <w:r>
          <w:t xml:space="preserve"> </w:t>
        </w:r>
        <w:proofErr w:type="spellStart"/>
        <w:r>
          <w:t>and</w:t>
        </w:r>
        <w:proofErr w:type="spellEnd"/>
        <w:r>
          <w:t xml:space="preserve"> force output </w:t>
        </w:r>
        <w:proofErr w:type="spellStart"/>
        <w:r>
          <w:t>across</w:t>
        </w:r>
        <w:proofErr w:type="spellEnd"/>
        <w:r>
          <w:t xml:space="preserve"> </w:t>
        </w:r>
        <w:proofErr w:type="spellStart"/>
        <w:r>
          <w:t>all</w:t>
        </w:r>
        <w:proofErr w:type="spellEnd"/>
        <w:r>
          <w:t xml:space="preserve"> </w:t>
        </w:r>
        <w:proofErr w:type="spellStart"/>
        <w:r>
          <w:t>heads</w:t>
        </w:r>
        <w:proofErr w:type="spellEnd"/>
        <w:r>
          <w:t xml:space="preserve"> </w:t>
        </w:r>
        <w:proofErr w:type="spellStart"/>
        <w:r>
          <w:t>of</w:t>
        </w:r>
        <w:proofErr w:type="spellEnd"/>
        <w:r>
          <w:t xml:space="preserve"> </w:t>
        </w:r>
        <w:proofErr w:type="spellStart"/>
        <w:r>
          <w:t>the</w:t>
        </w:r>
        <w:proofErr w:type="spellEnd"/>
        <w:r>
          <w:t xml:space="preserve"> </w:t>
        </w:r>
        <w:proofErr w:type="spellStart"/>
        <w:r>
          <w:t>triceps</w:t>
        </w:r>
        <w:proofErr w:type="spellEnd"/>
        <w:r>
          <w:t xml:space="preserve">, </w:t>
        </w:r>
        <w:proofErr w:type="spellStart"/>
        <w:r>
          <w:t>particularly</w:t>
        </w:r>
        <w:proofErr w:type="spellEnd"/>
        <w:r>
          <w:t xml:space="preserve"> </w:t>
        </w:r>
        <w:proofErr w:type="spellStart"/>
        <w:r>
          <w:t>the</w:t>
        </w:r>
        <w:proofErr w:type="spellEnd"/>
        <w:r>
          <w:t xml:space="preserve"> medial </w:t>
        </w:r>
        <w:proofErr w:type="spellStart"/>
        <w:r>
          <w:t>head</w:t>
        </w:r>
        <w:proofErr w:type="spellEnd"/>
        <w:r>
          <w:t xml:space="preserve"> (</w:t>
        </w:r>
      </w:ins>
      <w:r w:rsidR="008B5250">
        <w:fldChar w:fldCharType="begin"/>
      </w:r>
      <w:r w:rsidR="008B5250">
        <w:instrText xml:space="preserve"> ADDIN ZOTERO_ITEM CSL_CITATION {"citationID":"DPtxHXMG","properties":{"formattedCitation":"\\super 12\\nosupersub{}","plainCitation":"12","noteIndex":0},"citationItems":[{"id":26,"uris":["http://zotero.org/users/17274952/items/9NXRHRUA"],"itemData":{"id":26,"type":"article-journal","abstract":"Objective: The aim of this study was to investigate the functional role of each head of the triceps brachii muscle, depending on the angle of shoulder elevation, and to compare each muscle force and activity by using a virtual biomechanical simulator and surface electromyography.\nMethods: Ten healthy participants (8 males and 2 females) were included in this study. The mean age was 29.2 years (23e45). Each participant performed elbow extension tasks in ﬁve different degrees (0, 45, 90, 135, and 180 ) of shoulder elevation with three repetitions. Kinematics data and surface electromyography signal of each head of the triceps brachii were recorded. Recorded kinematics data were then applied to an inverse kinematics musculoskeletal modeling software function (OpenSim) to analyze the triceps brachii's muscle force. Correlation between muscle force, muscle activity, elbow extension, and shoulder elevation angle were compared and analyzed for each head of triceps brachii.\nResults: At 0 shoulder elevation, the long head of the triceps brachii generates a signiﬁcantly higher muscle force and muscle activation than the lateral and medial heads (p &lt; 0.05). While at 90 , 135 and 180 shoulder elevation, the medial head of the triceps brachii showed a signiﬁcantly higher muscle force than the long and the lateral heads (p &lt; 0.05).\nConclusions: Each head of the triceps brachii has a different pattern of force and activity during different shoulder elevations. The long head contributes to elbow extension more at shoulder elevation and the medial head takes over at 90 and above of shoulder elevation. This study provides further understanding of triceps brachii's for clinicians and health trainers who need to investigate the functional role of the triceps brachii in detail.","container-title":"Acta Orthopaedica et Traumatologica Turcica","DOI":"10.1016/j.aott.2018.02.005","ISSN":"1017995X","issue":"3","journalAbbreviation":"Acta Orthopaedica et Traumatologica Turcica","language":"en","page":"201-205","source":"DOI.org (Crossref)","title":"The different role of each head of the triceps brachii muscle in elbow extension","volume":"52","author":[{"family":"Kholinne","given":"Erica"},{"family":"Zulkarnain","given":"Rizki Fajar"},{"family":"Sun","given":"Yu Cheng"},{"family":"Lim","given":"SungJoon"},{"family":"Chun","given":"Jae-Myeung"},{"family":"Jeon","given":"In-Ho"}],"issued":{"date-parts":[["2018",5]]}}}],"schema":"https://github.com/citation-style-language/schema/raw/master/csl-citation.json"} </w:instrText>
      </w:r>
      <w:r w:rsidR="008B5250">
        <w:fldChar w:fldCharType="separate"/>
      </w:r>
      <w:r w:rsidR="008B5250" w:rsidRPr="008B5250">
        <w:rPr>
          <w:vertAlign w:val="superscript"/>
        </w:rPr>
        <w:t>12</w:t>
      </w:r>
      <w:r w:rsidR="008B5250">
        <w:fldChar w:fldCharType="end"/>
      </w:r>
      <w:ins w:id="170" w:author="User" w:date="2025-06-03T16:34:00Z">
        <w:r>
          <w:t xml:space="preserve">). </w:t>
        </w:r>
        <w:proofErr w:type="spellStart"/>
        <w:r>
          <w:t>Additionally</w:t>
        </w:r>
        <w:proofErr w:type="spellEnd"/>
        <w:r>
          <w:t xml:space="preserve">, SHSPU </w:t>
        </w:r>
        <w:proofErr w:type="spellStart"/>
        <w:r>
          <w:t>is</w:t>
        </w:r>
        <w:proofErr w:type="spellEnd"/>
        <w:r>
          <w:t xml:space="preserve"> </w:t>
        </w:r>
        <w:proofErr w:type="spellStart"/>
        <w:r>
          <w:t>performed</w:t>
        </w:r>
        <w:proofErr w:type="spellEnd"/>
        <w:r>
          <w:t xml:space="preserve"> in a </w:t>
        </w:r>
        <w:proofErr w:type="spellStart"/>
        <w:r>
          <w:t>closed</w:t>
        </w:r>
        <w:proofErr w:type="spellEnd"/>
        <w:r>
          <w:t xml:space="preserve"> </w:t>
        </w:r>
        <w:proofErr w:type="spellStart"/>
        <w:r>
          <w:t>kinetic</w:t>
        </w:r>
        <w:proofErr w:type="spellEnd"/>
        <w:r>
          <w:t xml:space="preserve"> </w:t>
        </w:r>
        <w:proofErr w:type="spellStart"/>
        <w:r>
          <w:t>chain</w:t>
        </w:r>
        <w:proofErr w:type="spellEnd"/>
        <w:r>
          <w:t xml:space="preserve">, </w:t>
        </w:r>
        <w:proofErr w:type="spellStart"/>
        <w:r>
          <w:t>which</w:t>
        </w:r>
        <w:proofErr w:type="spellEnd"/>
        <w:r>
          <w:t xml:space="preserve"> </w:t>
        </w:r>
        <w:proofErr w:type="spellStart"/>
        <w:r>
          <w:t>provides</w:t>
        </w:r>
        <w:proofErr w:type="spellEnd"/>
        <w:r>
          <w:t xml:space="preserve"> </w:t>
        </w:r>
        <w:proofErr w:type="spellStart"/>
        <w:r>
          <w:t>greater</w:t>
        </w:r>
        <w:proofErr w:type="spellEnd"/>
        <w:r>
          <w:t xml:space="preserve"> joint </w:t>
        </w:r>
        <w:proofErr w:type="spellStart"/>
        <w:r>
          <w:t>stability</w:t>
        </w:r>
        <w:proofErr w:type="spellEnd"/>
        <w:r>
          <w:t xml:space="preserve"> </w:t>
        </w:r>
        <w:proofErr w:type="spellStart"/>
        <w:r>
          <w:t>and</w:t>
        </w:r>
        <w:proofErr w:type="spellEnd"/>
        <w:r>
          <w:t xml:space="preserve"> </w:t>
        </w:r>
        <w:proofErr w:type="spellStart"/>
        <w:r>
          <w:t>allows</w:t>
        </w:r>
        <w:proofErr w:type="spellEnd"/>
        <w:r>
          <w:t xml:space="preserve"> </w:t>
        </w:r>
        <w:proofErr w:type="spellStart"/>
        <w:r>
          <w:t>primary</w:t>
        </w:r>
        <w:proofErr w:type="spellEnd"/>
        <w:r>
          <w:t xml:space="preserve"> </w:t>
        </w:r>
        <w:proofErr w:type="spellStart"/>
        <w:r>
          <w:t>movers</w:t>
        </w:r>
        <w:proofErr w:type="spellEnd"/>
        <w:r>
          <w:t xml:space="preserve"> </w:t>
        </w:r>
        <w:proofErr w:type="spellStart"/>
        <w:r>
          <w:t>to</w:t>
        </w:r>
        <w:proofErr w:type="spellEnd"/>
        <w:r>
          <w:t xml:space="preserve"> </w:t>
        </w:r>
        <w:proofErr w:type="spellStart"/>
        <w:r>
          <w:t>operate</w:t>
        </w:r>
        <w:proofErr w:type="spellEnd"/>
        <w:r>
          <w:t xml:space="preserve"> more </w:t>
        </w:r>
        <w:proofErr w:type="spellStart"/>
        <w:r>
          <w:t>efficiently</w:t>
        </w:r>
        <w:proofErr w:type="spellEnd"/>
        <w:r>
          <w:t xml:space="preserve"> </w:t>
        </w:r>
        <w:proofErr w:type="spellStart"/>
        <w:r>
          <w:t>under</w:t>
        </w:r>
        <w:proofErr w:type="spellEnd"/>
        <w:r>
          <w:t xml:space="preserve"> </w:t>
        </w:r>
        <w:proofErr w:type="spellStart"/>
        <w:r>
          <w:t>load</w:t>
        </w:r>
        <w:proofErr w:type="spellEnd"/>
        <w:r>
          <w:t xml:space="preserve">, </w:t>
        </w:r>
        <w:proofErr w:type="spellStart"/>
        <w:r>
          <w:t>compared</w:t>
        </w:r>
        <w:proofErr w:type="spellEnd"/>
        <w:r>
          <w:t xml:space="preserve"> </w:t>
        </w:r>
        <w:proofErr w:type="spellStart"/>
        <w:r>
          <w:t>to</w:t>
        </w:r>
        <w:proofErr w:type="spellEnd"/>
        <w:r>
          <w:t xml:space="preserve"> </w:t>
        </w:r>
        <w:proofErr w:type="spellStart"/>
        <w:r>
          <w:t>the</w:t>
        </w:r>
        <w:proofErr w:type="spellEnd"/>
        <w:r>
          <w:t xml:space="preserve"> open </w:t>
        </w:r>
        <w:proofErr w:type="spellStart"/>
        <w:r>
          <w:t>kinetic</w:t>
        </w:r>
        <w:proofErr w:type="spellEnd"/>
        <w:r>
          <w:t xml:space="preserve"> </w:t>
        </w:r>
        <w:proofErr w:type="spellStart"/>
        <w:r>
          <w:t>chain</w:t>
        </w:r>
        <w:proofErr w:type="spellEnd"/>
        <w:r>
          <w:t xml:space="preserve"> </w:t>
        </w:r>
        <w:proofErr w:type="spellStart"/>
        <w:r>
          <w:t>mechanics</w:t>
        </w:r>
        <w:proofErr w:type="spellEnd"/>
        <w:r>
          <w:t xml:space="preserve"> </w:t>
        </w:r>
        <w:proofErr w:type="spellStart"/>
        <w:r>
          <w:t>of</w:t>
        </w:r>
        <w:proofErr w:type="spellEnd"/>
        <w:r>
          <w:t xml:space="preserve"> SP </w:t>
        </w:r>
        <w:proofErr w:type="spellStart"/>
        <w:r>
          <w:t>that</w:t>
        </w:r>
        <w:proofErr w:type="spellEnd"/>
        <w:r>
          <w:t xml:space="preserve"> </w:t>
        </w:r>
        <w:proofErr w:type="spellStart"/>
        <w:r>
          <w:t>impose</w:t>
        </w:r>
        <w:proofErr w:type="spellEnd"/>
        <w:r>
          <w:t xml:space="preserve"> </w:t>
        </w:r>
        <w:proofErr w:type="spellStart"/>
        <w:r>
          <w:t>greater</w:t>
        </w:r>
        <w:proofErr w:type="spellEnd"/>
        <w:r>
          <w:t xml:space="preserve"> </w:t>
        </w:r>
        <w:proofErr w:type="spellStart"/>
        <w:r>
          <w:t>demands</w:t>
        </w:r>
        <w:proofErr w:type="spellEnd"/>
        <w:r>
          <w:t xml:space="preserve"> </w:t>
        </w:r>
        <w:proofErr w:type="spellStart"/>
        <w:r>
          <w:t>on</w:t>
        </w:r>
        <w:proofErr w:type="spellEnd"/>
        <w:r>
          <w:t xml:space="preserve"> </w:t>
        </w:r>
        <w:proofErr w:type="spellStart"/>
        <w:r>
          <w:t>stabilization</w:t>
        </w:r>
        <w:proofErr w:type="spellEnd"/>
        <w:r>
          <w:t xml:space="preserve"> (</w:t>
        </w:r>
      </w:ins>
      <w:r w:rsidR="002D301D">
        <w:fldChar w:fldCharType="begin"/>
      </w:r>
      <w:r w:rsidR="002D301D">
        <w:instrText xml:space="preserve"> ADDIN ZOTERO_ITEM CSL_CITATION {"citationID":"1s4uniyi","properties":{"formattedCitation":"\\super 13\\nosupersub{}","plainCitation":"13","noteIndex":0},"citationItems":[{"id":28,"uris":["http://zotero.org/users/17274952/items/ZHND9S3H"],"itemData":{"id":28,"type":"article-journal","container-title":"Journal of Sports Sciences","DOI":"10.1080/02640414.2010.543916","ISSN":"0264-0414, 1466-447X","issue":"5","journalAbbreviation":"Journal of Sports Sciences","language":"en","page":"533-538","source":"DOI.org (Crossref)","title":"A comparison of muscle activity and 1-RM strength of three chest-press exercises with different stability requirements","volume":"29","author":[{"family":"Saeterbakken","given":"Atle H."},{"family":"Van Den Tillaar","given":"Roland"},{"family":"Fimland","given":"Marius S."}],"issued":{"date-parts":[["2011",3]]}}}],"schema":"https://github.com/citation-style-language/schema/raw/master/csl-citation.json"} </w:instrText>
      </w:r>
      <w:r w:rsidR="002D301D">
        <w:fldChar w:fldCharType="separate"/>
      </w:r>
      <w:r w:rsidR="002D301D" w:rsidRPr="002D301D">
        <w:rPr>
          <w:vertAlign w:val="superscript"/>
        </w:rPr>
        <w:t>13</w:t>
      </w:r>
      <w:r w:rsidR="002D301D">
        <w:fldChar w:fldCharType="end"/>
      </w:r>
      <w:ins w:id="171" w:author="User" w:date="2025-06-03T16:34:00Z">
        <w:r>
          <w:t xml:space="preserve">). </w:t>
        </w:r>
        <w:proofErr w:type="spellStart"/>
        <w:r>
          <w:t>These</w:t>
        </w:r>
        <w:proofErr w:type="spellEnd"/>
        <w:r>
          <w:t xml:space="preserve"> </w:t>
        </w:r>
        <w:proofErr w:type="spellStart"/>
        <w:r>
          <w:t>combined</w:t>
        </w:r>
        <w:proofErr w:type="spellEnd"/>
        <w:r>
          <w:t xml:space="preserve"> </w:t>
        </w:r>
        <w:proofErr w:type="spellStart"/>
        <w:r>
          <w:t>factors</w:t>
        </w:r>
        <w:proofErr w:type="spellEnd"/>
        <w:r>
          <w:t xml:space="preserve"> </w:t>
        </w:r>
        <w:proofErr w:type="spellStart"/>
        <w:r>
          <w:t>may</w:t>
        </w:r>
        <w:proofErr w:type="spellEnd"/>
        <w:r>
          <w:t xml:space="preserve"> help </w:t>
        </w:r>
        <w:proofErr w:type="spellStart"/>
        <w:r>
          <w:t>explain</w:t>
        </w:r>
        <w:proofErr w:type="spellEnd"/>
        <w:r>
          <w:t xml:space="preserve"> </w:t>
        </w:r>
        <w:proofErr w:type="spellStart"/>
        <w:r>
          <w:t>why</w:t>
        </w:r>
        <w:proofErr w:type="spellEnd"/>
        <w:r>
          <w:t xml:space="preserve"> </w:t>
        </w:r>
        <w:proofErr w:type="spellStart"/>
        <w:r>
          <w:t>individuals</w:t>
        </w:r>
        <w:proofErr w:type="spellEnd"/>
        <w:r>
          <w:t xml:space="preserve"> are </w:t>
        </w:r>
        <w:proofErr w:type="spellStart"/>
        <w:r>
          <w:t>able</w:t>
        </w:r>
        <w:proofErr w:type="spellEnd"/>
        <w:r>
          <w:t xml:space="preserve"> </w:t>
        </w:r>
        <w:proofErr w:type="spellStart"/>
        <w:r>
          <w:t>to</w:t>
        </w:r>
        <w:proofErr w:type="spellEnd"/>
        <w:r>
          <w:t xml:space="preserve"> complete SHSPU </w:t>
        </w:r>
        <w:proofErr w:type="spellStart"/>
        <w:r>
          <w:t>despite</w:t>
        </w:r>
        <w:proofErr w:type="spellEnd"/>
        <w:r>
          <w:t xml:space="preserve"> </w:t>
        </w:r>
        <w:proofErr w:type="spellStart"/>
        <w:r>
          <w:t>having</w:t>
        </w:r>
        <w:proofErr w:type="spellEnd"/>
        <w:r>
          <w:t xml:space="preserve"> a 1RM in </w:t>
        </w:r>
        <w:proofErr w:type="spellStart"/>
        <w:r>
          <w:t>the</w:t>
        </w:r>
        <w:proofErr w:type="spellEnd"/>
        <w:r>
          <w:t xml:space="preserve"> </w:t>
        </w:r>
        <w:proofErr w:type="spellStart"/>
        <w:r>
          <w:t>shoulder</w:t>
        </w:r>
        <w:proofErr w:type="spellEnd"/>
        <w:r>
          <w:t xml:space="preserve"> </w:t>
        </w:r>
        <w:proofErr w:type="spellStart"/>
        <w:r>
          <w:t>press</w:t>
        </w:r>
        <w:proofErr w:type="spellEnd"/>
        <w:r>
          <w:t xml:space="preserve"> </w:t>
        </w:r>
        <w:proofErr w:type="spellStart"/>
        <w:r>
          <w:t>below</w:t>
        </w:r>
        <w:proofErr w:type="spellEnd"/>
        <w:r>
          <w:t xml:space="preserve"> </w:t>
        </w:r>
        <w:proofErr w:type="spellStart"/>
        <w:r>
          <w:t>their</w:t>
        </w:r>
        <w:proofErr w:type="spellEnd"/>
        <w:r>
          <w:t xml:space="preserve"> body </w:t>
        </w:r>
        <w:proofErr w:type="spellStart"/>
        <w:r>
          <w:t>mass</w:t>
        </w:r>
        <w:proofErr w:type="spellEnd"/>
        <w:r>
          <w:t>.</w:t>
        </w:r>
      </w:ins>
    </w:p>
    <w:p w14:paraId="527028ED" w14:textId="022520DF" w:rsidR="008A1A8A" w:rsidRPr="00B36604" w:rsidRDefault="00000592">
      <w:pPr>
        <w:pStyle w:val="NormalWeb"/>
        <w:shd w:val="clear" w:color="auto" w:fill="FFE599" w:themeFill="accent4" w:themeFillTint="66"/>
        <w:spacing w:line="480" w:lineRule="auto"/>
        <w:ind w:firstLine="708"/>
        <w:jc w:val="both"/>
        <w:rPr>
          <w:lang w:val="en-US"/>
        </w:rPr>
        <w:pPrChange w:id="172" w:author="User" w:date="2025-06-03T17:22:00Z">
          <w:pPr>
            <w:pStyle w:val="NormalWeb"/>
            <w:spacing w:line="480" w:lineRule="auto"/>
            <w:ind w:firstLine="708"/>
            <w:jc w:val="both"/>
          </w:pPr>
        </w:pPrChange>
      </w:pPr>
      <w:proofErr w:type="spellStart"/>
      <w:ins w:id="173" w:author="User" w:date="2025-06-03T17:03:00Z">
        <w:r>
          <w:t>Despite</w:t>
        </w:r>
        <w:proofErr w:type="spellEnd"/>
        <w:r>
          <w:t xml:space="preserve"> </w:t>
        </w:r>
        <w:proofErr w:type="spellStart"/>
        <w:r>
          <w:t>the</w:t>
        </w:r>
        <w:proofErr w:type="spellEnd"/>
        <w:r>
          <w:t xml:space="preserve"> </w:t>
        </w:r>
        <w:proofErr w:type="spellStart"/>
        <w:r>
          <w:t>biomechanical</w:t>
        </w:r>
        <w:proofErr w:type="spellEnd"/>
        <w:r>
          <w:t xml:space="preserve"> </w:t>
        </w:r>
        <w:proofErr w:type="spellStart"/>
        <w:r>
          <w:t>differences</w:t>
        </w:r>
        <w:proofErr w:type="spellEnd"/>
        <w:r>
          <w:t xml:space="preserve"> </w:t>
        </w:r>
        <w:proofErr w:type="spellStart"/>
        <w:r>
          <w:t>between</w:t>
        </w:r>
        <w:proofErr w:type="spellEnd"/>
        <w:r>
          <w:t xml:space="preserve"> SP </w:t>
        </w:r>
        <w:proofErr w:type="spellStart"/>
        <w:r>
          <w:t>and</w:t>
        </w:r>
        <w:proofErr w:type="spellEnd"/>
        <w:r>
          <w:t xml:space="preserve"> SHSPU, </w:t>
        </w:r>
        <w:proofErr w:type="spellStart"/>
        <w:r>
          <w:t>evidence</w:t>
        </w:r>
        <w:proofErr w:type="spellEnd"/>
        <w:r>
          <w:t xml:space="preserve"> </w:t>
        </w:r>
        <w:proofErr w:type="spellStart"/>
        <w:r>
          <w:t>from</w:t>
        </w:r>
        <w:proofErr w:type="spellEnd"/>
        <w:r>
          <w:t xml:space="preserve"> </w:t>
        </w:r>
        <w:proofErr w:type="spellStart"/>
        <w:r>
          <w:t>studies</w:t>
        </w:r>
        <w:proofErr w:type="spellEnd"/>
        <w:r>
          <w:t xml:space="preserve"> </w:t>
        </w:r>
        <w:proofErr w:type="spellStart"/>
        <w:r>
          <w:t>comparing</w:t>
        </w:r>
        <w:proofErr w:type="spellEnd"/>
        <w:r>
          <w:t xml:space="preserve"> </w:t>
        </w:r>
        <w:proofErr w:type="spellStart"/>
        <w:r>
          <w:t>exercises</w:t>
        </w:r>
        <w:proofErr w:type="spellEnd"/>
        <w:r>
          <w:t xml:space="preserve"> </w:t>
        </w:r>
        <w:proofErr w:type="spellStart"/>
        <w:r>
          <w:t>with</w:t>
        </w:r>
        <w:proofErr w:type="spellEnd"/>
        <w:r>
          <w:t xml:space="preserve"> </w:t>
        </w:r>
        <w:proofErr w:type="spellStart"/>
        <w:r>
          <w:t>different</w:t>
        </w:r>
        <w:proofErr w:type="spellEnd"/>
        <w:r>
          <w:t xml:space="preserve"> </w:t>
        </w:r>
        <w:proofErr w:type="spellStart"/>
        <w:r>
          <w:t>stability</w:t>
        </w:r>
        <w:proofErr w:type="spellEnd"/>
        <w:r>
          <w:t xml:space="preserve"> </w:t>
        </w:r>
        <w:proofErr w:type="spellStart"/>
        <w:r>
          <w:t>and</w:t>
        </w:r>
        <w:proofErr w:type="spellEnd"/>
        <w:r>
          <w:t xml:space="preserve"> </w:t>
        </w:r>
        <w:proofErr w:type="spellStart"/>
        <w:r>
          <w:t>kinetic</w:t>
        </w:r>
        <w:proofErr w:type="spellEnd"/>
        <w:r>
          <w:t xml:space="preserve"> </w:t>
        </w:r>
        <w:proofErr w:type="spellStart"/>
        <w:r>
          <w:t>chain</w:t>
        </w:r>
        <w:proofErr w:type="spellEnd"/>
        <w:r>
          <w:t xml:space="preserve"> </w:t>
        </w:r>
        <w:proofErr w:type="spellStart"/>
        <w:r>
          <w:t>demands</w:t>
        </w:r>
        <w:proofErr w:type="spellEnd"/>
        <w:r>
          <w:t xml:space="preserve"> </w:t>
        </w:r>
        <w:proofErr w:type="spellStart"/>
        <w:r>
          <w:t>suggests</w:t>
        </w:r>
        <w:proofErr w:type="spellEnd"/>
        <w:r>
          <w:t xml:space="preserve"> </w:t>
        </w:r>
        <w:proofErr w:type="spellStart"/>
        <w:r>
          <w:t>that</w:t>
        </w:r>
        <w:proofErr w:type="spellEnd"/>
        <w:r>
          <w:t xml:space="preserve"> neuromuscular </w:t>
        </w:r>
        <w:proofErr w:type="spellStart"/>
        <w:r>
          <w:t>adaptations</w:t>
        </w:r>
        <w:proofErr w:type="spellEnd"/>
        <w:r>
          <w:t xml:space="preserve"> </w:t>
        </w:r>
      </w:ins>
      <w:proofErr w:type="spellStart"/>
      <w:ins w:id="174" w:author="User" w:date="2025-06-03T17:25:00Z">
        <w:r w:rsidR="005320F1">
          <w:t>c</w:t>
        </w:r>
      </w:ins>
      <w:ins w:id="175" w:author="User" w:date="2025-06-03T17:26:00Z">
        <w:r w:rsidR="005320F1">
          <w:t>ould</w:t>
        </w:r>
      </w:ins>
      <w:proofErr w:type="spellEnd"/>
      <w:ins w:id="176" w:author="User" w:date="2025-06-03T17:25:00Z">
        <w:r w:rsidR="005320F1">
          <w:t xml:space="preserve"> </w:t>
        </w:r>
      </w:ins>
      <w:proofErr w:type="spellStart"/>
      <w:ins w:id="177" w:author="User" w:date="2025-06-03T17:03:00Z">
        <w:r>
          <w:t>transfer</w:t>
        </w:r>
        <w:proofErr w:type="spellEnd"/>
        <w:r>
          <w:t xml:space="preserve"> </w:t>
        </w:r>
        <w:proofErr w:type="spellStart"/>
        <w:r>
          <w:t>between</w:t>
        </w:r>
        <w:proofErr w:type="spellEnd"/>
        <w:r>
          <w:t xml:space="preserve"> </w:t>
        </w:r>
        <w:proofErr w:type="spellStart"/>
        <w:r>
          <w:t>these</w:t>
        </w:r>
        <w:proofErr w:type="spellEnd"/>
        <w:r>
          <w:t xml:space="preserve"> </w:t>
        </w:r>
      </w:ins>
      <w:proofErr w:type="spellStart"/>
      <w:ins w:id="178" w:author="User" w:date="2025-06-03T17:23:00Z">
        <w:r w:rsidR="005320F1">
          <w:t>exercises</w:t>
        </w:r>
        <w:proofErr w:type="spellEnd"/>
        <w:r w:rsidR="005320F1">
          <w:t>.</w:t>
        </w:r>
      </w:ins>
      <w:ins w:id="179" w:author="User" w:date="2025-06-03T17:03:00Z">
        <w:r>
          <w:t xml:space="preserve"> </w:t>
        </w:r>
      </w:ins>
      <w:ins w:id="180" w:author="User" w:date="2025-06-03T17:23:00Z">
        <w:r w:rsidR="005320F1">
          <w:t>S</w:t>
        </w:r>
      </w:ins>
      <w:ins w:id="181" w:author="User" w:date="2025-06-03T17:03:00Z">
        <w:r>
          <w:t xml:space="preserve">imilar </w:t>
        </w:r>
        <w:proofErr w:type="spellStart"/>
        <w:r>
          <w:t>levels</w:t>
        </w:r>
        <w:proofErr w:type="spellEnd"/>
        <w:r>
          <w:t xml:space="preserve"> </w:t>
        </w:r>
        <w:proofErr w:type="spellStart"/>
        <w:r>
          <w:t>of</w:t>
        </w:r>
        <w:proofErr w:type="spellEnd"/>
        <w:r>
          <w:t xml:space="preserve"> </w:t>
        </w:r>
        <w:proofErr w:type="spellStart"/>
        <w:r>
          <w:t>muscle</w:t>
        </w:r>
        <w:proofErr w:type="spellEnd"/>
        <w:r>
          <w:t xml:space="preserve"> </w:t>
        </w:r>
        <w:proofErr w:type="spellStart"/>
        <w:r>
          <w:t>activation</w:t>
        </w:r>
        <w:proofErr w:type="spellEnd"/>
        <w:r>
          <w:t xml:space="preserve"> </w:t>
        </w:r>
        <w:proofErr w:type="spellStart"/>
        <w:r>
          <w:t>and</w:t>
        </w:r>
        <w:proofErr w:type="spellEnd"/>
        <w:r>
          <w:t xml:space="preserve"> </w:t>
        </w:r>
        <w:proofErr w:type="spellStart"/>
        <w:r>
          <w:t>strength</w:t>
        </w:r>
        <w:proofErr w:type="spellEnd"/>
        <w:r>
          <w:t xml:space="preserve"> </w:t>
        </w:r>
        <w:proofErr w:type="spellStart"/>
        <w:r>
          <w:t>development</w:t>
        </w:r>
        <w:proofErr w:type="spellEnd"/>
        <w:r>
          <w:t xml:space="preserve"> </w:t>
        </w:r>
        <w:proofErr w:type="spellStart"/>
        <w:r>
          <w:t>have</w:t>
        </w:r>
        <w:proofErr w:type="spellEnd"/>
        <w:r>
          <w:t xml:space="preserve"> </w:t>
        </w:r>
        <w:proofErr w:type="spellStart"/>
        <w:r>
          <w:t>been</w:t>
        </w:r>
        <w:proofErr w:type="spellEnd"/>
        <w:r>
          <w:t xml:space="preserve"> </w:t>
        </w:r>
        <w:proofErr w:type="spellStart"/>
        <w:r>
          <w:t>observed</w:t>
        </w:r>
        <w:proofErr w:type="spellEnd"/>
        <w:r>
          <w:t xml:space="preserve"> </w:t>
        </w:r>
        <w:proofErr w:type="spellStart"/>
        <w:r>
          <w:t>between</w:t>
        </w:r>
        <w:proofErr w:type="spellEnd"/>
        <w:r>
          <w:t xml:space="preserve"> </w:t>
        </w:r>
        <w:proofErr w:type="spellStart"/>
        <w:r>
          <w:t>free-weight</w:t>
        </w:r>
        <w:proofErr w:type="spellEnd"/>
        <w:r>
          <w:t xml:space="preserve">, </w:t>
        </w:r>
        <w:proofErr w:type="spellStart"/>
        <w:r>
          <w:t>machine-based</w:t>
        </w:r>
        <w:proofErr w:type="spellEnd"/>
        <w:r>
          <w:t xml:space="preserve">, </w:t>
        </w:r>
        <w:proofErr w:type="spellStart"/>
        <w:r>
          <w:t>and</w:t>
        </w:r>
        <w:proofErr w:type="spellEnd"/>
        <w:r>
          <w:t xml:space="preserve"> </w:t>
        </w:r>
        <w:proofErr w:type="spellStart"/>
        <w:r>
          <w:t>bodyweight</w:t>
        </w:r>
        <w:proofErr w:type="spellEnd"/>
        <w:r>
          <w:t xml:space="preserve"> </w:t>
        </w:r>
        <w:proofErr w:type="spellStart"/>
        <w:r>
          <w:t>pressing</w:t>
        </w:r>
        <w:proofErr w:type="spellEnd"/>
        <w:r>
          <w:t xml:space="preserve"> </w:t>
        </w:r>
        <w:proofErr w:type="spellStart"/>
        <w:r>
          <w:t>exercises</w:t>
        </w:r>
        <w:proofErr w:type="spellEnd"/>
        <w:r>
          <w:t xml:space="preserve">, </w:t>
        </w:r>
        <w:proofErr w:type="spellStart"/>
        <w:r>
          <w:t>despite</w:t>
        </w:r>
        <w:proofErr w:type="spellEnd"/>
        <w:r>
          <w:t xml:space="preserve"> </w:t>
        </w:r>
        <w:proofErr w:type="spellStart"/>
        <w:r>
          <w:t>their</w:t>
        </w:r>
        <w:proofErr w:type="spellEnd"/>
        <w:r>
          <w:t xml:space="preserve"> </w:t>
        </w:r>
        <w:proofErr w:type="spellStart"/>
        <w:r>
          <w:t>mechanical</w:t>
        </w:r>
        <w:proofErr w:type="spellEnd"/>
        <w:r>
          <w:t xml:space="preserve"> </w:t>
        </w:r>
        <w:proofErr w:type="spellStart"/>
        <w:r>
          <w:t>differences</w:t>
        </w:r>
        <w:proofErr w:type="spellEnd"/>
        <w:r>
          <w:t xml:space="preserve"> (</w:t>
        </w:r>
      </w:ins>
      <w:r>
        <w:fldChar w:fldCharType="begin"/>
      </w:r>
      <w:r w:rsidR="005320F1">
        <w:instrText xml:space="preserve"> ADDIN ZOTERO_ITEM CSL_CITATION {"citationID":"YgbY3aHq","properties":{"formattedCitation":"\\super 13\\uc0\\u8211{}15\\nosupersub{}","plainCitation":"13–15","noteIndex":0},"citationItems":[{"id":28,"uris":["http://zotero.org/users/17274952/items/ZHND9S3H"],"itemData":{"id":28,"type":"article-journal","container-title":"Journal of Sports Sciences","DOI":"10.1080/02640414.2010.543916","ISSN":"0264-0414, 1466-447X","issue":"5","journalAbbreviation":"Journal of Sports Sciences","language":"en","page":"533-538","source":"DOI.org (Crossref)","title":"A comparison of muscle activity and 1-RM strength of three chest-press exercises with different stability requirements","volume":"29","author":[{"family":"Saeterbakken","given":"Atle H."},{"family":"Van Den Tillaar","given":"Roland"},{"family":"Fimland","given":"Marius S."}],"issued":{"date-parts":[["2011",3]]}}},{"id":18,"uris":["http://zotero.org/users/17274952/items/J3WSLVRU"],"itemData":{"id":18,"type":"article-journal","abstract":"Objective: To investigate whether bodyweight exercises can induce comparable levels of muscle activity as conventional machine exercises in chronic stroke patients. Methods: Eighteen patients performed three repetitions of bilateral- and unilateral machine leg press and the bodyweight exercises chair rise and hip thrust. Surface electromyography (EMG) was recorded from 10 lower extremity muscles and normalized to maximal EMG (nEMG) of the non-paretic leg. Results: For the paretic leg, the bodyweight exercises showed comparable levels of nEMG in 6 out of 10 muscles compared with the bilateral leg press. Vastus lateralis nEMG was higher during bilateral leg press compared with hip thrust (38% [95% CI 33–42] vs. 10% [95% CI 6–15], p &lt; 0.0001) and chair rise (38% [95% CI 33–42] vs. 27% [95% CI 22–32], p &lt; 0.0001). Vastus medialis nEMG was higher during bilateral leg press compared with hip thrust (34% [95%CI 27–40] vs. 8% [95% CI 2–15], p &lt; 0.0001). Unilateral leg press showed higher nEMG compared with bilateral leg press in biceps femoris (28% [95% CI 23–34] vs. 19% [95% CI 13–24], p = 0.0009), gluteus maximus (32% [95% CI 23–41] vs. 25% [95% CI 16–34], p &lt; 0.05), and vastus medialis (42% [95% CI 36–48] vs. 34% [95% CI 27–40], p = 0.0013). Discussion: In patients with chronic stroke, bodyweight exercises activate the majority of the lower limb muscles to comparable levels as bilateral leg press performed in machine. In addition, unilateral leg press was superior to the bilateral leg press and both bodyweight exercises.","container-title":"Topics in Stroke Rehabilitation","DOI":"10.1080/10749357.2016.1274466","issue":"4","title":"Electromyographic comparison of conventional machine strength training versus bodyweight exercises in patients with chronic stroke","volume":"24","author":[{"family":"Vinstrup","given":"Jonas"},{"family":"Calatayud","given":"Joaquin"},{"family":"Jakobsen","given":"Markus D."},{"family":"Sundstrup","given":"Emil"},{"family":"Jay","given":"Kenneth"},{"family":"Brandt","given":"Mikkel"},{"family":"Zeeman","given":"Peter"},{"family":"Jørgensen","given":"Jørgen R."},{"family":"Andersen","given":"Lars L."}],"issued":{"date-parts":[["2017"]]}}},{"id":29,"uris":["http://zotero.org/users/17274952/items/Y4DAL9LK"],"itemData":{"id":29,"type":"article-journal","container-title":"The Journal of Sports Medicine and Physical Fitness","DOI":"10.23736/S0022-4707.21.12929-9","ISSN":"00224707, 18271928","issue":"8","journalAbbreviation":"J Sports Med Phys Fitness","source":"DOI.org (Crossref)","title":"Machines and free weight exercises: a systematic review and meta-analysis comparing changes in muscle size, strength, and power","title-short":"Machines and free weight exercises","URL":"https://www.minervamedica.it/index2.php?show=R40Y2022N08A1061","volume":"62","author":[{"family":"Heidel","given":"Kyle A."},{"family":"Novak","given":"Zachary J."},{"family":"Dankel","given":"Scott J."}],"accessed":{"date-parts":[["2025",6,3]]},"issued":{"date-parts":[["2022",7]]}}}],"schema":"https://github.com/citation-style-language/schema/raw/master/csl-citation.json"} </w:instrText>
      </w:r>
      <w:r>
        <w:fldChar w:fldCharType="separate"/>
      </w:r>
      <w:r w:rsidR="005320F1" w:rsidRPr="005320F1">
        <w:rPr>
          <w:vertAlign w:val="superscript"/>
        </w:rPr>
        <w:t>13–15</w:t>
      </w:r>
      <w:r>
        <w:fldChar w:fldCharType="end"/>
      </w:r>
      <w:del w:id="182" w:author="User" w:date="2025-06-03T17:28:00Z">
        <w:r w:rsidR="00485B57" w:rsidDel="005320F1">
          <w:fldChar w:fldCharType="begin"/>
        </w:r>
        <w:r w:rsidR="00485B57" w:rsidDel="005320F1">
          <w:delInstrText xml:space="preserve"> ADDIN ZOTERO_ITEM CSL_CITATION {"citationID":"TQaeDykE","properties":{"formattedCitation":"\\super 15\\nosupersub{}","plainCitation":"15","noteIndex":0},"citationItems":[{"id":29,"uris":["http://zotero.org/users/17274952/items/Y4DAL9LK"],"itemData":{"id":29,"type":"article-journal","container-title":"The Journal of Sports Medicine and Physical Fitness","DOI":"10.23736/S0022-4707.21.12929-9","ISSN":"00224707, 18271928","issue":"8","journalAbbreviation":"J Sports Med Phys Fitness","source":"DOI.org (Crossref)","title":"Machines and free weight exercises: a systematic review and meta-analysis comparing changes in muscle size, strength, and power","title-short":"Machines and free weight exercises","URL":"https://www.minervamedica.it/index2.php?show=R40Y2022N08A1061","volume":"62","author":[{"family":"Heidel","given":"Kyle A."},{"family":"Novak","given":"Zachary J."},{"family":"Dankel","given":"Scott J."}],"accessed":{"date-parts":[["2025",6,3]]},"issued":{"date-parts":[["2022",7]]}}}],"schema":"https://github.com/citation-style-language/schema/raw/master/csl-citation.json"} </w:delInstrText>
        </w:r>
        <w:r w:rsidR="00485B57" w:rsidDel="005320F1">
          <w:fldChar w:fldCharType="separate"/>
        </w:r>
        <w:r w:rsidR="00485B57" w:rsidRPr="00485B57" w:rsidDel="005320F1">
          <w:rPr>
            <w:vertAlign w:val="superscript"/>
          </w:rPr>
          <w:delText>15</w:delText>
        </w:r>
        <w:r w:rsidR="00485B57" w:rsidDel="005320F1">
          <w:fldChar w:fldCharType="end"/>
        </w:r>
      </w:del>
      <w:ins w:id="183" w:author="User" w:date="2025-06-03T17:20:00Z">
        <w:r w:rsidR="00485B57">
          <w:t>)</w:t>
        </w:r>
      </w:ins>
      <w:ins w:id="184" w:author="User" w:date="2025-06-03T17:18:00Z">
        <w:r w:rsidR="00485B57">
          <w:t xml:space="preserve">. </w:t>
        </w:r>
        <w:proofErr w:type="spellStart"/>
        <w:r w:rsidR="00485B57">
          <w:t>Consequently</w:t>
        </w:r>
        <w:proofErr w:type="spellEnd"/>
        <w:r w:rsidR="00485B57">
          <w:t xml:space="preserve">, </w:t>
        </w:r>
        <w:proofErr w:type="spellStart"/>
        <w:r w:rsidR="00485B57">
          <w:t>improvements</w:t>
        </w:r>
        <w:proofErr w:type="spellEnd"/>
        <w:r w:rsidR="00485B57">
          <w:t xml:space="preserve"> in maximal </w:t>
        </w:r>
        <w:proofErr w:type="spellStart"/>
        <w:r w:rsidR="00485B57">
          <w:t>strength</w:t>
        </w:r>
        <w:proofErr w:type="spellEnd"/>
        <w:r w:rsidR="00485B57">
          <w:t xml:space="preserve"> </w:t>
        </w:r>
        <w:proofErr w:type="spellStart"/>
        <w:r w:rsidR="00485B57">
          <w:t>or</w:t>
        </w:r>
        <w:proofErr w:type="spellEnd"/>
        <w:r w:rsidR="00485B57">
          <w:t xml:space="preserve"> motor </w:t>
        </w:r>
        <w:proofErr w:type="spellStart"/>
        <w:r w:rsidR="00485B57">
          <w:t>control</w:t>
        </w:r>
        <w:proofErr w:type="spellEnd"/>
        <w:r w:rsidR="00485B57">
          <w:t xml:space="preserve"> </w:t>
        </w:r>
        <w:proofErr w:type="spellStart"/>
        <w:r w:rsidR="00485B57">
          <w:t>gained</w:t>
        </w:r>
        <w:proofErr w:type="spellEnd"/>
        <w:r w:rsidR="00485B57">
          <w:t xml:space="preserve"> </w:t>
        </w:r>
        <w:proofErr w:type="spellStart"/>
        <w:r w:rsidR="00485B57">
          <w:t>through</w:t>
        </w:r>
        <w:proofErr w:type="spellEnd"/>
        <w:r w:rsidR="00485B57">
          <w:t xml:space="preserve"> SP training </w:t>
        </w:r>
        <w:proofErr w:type="spellStart"/>
        <w:r w:rsidR="00485B57">
          <w:t>may</w:t>
        </w:r>
        <w:proofErr w:type="spellEnd"/>
        <w:r w:rsidR="00485B57">
          <w:t xml:space="preserve"> </w:t>
        </w:r>
        <w:proofErr w:type="spellStart"/>
        <w:r w:rsidR="00485B57">
          <w:t>enhance</w:t>
        </w:r>
        <w:proofErr w:type="spellEnd"/>
        <w:r w:rsidR="00485B57">
          <w:t xml:space="preserve"> performance in SHSPU</w:t>
        </w:r>
      </w:ins>
      <w:ins w:id="185" w:author="User" w:date="2025-06-03T17:03:00Z">
        <w:r>
          <w:t>.</w:t>
        </w:r>
      </w:ins>
    </w:p>
    <w:p w14:paraId="2ABAA691" w14:textId="77777777" w:rsidR="004215FB" w:rsidRPr="00B36604" w:rsidRDefault="004215FB" w:rsidP="004215FB">
      <w:pPr>
        <w:pStyle w:val="NormalWeb"/>
        <w:spacing w:line="480" w:lineRule="auto"/>
        <w:ind w:firstLine="708"/>
        <w:jc w:val="both"/>
        <w:rPr>
          <w:lang w:val="en-US"/>
        </w:rPr>
      </w:pPr>
    </w:p>
    <w:p w14:paraId="5594CCEF" w14:textId="683827DA" w:rsidR="004215FB" w:rsidRPr="00B36604" w:rsidRDefault="004215FB" w:rsidP="004215FB">
      <w:pPr>
        <w:pStyle w:val="NormalWeb"/>
        <w:spacing w:line="480" w:lineRule="auto"/>
        <w:ind w:firstLine="708"/>
        <w:jc w:val="both"/>
        <w:rPr>
          <w:lang w:val="en-US"/>
        </w:rPr>
      </w:pPr>
      <w:r w:rsidRPr="00B36604">
        <w:rPr>
          <w:lang w:val="en-US"/>
        </w:rPr>
        <w:t xml:space="preserve">This study aimed to investigate the relationship between SP and SHSPU in </w:t>
      </w:r>
      <w:ins w:id="186" w:author="Matheus Machado Gomes" w:date="2025-03-29T14:37:00Z">
        <w:r w:rsidR="00B03BA3">
          <w:rPr>
            <w:lang w:val="en-US"/>
          </w:rPr>
          <w:t xml:space="preserve">the context </w:t>
        </w:r>
      </w:ins>
      <w:ins w:id="187" w:author="Matheus Machado Gomes" w:date="2025-03-29T14:38:00Z">
        <w:r w:rsidR="00B03BA3">
          <w:rPr>
            <w:lang w:val="en-US"/>
          </w:rPr>
          <w:t xml:space="preserve">of </w:t>
        </w:r>
      </w:ins>
      <w:r w:rsidRPr="00B36604">
        <w:rPr>
          <w:lang w:val="en-US"/>
        </w:rPr>
        <w:t xml:space="preserve">strength training and skill </w:t>
      </w:r>
      <w:del w:id="188" w:author="Matheus Machado Gomes" w:date="2025-03-29T14:38:00Z">
        <w:r w:rsidRPr="00B36604" w:rsidDel="00B03BA3">
          <w:rPr>
            <w:lang w:val="en-US"/>
          </w:rPr>
          <w:delText>development</w:delText>
        </w:r>
      </w:del>
      <w:ins w:id="189" w:author="Matheus Machado Gomes" w:date="2025-03-29T14:38:00Z">
        <w:r w:rsidR="00B03BA3">
          <w:rPr>
            <w:lang w:val="en-US"/>
          </w:rPr>
          <w:t>acquisition</w:t>
        </w:r>
      </w:ins>
      <w:r w:rsidRPr="00B36604">
        <w:rPr>
          <w:lang w:val="en-US"/>
        </w:rPr>
        <w:t>. Understanding the degree of carryover between these exercises could inform training strategies, optimizing strength progression and movement efficiency. Future studies should explore specific neuromuscular adaptations, force output comparisons, and individualized programming approaches to enhance transferability between SP and SHSPU in both novice and advanced athletes.</w:t>
      </w:r>
    </w:p>
    <w:p w14:paraId="4886D8DF" w14:textId="77777777" w:rsidR="004215FB" w:rsidRPr="00B36604" w:rsidRDefault="004215FB" w:rsidP="004215FB">
      <w:pPr>
        <w:pStyle w:val="NormalWeb"/>
        <w:spacing w:line="480" w:lineRule="auto"/>
        <w:ind w:firstLine="708"/>
        <w:jc w:val="both"/>
        <w:rPr>
          <w:b/>
          <w:u w:val="single" w:color="000000"/>
          <w:lang w:val="en-US"/>
        </w:rPr>
      </w:pPr>
    </w:p>
    <w:p w14:paraId="783ABA00" w14:textId="77777777" w:rsidR="00AB7FB9" w:rsidRPr="00B36604" w:rsidRDefault="00AB7FB9" w:rsidP="00AB7FB9">
      <w:pPr>
        <w:spacing w:after="249" w:line="480" w:lineRule="auto"/>
        <w:ind w:left="0" w:firstLine="0"/>
        <w:rPr>
          <w:b/>
          <w:u w:val="single" w:color="000000"/>
          <w:lang w:val="en-US"/>
        </w:rPr>
      </w:pPr>
    </w:p>
    <w:p w14:paraId="7FFE8DC7" w14:textId="77777777" w:rsidR="00AB7FB9" w:rsidRPr="00B36604" w:rsidRDefault="00AB7FB9" w:rsidP="00AB7FB9">
      <w:pPr>
        <w:spacing w:after="249" w:line="480" w:lineRule="auto"/>
        <w:ind w:left="0" w:firstLine="0"/>
        <w:rPr>
          <w:b/>
          <w:u w:val="single" w:color="000000"/>
          <w:lang w:val="en-US"/>
        </w:rPr>
      </w:pPr>
      <w:r w:rsidRPr="00B36604">
        <w:rPr>
          <w:b/>
          <w:u w:val="single" w:color="000000"/>
          <w:lang w:val="en-US"/>
        </w:rPr>
        <w:lastRenderedPageBreak/>
        <w:t>METHODS</w:t>
      </w:r>
    </w:p>
    <w:p w14:paraId="63920E31" w14:textId="77777777" w:rsidR="0028080A" w:rsidRPr="00B36604" w:rsidRDefault="0028080A" w:rsidP="00BE5691">
      <w:pPr>
        <w:spacing w:before="100" w:beforeAutospacing="1" w:after="100" w:afterAutospacing="1" w:line="480" w:lineRule="auto"/>
        <w:ind w:left="0" w:firstLine="0"/>
        <w:outlineLvl w:val="2"/>
        <w:rPr>
          <w:b/>
          <w:bCs/>
          <w:color w:val="auto"/>
          <w:sz w:val="27"/>
          <w:szCs w:val="27"/>
          <w:lang w:val="en-US"/>
        </w:rPr>
      </w:pPr>
      <w:r w:rsidRPr="00B36604">
        <w:rPr>
          <w:b/>
          <w:bCs/>
          <w:color w:val="auto"/>
          <w:sz w:val="27"/>
          <w:szCs w:val="27"/>
          <w:lang w:val="en-US"/>
        </w:rPr>
        <w:t>Experimental Approach to the Problem</w:t>
      </w:r>
    </w:p>
    <w:p w14:paraId="7537543A" w14:textId="325CE974" w:rsidR="0028080A" w:rsidRPr="00100C35" w:rsidRDefault="0028080A" w:rsidP="00BE5691">
      <w:pPr>
        <w:spacing w:before="100" w:beforeAutospacing="1" w:after="100" w:afterAutospacing="1" w:line="480" w:lineRule="auto"/>
        <w:ind w:left="0" w:firstLine="708"/>
        <w:rPr>
          <w:i/>
          <w:iCs/>
          <w:color w:val="auto"/>
          <w:szCs w:val="24"/>
          <w:lang w:val="en-US"/>
          <w:rPrChange w:id="190" w:author="User" w:date="2025-06-05T17:26:00Z">
            <w:rPr>
              <w:color w:val="auto"/>
              <w:szCs w:val="24"/>
              <w:lang w:val="en-US"/>
            </w:rPr>
          </w:rPrChange>
        </w:rPr>
      </w:pPr>
      <w:r w:rsidRPr="00B36604">
        <w:rPr>
          <w:color w:val="auto"/>
          <w:szCs w:val="24"/>
          <w:lang w:val="en-US"/>
        </w:rPr>
        <w:t xml:space="preserve">This study employed a cross-sectional design to investigate whether relative maximal strength in the </w:t>
      </w:r>
      <w:del w:id="191" w:author="User" w:date="2025-06-03T17:29:00Z">
        <w:r w:rsidRPr="00B36604" w:rsidDel="00EA3C89">
          <w:rPr>
            <w:color w:val="auto"/>
            <w:szCs w:val="24"/>
            <w:lang w:val="en-US"/>
          </w:rPr>
          <w:delText xml:space="preserve">shoulder press </w:delText>
        </w:r>
        <w:commentRangeStart w:id="192"/>
        <w:commentRangeStart w:id="193"/>
        <w:commentRangeStart w:id="194"/>
        <w:r w:rsidRPr="00B36604" w:rsidDel="00EA3C89">
          <w:rPr>
            <w:color w:val="auto"/>
            <w:szCs w:val="24"/>
            <w:lang w:val="en-US"/>
          </w:rPr>
          <w:delText>(</w:delText>
        </w:r>
      </w:del>
      <w:r w:rsidRPr="00B36604">
        <w:rPr>
          <w:color w:val="auto"/>
          <w:szCs w:val="24"/>
          <w:lang w:val="en-US"/>
        </w:rPr>
        <w:t>SP</w:t>
      </w:r>
      <w:del w:id="195" w:author="User" w:date="2025-06-03T17:29:00Z">
        <w:r w:rsidRPr="00B36604" w:rsidDel="00EA3C89">
          <w:rPr>
            <w:color w:val="auto"/>
            <w:szCs w:val="24"/>
            <w:lang w:val="en-US"/>
          </w:rPr>
          <w:delText>)</w:delText>
        </w:r>
      </w:del>
      <w:r w:rsidRPr="00B36604">
        <w:rPr>
          <w:color w:val="auto"/>
          <w:szCs w:val="24"/>
          <w:lang w:val="en-US"/>
        </w:rPr>
        <w:t xml:space="preserve"> is a predictor of </w:t>
      </w:r>
      <w:del w:id="196" w:author="User" w:date="2025-06-03T17:29:00Z">
        <w:r w:rsidRPr="00B36604" w:rsidDel="00EA3C89">
          <w:rPr>
            <w:color w:val="auto"/>
            <w:szCs w:val="24"/>
            <w:lang w:val="en-US"/>
          </w:rPr>
          <w:delText>strict handstand push-up (</w:delText>
        </w:r>
      </w:del>
      <w:r w:rsidRPr="00B36604">
        <w:rPr>
          <w:color w:val="auto"/>
          <w:szCs w:val="24"/>
          <w:lang w:val="en-US"/>
        </w:rPr>
        <w:t>SHSPU</w:t>
      </w:r>
      <w:del w:id="197" w:author="User" w:date="2025-06-03T17:29:00Z">
        <w:r w:rsidRPr="00B36604" w:rsidDel="00EA3C89">
          <w:rPr>
            <w:color w:val="auto"/>
            <w:szCs w:val="24"/>
            <w:lang w:val="en-US"/>
          </w:rPr>
          <w:delText>)</w:delText>
        </w:r>
      </w:del>
      <w:r w:rsidRPr="00B36604">
        <w:rPr>
          <w:color w:val="auto"/>
          <w:szCs w:val="24"/>
          <w:lang w:val="en-US"/>
        </w:rPr>
        <w:t xml:space="preserve"> </w:t>
      </w:r>
      <w:commentRangeEnd w:id="192"/>
      <w:r w:rsidR="005F178C">
        <w:rPr>
          <w:rStyle w:val="Refdecomentrio"/>
        </w:rPr>
        <w:commentReference w:id="192"/>
      </w:r>
      <w:commentRangeEnd w:id="193"/>
      <w:r w:rsidR="00EA3C89">
        <w:rPr>
          <w:rStyle w:val="Refdecomentrio"/>
        </w:rPr>
        <w:commentReference w:id="193"/>
      </w:r>
      <w:commentRangeEnd w:id="194"/>
      <w:r w:rsidR="00EA3C89">
        <w:rPr>
          <w:rStyle w:val="Refdecomentrio"/>
        </w:rPr>
        <w:commentReference w:id="194"/>
      </w:r>
      <w:r w:rsidRPr="00B36604">
        <w:rPr>
          <w:color w:val="auto"/>
          <w:szCs w:val="24"/>
          <w:lang w:val="en-US"/>
        </w:rPr>
        <w:t>performance in physically active adults engaged in CrossFit®. The independent variable was relative strength in the SP, calculated as 1-repetition maximum (1-RM) divided by body mass. The dependent variable was the maximum number of SHSPU repetitions performed under standardized conditions.</w:t>
      </w:r>
      <w:ins w:id="198" w:author="User" w:date="2025-06-05T17:22:00Z">
        <w:r w:rsidR="00803B6C">
          <w:rPr>
            <w:color w:val="auto"/>
            <w:szCs w:val="24"/>
            <w:lang w:val="en-US"/>
          </w:rPr>
          <w:t xml:space="preserve"> </w:t>
        </w:r>
      </w:ins>
      <w:ins w:id="199" w:author="User" w:date="2025-06-05T17:28:00Z">
        <w:r w:rsidR="00100C35" w:rsidRPr="00100C35">
          <w:rPr>
            <w:shd w:val="clear" w:color="auto" w:fill="FFE599" w:themeFill="accent4" w:themeFillTint="66"/>
            <w:rPrChange w:id="200" w:author="User" w:date="2025-06-05T17:28:00Z">
              <w:rPr/>
            </w:rPrChange>
          </w:rPr>
          <w:t xml:space="preserve">In </w:t>
        </w:r>
        <w:proofErr w:type="spellStart"/>
        <w:r w:rsidR="00100C35" w:rsidRPr="00100C35">
          <w:rPr>
            <w:shd w:val="clear" w:color="auto" w:fill="FFE599" w:themeFill="accent4" w:themeFillTint="66"/>
            <w:rPrChange w:id="201" w:author="User" w:date="2025-06-05T17:28:00Z">
              <w:rPr/>
            </w:rPrChange>
          </w:rPr>
          <w:t>addition</w:t>
        </w:r>
        <w:proofErr w:type="spellEnd"/>
        <w:r w:rsidR="00100C35" w:rsidRPr="00100C35">
          <w:rPr>
            <w:shd w:val="clear" w:color="auto" w:fill="FFE599" w:themeFill="accent4" w:themeFillTint="66"/>
            <w:rPrChange w:id="202" w:author="User" w:date="2025-06-05T17:28:00Z">
              <w:rPr/>
            </w:rPrChange>
          </w:rPr>
          <w:t xml:space="preserve">, </w:t>
        </w:r>
        <w:proofErr w:type="spellStart"/>
        <w:r w:rsidR="00100C35" w:rsidRPr="00100C35">
          <w:rPr>
            <w:shd w:val="clear" w:color="auto" w:fill="FFE599" w:themeFill="accent4" w:themeFillTint="66"/>
            <w:rPrChange w:id="203" w:author="User" w:date="2025-06-05T17:28:00Z">
              <w:rPr/>
            </w:rPrChange>
          </w:rPr>
          <w:t>the</w:t>
        </w:r>
        <w:proofErr w:type="spellEnd"/>
        <w:r w:rsidR="00100C35" w:rsidRPr="00100C35">
          <w:rPr>
            <w:shd w:val="clear" w:color="auto" w:fill="FFE599" w:themeFill="accent4" w:themeFillTint="66"/>
            <w:rPrChange w:id="204" w:author="User" w:date="2025-06-05T17:28:00Z">
              <w:rPr/>
            </w:rPrChange>
          </w:rPr>
          <w:t xml:space="preserve"> </w:t>
        </w:r>
        <w:proofErr w:type="spellStart"/>
        <w:r w:rsidR="00100C35" w:rsidRPr="00100C35">
          <w:rPr>
            <w:shd w:val="clear" w:color="auto" w:fill="FFE599" w:themeFill="accent4" w:themeFillTint="66"/>
            <w:rPrChange w:id="205" w:author="User" w:date="2025-06-05T17:28:00Z">
              <w:rPr/>
            </w:rPrChange>
          </w:rPr>
          <w:t>duration</w:t>
        </w:r>
        <w:proofErr w:type="spellEnd"/>
        <w:r w:rsidR="00100C35" w:rsidRPr="00100C35">
          <w:rPr>
            <w:shd w:val="clear" w:color="auto" w:fill="FFE599" w:themeFill="accent4" w:themeFillTint="66"/>
            <w:rPrChange w:id="206" w:author="User" w:date="2025-06-05T17:28:00Z">
              <w:rPr/>
            </w:rPrChange>
          </w:rPr>
          <w:t xml:space="preserve"> </w:t>
        </w:r>
        <w:proofErr w:type="spellStart"/>
        <w:r w:rsidR="00100C35" w:rsidRPr="00100C35">
          <w:rPr>
            <w:shd w:val="clear" w:color="auto" w:fill="FFE599" w:themeFill="accent4" w:themeFillTint="66"/>
            <w:rPrChange w:id="207" w:author="User" w:date="2025-06-05T17:28:00Z">
              <w:rPr/>
            </w:rPrChange>
          </w:rPr>
          <w:t>of</w:t>
        </w:r>
        <w:proofErr w:type="spellEnd"/>
        <w:r w:rsidR="00100C35" w:rsidRPr="00100C35">
          <w:rPr>
            <w:shd w:val="clear" w:color="auto" w:fill="FFE599" w:themeFill="accent4" w:themeFillTint="66"/>
            <w:rPrChange w:id="208" w:author="User" w:date="2025-06-05T17:28:00Z">
              <w:rPr/>
            </w:rPrChange>
          </w:rPr>
          <w:t xml:space="preserve"> </w:t>
        </w:r>
        <w:proofErr w:type="spellStart"/>
        <w:r w:rsidR="00100C35" w:rsidRPr="00100C35">
          <w:rPr>
            <w:shd w:val="clear" w:color="auto" w:fill="FFE599" w:themeFill="accent4" w:themeFillTint="66"/>
            <w:rPrChange w:id="209" w:author="User" w:date="2025-06-05T17:28:00Z">
              <w:rPr/>
            </w:rPrChange>
          </w:rPr>
          <w:t>CrossFit</w:t>
        </w:r>
        <w:proofErr w:type="spellEnd"/>
        <w:r w:rsidR="00100C35" w:rsidRPr="00100C35">
          <w:rPr>
            <w:shd w:val="clear" w:color="auto" w:fill="FFE599" w:themeFill="accent4" w:themeFillTint="66"/>
            <w:rPrChange w:id="210" w:author="User" w:date="2025-06-05T17:28:00Z">
              <w:rPr/>
            </w:rPrChange>
          </w:rPr>
          <w:t xml:space="preserve">® </w:t>
        </w:r>
        <w:proofErr w:type="spellStart"/>
        <w:r w:rsidR="00100C35" w:rsidRPr="00100C35">
          <w:rPr>
            <w:shd w:val="clear" w:color="auto" w:fill="FFE599" w:themeFill="accent4" w:themeFillTint="66"/>
            <w:rPrChange w:id="211" w:author="User" w:date="2025-06-05T17:28:00Z">
              <w:rPr/>
            </w:rPrChange>
          </w:rPr>
          <w:t>practice</w:t>
        </w:r>
        <w:proofErr w:type="spellEnd"/>
        <w:r w:rsidR="00100C35" w:rsidRPr="00100C35">
          <w:rPr>
            <w:shd w:val="clear" w:color="auto" w:fill="FFE599" w:themeFill="accent4" w:themeFillTint="66"/>
            <w:rPrChange w:id="212" w:author="User" w:date="2025-06-05T17:28:00Z">
              <w:rPr/>
            </w:rPrChange>
          </w:rPr>
          <w:t xml:space="preserve"> </w:t>
        </w:r>
        <w:proofErr w:type="spellStart"/>
        <w:r w:rsidR="00100C35" w:rsidRPr="00100C35">
          <w:rPr>
            <w:shd w:val="clear" w:color="auto" w:fill="FFE599" w:themeFill="accent4" w:themeFillTint="66"/>
            <w:rPrChange w:id="213" w:author="User" w:date="2025-06-05T17:28:00Z">
              <w:rPr/>
            </w:rPrChange>
          </w:rPr>
          <w:t>was</w:t>
        </w:r>
        <w:proofErr w:type="spellEnd"/>
        <w:r w:rsidR="00100C35" w:rsidRPr="00100C35">
          <w:rPr>
            <w:shd w:val="clear" w:color="auto" w:fill="FFE599" w:themeFill="accent4" w:themeFillTint="66"/>
            <w:rPrChange w:id="214" w:author="User" w:date="2025-06-05T17:28:00Z">
              <w:rPr/>
            </w:rPrChange>
          </w:rPr>
          <w:t xml:space="preserve"> </w:t>
        </w:r>
        <w:proofErr w:type="spellStart"/>
        <w:r w:rsidR="00100C35" w:rsidRPr="00100C35">
          <w:rPr>
            <w:shd w:val="clear" w:color="auto" w:fill="FFE599" w:themeFill="accent4" w:themeFillTint="66"/>
            <w:rPrChange w:id="215" w:author="User" w:date="2025-06-05T17:28:00Z">
              <w:rPr/>
            </w:rPrChange>
          </w:rPr>
          <w:t>evaluated</w:t>
        </w:r>
        <w:proofErr w:type="spellEnd"/>
        <w:r w:rsidR="00100C35" w:rsidRPr="00100C35">
          <w:rPr>
            <w:shd w:val="clear" w:color="auto" w:fill="FFE599" w:themeFill="accent4" w:themeFillTint="66"/>
            <w:rPrChange w:id="216" w:author="User" w:date="2025-06-05T17:28:00Z">
              <w:rPr/>
            </w:rPrChange>
          </w:rPr>
          <w:t xml:space="preserve"> </w:t>
        </w:r>
        <w:proofErr w:type="spellStart"/>
        <w:r w:rsidR="00100C35" w:rsidRPr="00100C35">
          <w:rPr>
            <w:shd w:val="clear" w:color="auto" w:fill="FFE599" w:themeFill="accent4" w:themeFillTint="66"/>
            <w:rPrChange w:id="217" w:author="User" w:date="2025-06-05T17:28:00Z">
              <w:rPr/>
            </w:rPrChange>
          </w:rPr>
          <w:t>to</w:t>
        </w:r>
        <w:proofErr w:type="spellEnd"/>
        <w:r w:rsidR="00100C35" w:rsidRPr="00100C35">
          <w:rPr>
            <w:shd w:val="clear" w:color="auto" w:fill="FFE599" w:themeFill="accent4" w:themeFillTint="66"/>
            <w:rPrChange w:id="218" w:author="User" w:date="2025-06-05T17:28:00Z">
              <w:rPr/>
            </w:rPrChange>
          </w:rPr>
          <w:t xml:space="preserve"> examine its </w:t>
        </w:r>
        <w:proofErr w:type="spellStart"/>
        <w:r w:rsidR="00100C35" w:rsidRPr="00100C35">
          <w:rPr>
            <w:shd w:val="clear" w:color="auto" w:fill="FFE599" w:themeFill="accent4" w:themeFillTint="66"/>
            <w:rPrChange w:id="219" w:author="User" w:date="2025-06-05T17:28:00Z">
              <w:rPr/>
            </w:rPrChange>
          </w:rPr>
          <w:t>potential</w:t>
        </w:r>
        <w:proofErr w:type="spellEnd"/>
        <w:r w:rsidR="00100C35" w:rsidRPr="00100C35">
          <w:rPr>
            <w:shd w:val="clear" w:color="auto" w:fill="FFE599" w:themeFill="accent4" w:themeFillTint="66"/>
            <w:rPrChange w:id="220" w:author="User" w:date="2025-06-05T17:28:00Z">
              <w:rPr/>
            </w:rPrChange>
          </w:rPr>
          <w:t xml:space="preserve"> </w:t>
        </w:r>
        <w:proofErr w:type="spellStart"/>
        <w:r w:rsidR="00100C35" w:rsidRPr="00100C35">
          <w:rPr>
            <w:shd w:val="clear" w:color="auto" w:fill="FFE599" w:themeFill="accent4" w:themeFillTint="66"/>
            <w:rPrChange w:id="221" w:author="User" w:date="2025-06-05T17:28:00Z">
              <w:rPr/>
            </w:rPrChange>
          </w:rPr>
          <w:t>influence</w:t>
        </w:r>
        <w:proofErr w:type="spellEnd"/>
        <w:r w:rsidR="00100C35" w:rsidRPr="00100C35">
          <w:rPr>
            <w:shd w:val="clear" w:color="auto" w:fill="FFE599" w:themeFill="accent4" w:themeFillTint="66"/>
            <w:rPrChange w:id="222" w:author="User" w:date="2025-06-05T17:28:00Z">
              <w:rPr/>
            </w:rPrChange>
          </w:rPr>
          <w:t xml:space="preserve"> </w:t>
        </w:r>
        <w:proofErr w:type="spellStart"/>
        <w:r w:rsidR="00100C35" w:rsidRPr="00100C35">
          <w:rPr>
            <w:shd w:val="clear" w:color="auto" w:fill="FFE599" w:themeFill="accent4" w:themeFillTint="66"/>
            <w:rPrChange w:id="223" w:author="User" w:date="2025-06-05T17:28:00Z">
              <w:rPr/>
            </w:rPrChange>
          </w:rPr>
          <w:t>on</w:t>
        </w:r>
        <w:proofErr w:type="spellEnd"/>
        <w:r w:rsidR="00100C35" w:rsidRPr="00100C35">
          <w:rPr>
            <w:shd w:val="clear" w:color="auto" w:fill="FFE599" w:themeFill="accent4" w:themeFillTint="66"/>
            <w:rPrChange w:id="224" w:author="User" w:date="2025-06-05T17:28:00Z">
              <w:rPr/>
            </w:rPrChange>
          </w:rPr>
          <w:t xml:space="preserve"> SHSPU performance.</w:t>
        </w:r>
      </w:ins>
      <w:r w:rsidRPr="00100C35">
        <w:rPr>
          <w:i/>
          <w:iCs/>
          <w:color w:val="auto"/>
          <w:szCs w:val="24"/>
          <w:lang w:val="en-US"/>
          <w:rPrChange w:id="225" w:author="User" w:date="2025-06-05T17:26:00Z">
            <w:rPr>
              <w:color w:val="auto"/>
              <w:szCs w:val="24"/>
              <w:lang w:val="en-US"/>
            </w:rPr>
          </w:rPrChange>
        </w:rPr>
        <w:t xml:space="preserve"> </w:t>
      </w:r>
      <w:commentRangeStart w:id="226"/>
      <w:commentRangeStart w:id="227"/>
      <w:commentRangeStart w:id="228"/>
      <w:r w:rsidRPr="00100C35">
        <w:rPr>
          <w:i/>
          <w:iCs/>
          <w:color w:val="auto"/>
          <w:szCs w:val="24"/>
          <w:lang w:val="en-US"/>
          <w:rPrChange w:id="229" w:author="User" w:date="2025-06-05T17:26:00Z">
            <w:rPr>
              <w:color w:val="auto"/>
              <w:szCs w:val="24"/>
              <w:lang w:val="en-US"/>
            </w:rPr>
          </w:rPrChange>
        </w:rPr>
        <w:t>Secondary analyses examined whether training background (weight training, calisthenics, or gymnastics) and duration of CrossFit® practice influenced SHSPU performance.</w:t>
      </w:r>
      <w:commentRangeEnd w:id="226"/>
      <w:r w:rsidR="005F178C" w:rsidRPr="00100C35">
        <w:rPr>
          <w:rStyle w:val="Refdecomentrio"/>
          <w:i/>
          <w:iCs/>
          <w:rPrChange w:id="230" w:author="User" w:date="2025-06-05T17:26:00Z">
            <w:rPr>
              <w:rStyle w:val="Refdecomentrio"/>
            </w:rPr>
          </w:rPrChange>
        </w:rPr>
        <w:commentReference w:id="226"/>
      </w:r>
      <w:commentRangeEnd w:id="227"/>
      <w:r w:rsidR="00803B6C" w:rsidRPr="00100C35">
        <w:rPr>
          <w:rStyle w:val="Refdecomentrio"/>
          <w:i/>
          <w:iCs/>
          <w:rPrChange w:id="231" w:author="User" w:date="2025-06-05T17:26:00Z">
            <w:rPr>
              <w:rStyle w:val="Refdecomentrio"/>
            </w:rPr>
          </w:rPrChange>
        </w:rPr>
        <w:commentReference w:id="227"/>
      </w:r>
      <w:commentRangeEnd w:id="228"/>
      <w:r w:rsidR="00803B6C" w:rsidRPr="00100C35">
        <w:rPr>
          <w:rStyle w:val="Refdecomentrio"/>
          <w:i/>
          <w:iCs/>
          <w:rPrChange w:id="232" w:author="User" w:date="2025-06-05T17:26:00Z">
            <w:rPr>
              <w:rStyle w:val="Refdecomentrio"/>
            </w:rPr>
          </w:rPrChange>
        </w:rPr>
        <w:commentReference w:id="228"/>
      </w:r>
    </w:p>
    <w:p w14:paraId="66A71A85" w14:textId="392DD08B" w:rsidR="0028080A" w:rsidRPr="00B36604" w:rsidRDefault="0028080A" w:rsidP="00BE5691">
      <w:pPr>
        <w:spacing w:before="100" w:beforeAutospacing="1" w:after="100" w:afterAutospacing="1" w:line="480" w:lineRule="auto"/>
        <w:ind w:left="0" w:firstLine="0"/>
        <w:outlineLvl w:val="2"/>
        <w:rPr>
          <w:b/>
          <w:bCs/>
          <w:color w:val="auto"/>
          <w:sz w:val="27"/>
          <w:szCs w:val="27"/>
          <w:lang w:val="en-US"/>
        </w:rPr>
      </w:pPr>
      <w:commentRangeStart w:id="233"/>
      <w:commentRangeStart w:id="234"/>
      <w:del w:id="235" w:author="User" w:date="2025-06-05T17:20:00Z">
        <w:r w:rsidRPr="00B36604" w:rsidDel="00803B6C">
          <w:rPr>
            <w:b/>
            <w:bCs/>
            <w:color w:val="auto"/>
            <w:sz w:val="27"/>
            <w:szCs w:val="27"/>
            <w:lang w:val="en-US"/>
          </w:rPr>
          <w:delText>Subjects</w:delText>
        </w:r>
        <w:commentRangeEnd w:id="233"/>
        <w:r w:rsidR="002A6B4D" w:rsidDel="00803B6C">
          <w:rPr>
            <w:rStyle w:val="Refdecomentrio"/>
          </w:rPr>
          <w:commentReference w:id="233"/>
        </w:r>
        <w:commentRangeEnd w:id="234"/>
        <w:r w:rsidR="00803B6C" w:rsidDel="00803B6C">
          <w:rPr>
            <w:rStyle w:val="Refdecomentrio"/>
          </w:rPr>
          <w:commentReference w:id="234"/>
        </w:r>
      </w:del>
      <w:ins w:id="236" w:author="User" w:date="2025-06-05T17:20:00Z">
        <w:r w:rsidR="00803B6C">
          <w:rPr>
            <w:b/>
            <w:bCs/>
            <w:color w:val="auto"/>
            <w:sz w:val="27"/>
            <w:szCs w:val="27"/>
            <w:lang w:val="en-US"/>
          </w:rPr>
          <w:t>Participants</w:t>
        </w:r>
      </w:ins>
    </w:p>
    <w:p w14:paraId="33B15E6C" w14:textId="77777777" w:rsidR="00BE5691" w:rsidRPr="00B36604" w:rsidRDefault="0028080A" w:rsidP="00BE5691">
      <w:pPr>
        <w:spacing w:before="100" w:beforeAutospacing="1" w:after="100" w:afterAutospacing="1" w:line="480" w:lineRule="auto"/>
        <w:ind w:left="0" w:firstLine="708"/>
        <w:rPr>
          <w:color w:val="auto"/>
          <w:szCs w:val="24"/>
          <w:lang w:val="en-US"/>
        </w:rPr>
      </w:pPr>
      <w:r w:rsidRPr="00B36604">
        <w:rPr>
          <w:color w:val="auto"/>
          <w:szCs w:val="24"/>
          <w:lang w:val="en-US"/>
        </w:rPr>
        <w:t xml:space="preserve">A total of 108 adults (57 males, 51 females), aged 18-50 years, were recruited for this study. Participants were required to have at least three months of consistent CrossFit® training. All participants provided written informed consent before participation, and the study was approved by the Research Ethics Committee of the School of Physical Education and Sports of </w:t>
      </w:r>
      <w:proofErr w:type="spellStart"/>
      <w:r w:rsidRPr="00B36604">
        <w:rPr>
          <w:color w:val="auto"/>
          <w:szCs w:val="24"/>
          <w:lang w:val="en-US"/>
        </w:rPr>
        <w:t>R</w:t>
      </w:r>
      <w:r w:rsidR="004B6072" w:rsidRPr="00B36604">
        <w:rPr>
          <w:color w:val="auto"/>
          <w:szCs w:val="24"/>
          <w:lang w:val="en-US"/>
        </w:rPr>
        <w:t>ibeirão</w:t>
      </w:r>
      <w:proofErr w:type="spellEnd"/>
      <w:r w:rsidR="004B6072" w:rsidRPr="00B36604">
        <w:rPr>
          <w:color w:val="auto"/>
          <w:szCs w:val="24"/>
          <w:lang w:val="en-US"/>
        </w:rPr>
        <w:t xml:space="preserve"> Preto. Exclusion criteria were</w:t>
      </w:r>
      <w:r w:rsidRPr="00B36604">
        <w:rPr>
          <w:color w:val="auto"/>
          <w:szCs w:val="24"/>
          <w:lang w:val="en-US"/>
        </w:rPr>
        <w:t>:</w:t>
      </w:r>
      <w:r w:rsidR="00BE5691" w:rsidRPr="00B36604">
        <w:rPr>
          <w:color w:val="auto"/>
          <w:szCs w:val="24"/>
          <w:lang w:val="en-US"/>
        </w:rPr>
        <w:t xml:space="preserve"> i</w:t>
      </w:r>
      <w:r w:rsidRPr="00B36604">
        <w:rPr>
          <w:color w:val="auto"/>
          <w:szCs w:val="24"/>
          <w:lang w:val="en-US"/>
        </w:rPr>
        <w:t xml:space="preserve">nability to attend testing </w:t>
      </w:r>
      <w:r w:rsidR="00BE5691" w:rsidRPr="00B36604">
        <w:rPr>
          <w:color w:val="auto"/>
          <w:szCs w:val="24"/>
          <w:lang w:val="en-US"/>
        </w:rPr>
        <w:t>sessions at the scheduled times, m</w:t>
      </w:r>
      <w:r w:rsidRPr="00B36604">
        <w:rPr>
          <w:color w:val="auto"/>
          <w:szCs w:val="24"/>
          <w:lang w:val="en-US"/>
        </w:rPr>
        <w:t xml:space="preserve">usculoskeletal injury in the upper </w:t>
      </w:r>
      <w:r w:rsidR="00BE5691" w:rsidRPr="00B36604">
        <w:rPr>
          <w:color w:val="auto"/>
          <w:szCs w:val="24"/>
          <w:lang w:val="en-US"/>
        </w:rPr>
        <w:t>limbs within the past 12 months and a</w:t>
      </w:r>
      <w:r w:rsidRPr="00B36604">
        <w:rPr>
          <w:color w:val="auto"/>
          <w:szCs w:val="24"/>
          <w:lang w:val="en-US"/>
        </w:rPr>
        <w:t>ny medical condition contraindicating participation in the physical assessments.</w:t>
      </w:r>
    </w:p>
    <w:p w14:paraId="3680239C" w14:textId="77777777" w:rsidR="00BE5691" w:rsidRPr="00B36604" w:rsidRDefault="00BE5691" w:rsidP="00BE5691">
      <w:pPr>
        <w:spacing w:before="100" w:beforeAutospacing="1" w:after="100" w:afterAutospacing="1" w:line="480" w:lineRule="auto"/>
        <w:ind w:left="0" w:firstLine="708"/>
        <w:rPr>
          <w:color w:val="auto"/>
          <w:szCs w:val="24"/>
          <w:lang w:val="en-US"/>
        </w:rPr>
      </w:pPr>
    </w:p>
    <w:p w14:paraId="6CE2F15C" w14:textId="689A48B6" w:rsidR="0028080A" w:rsidRPr="00B36604" w:rsidRDefault="0028080A" w:rsidP="00BE5691">
      <w:pPr>
        <w:spacing w:before="100" w:beforeAutospacing="1" w:after="100" w:afterAutospacing="1" w:line="480" w:lineRule="auto"/>
        <w:ind w:left="0" w:firstLine="708"/>
        <w:rPr>
          <w:color w:val="auto"/>
          <w:szCs w:val="24"/>
          <w:lang w:val="en-US"/>
        </w:rPr>
      </w:pPr>
      <w:r w:rsidRPr="00B36604">
        <w:rPr>
          <w:color w:val="auto"/>
          <w:szCs w:val="24"/>
          <w:lang w:val="en-US"/>
        </w:rPr>
        <w:t xml:space="preserve">Descriptive characteristics of the participants were as follows (mean ± SD): age 30.2 ± 7.4 years, height 1.74 ± 0.09 m, body mass 76.4 ± 11.3 kg. Training experience was categorized </w:t>
      </w:r>
      <w:r w:rsidRPr="00B36604">
        <w:rPr>
          <w:color w:val="auto"/>
          <w:szCs w:val="24"/>
          <w:lang w:val="en-US"/>
        </w:rPr>
        <w:lastRenderedPageBreak/>
        <w:t xml:space="preserve">into &lt;1 year (n = 15), 1-2 years (n = 22), 2-3 years (n = 19), 3-4 years (n = 17), 4-5 years (n = 14), 6-7 years (n = 12), and &gt;7 years (n = 9). </w:t>
      </w:r>
      <w:del w:id="237" w:author="User" w:date="2025-06-10T14:05:00Z">
        <w:r w:rsidRPr="00B36604" w:rsidDel="00BF7EBC">
          <w:rPr>
            <w:color w:val="auto"/>
            <w:szCs w:val="24"/>
            <w:lang w:val="en-US"/>
          </w:rPr>
          <w:delText>Additionally, 37 participants reported practicing other modalities with potential carryover to SHSPU, including weight training (n = 19), calisthenics (n = 11), and artistic gymnastics (n = 7).</w:delText>
        </w:r>
      </w:del>
    </w:p>
    <w:p w14:paraId="59524085" w14:textId="77777777" w:rsidR="0028080A" w:rsidRPr="00B36604" w:rsidRDefault="0028080A" w:rsidP="00BE5691">
      <w:pPr>
        <w:spacing w:before="100" w:beforeAutospacing="1" w:after="100" w:afterAutospacing="1" w:line="480" w:lineRule="auto"/>
        <w:ind w:left="0" w:firstLine="0"/>
        <w:outlineLvl w:val="2"/>
        <w:rPr>
          <w:b/>
          <w:bCs/>
          <w:color w:val="auto"/>
          <w:sz w:val="27"/>
          <w:szCs w:val="27"/>
          <w:lang w:val="en-US"/>
        </w:rPr>
      </w:pPr>
      <w:r w:rsidRPr="00B36604">
        <w:rPr>
          <w:b/>
          <w:bCs/>
          <w:color w:val="auto"/>
          <w:sz w:val="27"/>
          <w:szCs w:val="27"/>
          <w:lang w:val="en-US"/>
        </w:rPr>
        <w:t>Procedures</w:t>
      </w:r>
    </w:p>
    <w:p w14:paraId="43820FF3" w14:textId="77777777" w:rsidR="0028080A" w:rsidRPr="00B36604" w:rsidRDefault="0028080A" w:rsidP="00BE5691">
      <w:pPr>
        <w:spacing w:before="100" w:beforeAutospacing="1" w:after="100" w:afterAutospacing="1" w:line="480" w:lineRule="auto"/>
        <w:ind w:left="0" w:firstLine="708"/>
        <w:rPr>
          <w:color w:val="auto"/>
          <w:szCs w:val="24"/>
          <w:lang w:val="en-US"/>
        </w:rPr>
      </w:pPr>
      <w:r w:rsidRPr="00B36604">
        <w:rPr>
          <w:color w:val="auto"/>
          <w:szCs w:val="24"/>
          <w:lang w:val="en-US"/>
        </w:rPr>
        <w:t xml:space="preserve">Testing was conducted at a CrossFit® facility (Predator King Box, </w:t>
      </w:r>
      <w:proofErr w:type="spellStart"/>
      <w:r w:rsidRPr="00B36604">
        <w:rPr>
          <w:color w:val="auto"/>
          <w:szCs w:val="24"/>
          <w:lang w:val="en-US"/>
        </w:rPr>
        <w:t>Ribeirão</w:t>
      </w:r>
      <w:proofErr w:type="spellEnd"/>
      <w:r w:rsidRPr="00B36604">
        <w:rPr>
          <w:color w:val="auto"/>
          <w:szCs w:val="24"/>
          <w:lang w:val="en-US"/>
        </w:rPr>
        <w:t xml:space="preserve"> Preto, Brazil). To ensure consistency, all assessments were performed on the same day within a pre-specified time frame. A standardized warm-up protocol was implemented, consisting of 10 minutes of general mobility exercises focusing on shoulder articulation, followed by three rounds of: 5 pike push-ups, 10 floor-facing angels, and a </w:t>
      </w:r>
      <w:proofErr w:type="gramStart"/>
      <w:r w:rsidRPr="00B36604">
        <w:rPr>
          <w:color w:val="auto"/>
          <w:szCs w:val="24"/>
          <w:lang w:val="en-US"/>
        </w:rPr>
        <w:t>20-second tall</w:t>
      </w:r>
      <w:proofErr w:type="gramEnd"/>
      <w:r w:rsidRPr="00B36604">
        <w:rPr>
          <w:color w:val="auto"/>
          <w:szCs w:val="24"/>
          <w:lang w:val="en-US"/>
        </w:rPr>
        <w:t xml:space="preserve"> plank hold.</w:t>
      </w:r>
    </w:p>
    <w:p w14:paraId="6FAAAAC0" w14:textId="77777777" w:rsidR="0028080A" w:rsidRPr="00B36604" w:rsidRDefault="0028080A" w:rsidP="00BE5691">
      <w:pPr>
        <w:spacing w:before="100" w:beforeAutospacing="1" w:after="100" w:afterAutospacing="1" w:line="480" w:lineRule="auto"/>
        <w:ind w:left="0" w:firstLine="0"/>
        <w:outlineLvl w:val="3"/>
        <w:rPr>
          <w:b/>
          <w:bCs/>
          <w:color w:val="auto"/>
          <w:szCs w:val="24"/>
          <w:lang w:val="en-US"/>
        </w:rPr>
      </w:pPr>
      <w:commentRangeStart w:id="238"/>
      <w:commentRangeStart w:id="239"/>
      <w:commentRangeStart w:id="240"/>
      <w:commentRangeStart w:id="241"/>
      <w:commentRangeStart w:id="242"/>
      <w:r w:rsidRPr="00B36604">
        <w:rPr>
          <w:b/>
          <w:bCs/>
          <w:color w:val="auto"/>
          <w:szCs w:val="24"/>
          <w:lang w:val="en-US"/>
        </w:rPr>
        <w:t>Strict Handstand Push-Up Test</w:t>
      </w:r>
      <w:commentRangeEnd w:id="238"/>
      <w:r w:rsidR="00521D4E">
        <w:rPr>
          <w:rStyle w:val="Refdecomentrio"/>
        </w:rPr>
        <w:commentReference w:id="238"/>
      </w:r>
      <w:commentRangeEnd w:id="239"/>
      <w:r w:rsidR="00295AEE">
        <w:rPr>
          <w:rStyle w:val="Refdecomentrio"/>
        </w:rPr>
        <w:commentReference w:id="239"/>
      </w:r>
      <w:commentRangeEnd w:id="240"/>
      <w:r w:rsidR="00295AEE">
        <w:rPr>
          <w:rStyle w:val="Refdecomentrio"/>
        </w:rPr>
        <w:commentReference w:id="240"/>
      </w:r>
      <w:commentRangeEnd w:id="241"/>
      <w:r w:rsidR="00F315CA">
        <w:rPr>
          <w:rStyle w:val="Refdecomentrio"/>
        </w:rPr>
        <w:commentReference w:id="241"/>
      </w:r>
      <w:commentRangeEnd w:id="242"/>
      <w:r w:rsidR="00F315CA">
        <w:rPr>
          <w:rStyle w:val="Refdecomentrio"/>
        </w:rPr>
        <w:commentReference w:id="242"/>
      </w:r>
    </w:p>
    <w:p w14:paraId="6A3AABD5" w14:textId="56197062" w:rsidR="00943826" w:rsidRPr="00623430" w:rsidRDefault="00943826" w:rsidP="00623430">
      <w:pPr>
        <w:pStyle w:val="NormalWeb"/>
        <w:shd w:val="clear" w:color="auto" w:fill="FFE599" w:themeFill="accent4" w:themeFillTint="66"/>
        <w:spacing w:line="480" w:lineRule="auto"/>
        <w:ind w:firstLine="708"/>
        <w:jc w:val="both"/>
        <w:rPr>
          <w:ins w:id="243" w:author="User" w:date="2025-06-10T14:18:00Z"/>
          <w:rPrChange w:id="244" w:author="User" w:date="2025-06-16T09:12:00Z">
            <w:rPr>
              <w:ins w:id="245" w:author="User" w:date="2025-06-10T14:18:00Z"/>
            </w:rPr>
          </w:rPrChange>
        </w:rPr>
        <w:pPrChange w:id="246" w:author="User" w:date="2025-06-16T09:13:00Z">
          <w:pPr>
            <w:pStyle w:val="NormalWeb"/>
          </w:pPr>
        </w:pPrChange>
      </w:pPr>
      <w:ins w:id="247" w:author="User" w:date="2025-06-10T14:18:00Z">
        <w:r w:rsidRPr="00623430">
          <w:rPr>
            <w:rPrChange w:id="248" w:author="User" w:date="2025-06-16T09:12:00Z">
              <w:rPr/>
            </w:rPrChange>
          </w:rPr>
          <w:t xml:space="preserve">The SHSPU </w:t>
        </w:r>
        <w:proofErr w:type="spellStart"/>
        <w:r w:rsidRPr="00623430">
          <w:rPr>
            <w:rPrChange w:id="249" w:author="User" w:date="2025-06-16T09:12:00Z">
              <w:rPr/>
            </w:rPrChange>
          </w:rPr>
          <w:t>test</w:t>
        </w:r>
        <w:proofErr w:type="spellEnd"/>
        <w:r w:rsidRPr="00623430">
          <w:rPr>
            <w:rPrChange w:id="250" w:author="User" w:date="2025-06-16T09:12:00Z">
              <w:rPr/>
            </w:rPrChange>
          </w:rPr>
          <w:t xml:space="preserve"> </w:t>
        </w:r>
        <w:proofErr w:type="spellStart"/>
        <w:r w:rsidRPr="00623430">
          <w:rPr>
            <w:rPrChange w:id="251" w:author="User" w:date="2025-06-16T09:12:00Z">
              <w:rPr/>
            </w:rPrChange>
          </w:rPr>
          <w:t>began</w:t>
        </w:r>
        <w:proofErr w:type="spellEnd"/>
        <w:r w:rsidRPr="00623430">
          <w:rPr>
            <w:rPrChange w:id="252" w:author="User" w:date="2025-06-16T09:12:00Z">
              <w:rPr/>
            </w:rPrChange>
          </w:rPr>
          <w:t xml:space="preserve"> </w:t>
        </w:r>
        <w:proofErr w:type="spellStart"/>
        <w:r w:rsidRPr="00623430">
          <w:rPr>
            <w:rPrChange w:id="253" w:author="User" w:date="2025-06-16T09:12:00Z">
              <w:rPr/>
            </w:rPrChange>
          </w:rPr>
          <w:t>with</w:t>
        </w:r>
        <w:proofErr w:type="spellEnd"/>
        <w:r w:rsidRPr="00623430">
          <w:rPr>
            <w:rPrChange w:id="254" w:author="User" w:date="2025-06-16T09:12:00Z">
              <w:rPr/>
            </w:rPrChange>
          </w:rPr>
          <w:t xml:space="preserve"> </w:t>
        </w:r>
        <w:proofErr w:type="spellStart"/>
        <w:r w:rsidRPr="00623430">
          <w:rPr>
            <w:rPrChange w:id="255" w:author="User" w:date="2025-06-16T09:12:00Z">
              <w:rPr/>
            </w:rPrChange>
          </w:rPr>
          <w:t>participants</w:t>
        </w:r>
        <w:proofErr w:type="spellEnd"/>
        <w:r w:rsidRPr="00623430">
          <w:rPr>
            <w:rPrChange w:id="256" w:author="User" w:date="2025-06-16T09:12:00Z">
              <w:rPr/>
            </w:rPrChange>
          </w:rPr>
          <w:t xml:space="preserve"> </w:t>
        </w:r>
        <w:proofErr w:type="spellStart"/>
        <w:r w:rsidRPr="00623430">
          <w:rPr>
            <w:rPrChange w:id="257" w:author="User" w:date="2025-06-16T09:12:00Z">
              <w:rPr/>
            </w:rPrChange>
          </w:rPr>
          <w:t>assuming</w:t>
        </w:r>
        <w:proofErr w:type="spellEnd"/>
        <w:r w:rsidRPr="00623430">
          <w:rPr>
            <w:rPrChange w:id="258" w:author="User" w:date="2025-06-16T09:12:00Z">
              <w:rPr/>
            </w:rPrChange>
          </w:rPr>
          <w:t xml:space="preserve"> a </w:t>
        </w:r>
        <w:proofErr w:type="spellStart"/>
        <w:r w:rsidRPr="00623430">
          <w:rPr>
            <w:rPrChange w:id="259" w:author="User" w:date="2025-06-16T09:12:00Z">
              <w:rPr/>
            </w:rPrChange>
          </w:rPr>
          <w:t>headstand</w:t>
        </w:r>
        <w:proofErr w:type="spellEnd"/>
        <w:r w:rsidRPr="00623430">
          <w:rPr>
            <w:rPrChange w:id="260" w:author="User" w:date="2025-06-16T09:12:00Z">
              <w:rPr/>
            </w:rPrChange>
          </w:rPr>
          <w:t xml:space="preserve"> position, </w:t>
        </w:r>
        <w:proofErr w:type="spellStart"/>
        <w:r w:rsidRPr="00623430">
          <w:rPr>
            <w:rPrChange w:id="261" w:author="User" w:date="2025-06-16T09:12:00Z">
              <w:rPr/>
            </w:rPrChange>
          </w:rPr>
          <w:t>with</w:t>
        </w:r>
        <w:proofErr w:type="spellEnd"/>
        <w:r w:rsidRPr="00623430">
          <w:rPr>
            <w:rPrChange w:id="262" w:author="User" w:date="2025-06-16T09:12:00Z">
              <w:rPr/>
            </w:rPrChange>
          </w:rPr>
          <w:t xml:space="preserve"> </w:t>
        </w:r>
        <w:proofErr w:type="spellStart"/>
        <w:r w:rsidRPr="00623430">
          <w:rPr>
            <w:rPrChange w:id="263" w:author="User" w:date="2025-06-16T09:12:00Z">
              <w:rPr/>
            </w:rPrChange>
          </w:rPr>
          <w:t>hands</w:t>
        </w:r>
        <w:proofErr w:type="spellEnd"/>
        <w:r w:rsidRPr="00623430">
          <w:rPr>
            <w:rPrChange w:id="264" w:author="User" w:date="2025-06-16T09:12:00Z">
              <w:rPr/>
            </w:rPrChange>
          </w:rPr>
          <w:t xml:space="preserve"> </w:t>
        </w:r>
        <w:proofErr w:type="spellStart"/>
        <w:r w:rsidRPr="00623430">
          <w:rPr>
            <w:rPrChange w:id="265" w:author="User" w:date="2025-06-16T09:12:00Z">
              <w:rPr/>
            </w:rPrChange>
          </w:rPr>
          <w:t>placed</w:t>
        </w:r>
        <w:proofErr w:type="spellEnd"/>
        <w:r w:rsidRPr="00623430">
          <w:rPr>
            <w:rPrChange w:id="266" w:author="User" w:date="2025-06-16T09:12:00Z">
              <w:rPr/>
            </w:rPrChange>
          </w:rPr>
          <w:t xml:space="preserve"> </w:t>
        </w:r>
        <w:proofErr w:type="spellStart"/>
        <w:r w:rsidRPr="00623430">
          <w:rPr>
            <w:rPrChange w:id="267" w:author="User" w:date="2025-06-16T09:12:00Z">
              <w:rPr/>
            </w:rPrChange>
          </w:rPr>
          <w:t>on</w:t>
        </w:r>
        <w:proofErr w:type="spellEnd"/>
        <w:r w:rsidRPr="00623430">
          <w:rPr>
            <w:rPrChange w:id="268" w:author="User" w:date="2025-06-16T09:12:00Z">
              <w:rPr/>
            </w:rPrChange>
          </w:rPr>
          <w:t xml:space="preserve"> </w:t>
        </w:r>
        <w:proofErr w:type="spellStart"/>
        <w:r w:rsidRPr="00623430">
          <w:rPr>
            <w:rPrChange w:id="269" w:author="User" w:date="2025-06-16T09:12:00Z">
              <w:rPr/>
            </w:rPrChange>
          </w:rPr>
          <w:t>the</w:t>
        </w:r>
        <w:proofErr w:type="spellEnd"/>
        <w:r w:rsidRPr="00623430">
          <w:rPr>
            <w:rPrChange w:id="270" w:author="User" w:date="2025-06-16T09:12:00Z">
              <w:rPr/>
            </w:rPrChange>
          </w:rPr>
          <w:t xml:space="preserve"> </w:t>
        </w:r>
        <w:proofErr w:type="spellStart"/>
        <w:r w:rsidRPr="00623430">
          <w:rPr>
            <w:rPrChange w:id="271" w:author="User" w:date="2025-06-16T09:12:00Z">
              <w:rPr/>
            </w:rPrChange>
          </w:rPr>
          <w:t>floor</w:t>
        </w:r>
        <w:proofErr w:type="spellEnd"/>
        <w:r w:rsidRPr="00623430">
          <w:rPr>
            <w:rPrChange w:id="272" w:author="User" w:date="2025-06-16T09:12:00Z">
              <w:rPr/>
            </w:rPrChange>
          </w:rPr>
          <w:t xml:space="preserve">, </w:t>
        </w:r>
        <w:proofErr w:type="spellStart"/>
        <w:r w:rsidRPr="00623430">
          <w:rPr>
            <w:rPrChange w:id="273" w:author="User" w:date="2025-06-16T09:12:00Z">
              <w:rPr/>
            </w:rPrChange>
          </w:rPr>
          <w:t>head</w:t>
        </w:r>
        <w:proofErr w:type="spellEnd"/>
        <w:r w:rsidRPr="00623430">
          <w:rPr>
            <w:rPrChange w:id="274" w:author="User" w:date="2025-06-16T09:12:00Z">
              <w:rPr/>
            </w:rPrChange>
          </w:rPr>
          <w:t xml:space="preserve"> </w:t>
        </w:r>
        <w:proofErr w:type="spellStart"/>
        <w:r w:rsidRPr="00623430">
          <w:rPr>
            <w:rPrChange w:id="275" w:author="User" w:date="2025-06-16T09:12:00Z">
              <w:rPr/>
            </w:rPrChange>
          </w:rPr>
          <w:t>supported</w:t>
        </w:r>
        <w:proofErr w:type="spellEnd"/>
        <w:r w:rsidRPr="00623430">
          <w:rPr>
            <w:rPrChange w:id="276" w:author="User" w:date="2025-06-16T09:12:00Z">
              <w:rPr/>
            </w:rPrChange>
          </w:rPr>
          <w:t xml:space="preserve"> </w:t>
        </w:r>
        <w:proofErr w:type="spellStart"/>
        <w:r w:rsidRPr="00623430">
          <w:rPr>
            <w:rPrChange w:id="277" w:author="User" w:date="2025-06-16T09:12:00Z">
              <w:rPr/>
            </w:rPrChange>
          </w:rPr>
          <w:t>on</w:t>
        </w:r>
        <w:proofErr w:type="spellEnd"/>
        <w:r w:rsidRPr="00623430">
          <w:rPr>
            <w:rPrChange w:id="278" w:author="User" w:date="2025-06-16T09:12:00Z">
              <w:rPr/>
            </w:rPrChange>
          </w:rPr>
          <w:t xml:space="preserve"> a </w:t>
        </w:r>
        <w:proofErr w:type="spellStart"/>
        <w:r w:rsidRPr="00623430">
          <w:rPr>
            <w:rPrChange w:id="279" w:author="User" w:date="2025-06-16T09:12:00Z">
              <w:rPr/>
            </w:rPrChange>
          </w:rPr>
          <w:t>padded</w:t>
        </w:r>
        <w:proofErr w:type="spellEnd"/>
        <w:r w:rsidRPr="00623430">
          <w:rPr>
            <w:rPrChange w:id="280" w:author="User" w:date="2025-06-16T09:12:00Z">
              <w:rPr/>
            </w:rPrChange>
          </w:rPr>
          <w:t xml:space="preserve"> </w:t>
        </w:r>
        <w:proofErr w:type="spellStart"/>
        <w:r w:rsidRPr="00623430">
          <w:rPr>
            <w:rPrChange w:id="281" w:author="User" w:date="2025-06-16T09:12:00Z">
              <w:rPr/>
            </w:rPrChange>
          </w:rPr>
          <w:t>mat</w:t>
        </w:r>
        <w:proofErr w:type="spellEnd"/>
        <w:r w:rsidRPr="00623430">
          <w:rPr>
            <w:rPrChange w:id="282" w:author="User" w:date="2025-06-16T09:12:00Z">
              <w:rPr/>
            </w:rPrChange>
          </w:rPr>
          <w:t xml:space="preserve"> (</w:t>
        </w:r>
        <w:proofErr w:type="spellStart"/>
        <w:r w:rsidRPr="00623430">
          <w:rPr>
            <w:rPrChange w:id="283" w:author="User" w:date="2025-06-16T09:12:00Z">
              <w:rPr/>
            </w:rPrChange>
          </w:rPr>
          <w:t>AbMat</w:t>
        </w:r>
        <w:proofErr w:type="spellEnd"/>
        <w:r w:rsidRPr="00623430">
          <w:rPr>
            <w:rPrChange w:id="284" w:author="User" w:date="2025-06-16T09:12:00Z">
              <w:rPr/>
            </w:rPrChange>
          </w:rPr>
          <w:t xml:space="preserve">, Rino Force, São Carlos, </w:t>
        </w:r>
        <w:proofErr w:type="spellStart"/>
        <w:r w:rsidRPr="00623430">
          <w:rPr>
            <w:rPrChange w:id="285" w:author="User" w:date="2025-06-16T09:12:00Z">
              <w:rPr/>
            </w:rPrChange>
          </w:rPr>
          <w:t>Brazil</w:t>
        </w:r>
        <w:proofErr w:type="spellEnd"/>
        <w:r w:rsidRPr="00623430">
          <w:rPr>
            <w:rPrChange w:id="286" w:author="User" w:date="2025-06-16T09:12:00Z">
              <w:rPr/>
            </w:rPrChange>
          </w:rPr>
          <w:t xml:space="preserve">), </w:t>
        </w:r>
        <w:proofErr w:type="spellStart"/>
        <w:r w:rsidRPr="00623430">
          <w:rPr>
            <w:rPrChange w:id="287" w:author="User" w:date="2025-06-16T09:12:00Z">
              <w:rPr/>
            </w:rPrChange>
          </w:rPr>
          <w:t>and</w:t>
        </w:r>
        <w:proofErr w:type="spellEnd"/>
        <w:r w:rsidRPr="00623430">
          <w:rPr>
            <w:rPrChange w:id="288" w:author="User" w:date="2025-06-16T09:12:00Z">
              <w:rPr/>
            </w:rPrChange>
          </w:rPr>
          <w:t xml:space="preserve"> </w:t>
        </w:r>
        <w:proofErr w:type="spellStart"/>
        <w:r w:rsidRPr="00623430">
          <w:rPr>
            <w:rPrChange w:id="289" w:author="User" w:date="2025-06-16T09:12:00Z">
              <w:rPr/>
            </w:rPrChange>
          </w:rPr>
          <w:t>feet</w:t>
        </w:r>
        <w:proofErr w:type="spellEnd"/>
        <w:r w:rsidRPr="00623430">
          <w:rPr>
            <w:rPrChange w:id="290" w:author="User" w:date="2025-06-16T09:12:00Z">
              <w:rPr/>
            </w:rPrChange>
          </w:rPr>
          <w:t xml:space="preserve"> </w:t>
        </w:r>
        <w:proofErr w:type="spellStart"/>
        <w:r w:rsidRPr="00623430">
          <w:rPr>
            <w:rPrChange w:id="291" w:author="User" w:date="2025-06-16T09:12:00Z">
              <w:rPr/>
            </w:rPrChange>
          </w:rPr>
          <w:t>resting</w:t>
        </w:r>
        <w:proofErr w:type="spellEnd"/>
        <w:r w:rsidRPr="00623430">
          <w:rPr>
            <w:rPrChange w:id="292" w:author="User" w:date="2025-06-16T09:12:00Z">
              <w:rPr/>
            </w:rPrChange>
          </w:rPr>
          <w:t xml:space="preserve"> </w:t>
        </w:r>
        <w:proofErr w:type="spellStart"/>
        <w:r w:rsidRPr="00623430">
          <w:rPr>
            <w:rPrChange w:id="293" w:author="User" w:date="2025-06-16T09:12:00Z">
              <w:rPr/>
            </w:rPrChange>
          </w:rPr>
          <w:t>against</w:t>
        </w:r>
        <w:proofErr w:type="spellEnd"/>
        <w:r w:rsidRPr="00623430">
          <w:rPr>
            <w:rPrChange w:id="294" w:author="User" w:date="2025-06-16T09:12:00Z">
              <w:rPr/>
            </w:rPrChange>
          </w:rPr>
          <w:t xml:space="preserve"> a </w:t>
        </w:r>
        <w:proofErr w:type="spellStart"/>
        <w:r w:rsidRPr="00623430">
          <w:rPr>
            <w:rPrChange w:id="295" w:author="User" w:date="2025-06-16T09:12:00Z">
              <w:rPr/>
            </w:rPrChange>
          </w:rPr>
          <w:t>wall</w:t>
        </w:r>
        <w:proofErr w:type="spellEnd"/>
        <w:r w:rsidRPr="00623430">
          <w:rPr>
            <w:rPrChange w:id="296" w:author="User" w:date="2025-06-16T09:12:00Z">
              <w:rPr/>
            </w:rPrChange>
          </w:rPr>
          <w:t xml:space="preserve">. </w:t>
        </w:r>
        <w:proofErr w:type="spellStart"/>
        <w:r w:rsidRPr="00623430">
          <w:rPr>
            <w:rPrChange w:id="297" w:author="User" w:date="2025-06-16T09:12:00Z">
              <w:rPr/>
            </w:rPrChange>
          </w:rPr>
          <w:t>Once</w:t>
        </w:r>
        <w:proofErr w:type="spellEnd"/>
        <w:r w:rsidRPr="00623430">
          <w:rPr>
            <w:rPrChange w:id="298" w:author="User" w:date="2025-06-16T09:12:00Z">
              <w:rPr/>
            </w:rPrChange>
          </w:rPr>
          <w:t xml:space="preserve"> in a </w:t>
        </w:r>
        <w:proofErr w:type="spellStart"/>
        <w:r w:rsidRPr="00623430">
          <w:rPr>
            <w:rPrChange w:id="299" w:author="User" w:date="2025-06-16T09:12:00Z">
              <w:rPr/>
            </w:rPrChange>
          </w:rPr>
          <w:t>stable</w:t>
        </w:r>
        <w:proofErr w:type="spellEnd"/>
        <w:r w:rsidRPr="00623430">
          <w:rPr>
            <w:rPrChange w:id="300" w:author="User" w:date="2025-06-16T09:12:00Z">
              <w:rPr/>
            </w:rPrChange>
          </w:rPr>
          <w:t xml:space="preserve"> position, </w:t>
        </w:r>
        <w:proofErr w:type="spellStart"/>
        <w:r w:rsidRPr="00623430">
          <w:rPr>
            <w:rPrChange w:id="301" w:author="User" w:date="2025-06-16T09:12:00Z">
              <w:rPr/>
            </w:rPrChange>
          </w:rPr>
          <w:t>participants</w:t>
        </w:r>
        <w:proofErr w:type="spellEnd"/>
        <w:r w:rsidRPr="00623430">
          <w:rPr>
            <w:rPrChange w:id="302" w:author="User" w:date="2025-06-16T09:12:00Z">
              <w:rPr/>
            </w:rPrChange>
          </w:rPr>
          <w:t xml:space="preserve"> </w:t>
        </w:r>
        <w:proofErr w:type="spellStart"/>
        <w:r w:rsidRPr="00623430">
          <w:rPr>
            <w:rPrChange w:id="303" w:author="User" w:date="2025-06-16T09:12:00Z">
              <w:rPr/>
            </w:rPrChange>
          </w:rPr>
          <w:t>performed</w:t>
        </w:r>
        <w:proofErr w:type="spellEnd"/>
        <w:r w:rsidRPr="00623430">
          <w:rPr>
            <w:rPrChange w:id="304" w:author="User" w:date="2025-06-16T09:12:00Z">
              <w:rPr/>
            </w:rPrChange>
          </w:rPr>
          <w:t xml:space="preserve"> as </w:t>
        </w:r>
        <w:proofErr w:type="spellStart"/>
        <w:r w:rsidRPr="00623430">
          <w:rPr>
            <w:rPrChange w:id="305" w:author="User" w:date="2025-06-16T09:12:00Z">
              <w:rPr/>
            </w:rPrChange>
          </w:rPr>
          <w:t>many</w:t>
        </w:r>
        <w:proofErr w:type="spellEnd"/>
        <w:r w:rsidRPr="00623430">
          <w:rPr>
            <w:rPrChange w:id="306" w:author="User" w:date="2025-06-16T09:12:00Z">
              <w:rPr/>
            </w:rPrChange>
          </w:rPr>
          <w:t xml:space="preserve"> </w:t>
        </w:r>
        <w:proofErr w:type="spellStart"/>
        <w:r w:rsidRPr="00623430">
          <w:rPr>
            <w:rPrChange w:id="307" w:author="User" w:date="2025-06-16T09:12:00Z">
              <w:rPr/>
            </w:rPrChange>
          </w:rPr>
          <w:t>strict</w:t>
        </w:r>
        <w:proofErr w:type="spellEnd"/>
        <w:r w:rsidRPr="00623430">
          <w:rPr>
            <w:rPrChange w:id="308" w:author="User" w:date="2025-06-16T09:12:00Z">
              <w:rPr/>
            </w:rPrChange>
          </w:rPr>
          <w:t xml:space="preserve"> </w:t>
        </w:r>
        <w:proofErr w:type="spellStart"/>
        <w:r w:rsidRPr="00623430">
          <w:rPr>
            <w:rPrChange w:id="309" w:author="User" w:date="2025-06-16T09:12:00Z">
              <w:rPr/>
            </w:rPrChange>
          </w:rPr>
          <w:t>repetitions</w:t>
        </w:r>
        <w:proofErr w:type="spellEnd"/>
        <w:r w:rsidRPr="00623430">
          <w:rPr>
            <w:rPrChange w:id="310" w:author="User" w:date="2025-06-16T09:12:00Z">
              <w:rPr/>
            </w:rPrChange>
          </w:rPr>
          <w:t xml:space="preserve"> as </w:t>
        </w:r>
        <w:proofErr w:type="spellStart"/>
        <w:r w:rsidRPr="00623430">
          <w:rPr>
            <w:rPrChange w:id="311" w:author="User" w:date="2025-06-16T09:12:00Z">
              <w:rPr/>
            </w:rPrChange>
          </w:rPr>
          <w:t>possible</w:t>
        </w:r>
        <w:proofErr w:type="spellEnd"/>
        <w:r w:rsidRPr="00623430">
          <w:rPr>
            <w:rPrChange w:id="312" w:author="User" w:date="2025-06-16T09:12:00Z">
              <w:rPr/>
            </w:rPrChange>
          </w:rPr>
          <w:t xml:space="preserve">, </w:t>
        </w:r>
        <w:proofErr w:type="spellStart"/>
        <w:r w:rsidRPr="00623430">
          <w:rPr>
            <w:rPrChange w:id="313" w:author="User" w:date="2025-06-16T09:12:00Z">
              <w:rPr/>
            </w:rPrChange>
          </w:rPr>
          <w:t>alternating</w:t>
        </w:r>
        <w:proofErr w:type="spellEnd"/>
        <w:r w:rsidRPr="00623430">
          <w:rPr>
            <w:rPrChange w:id="314" w:author="User" w:date="2025-06-16T09:12:00Z">
              <w:rPr/>
            </w:rPrChange>
          </w:rPr>
          <w:t xml:space="preserve"> </w:t>
        </w:r>
        <w:proofErr w:type="spellStart"/>
        <w:r w:rsidRPr="00623430">
          <w:rPr>
            <w:rPrChange w:id="315" w:author="User" w:date="2025-06-16T09:12:00Z">
              <w:rPr/>
            </w:rPrChange>
          </w:rPr>
          <w:t>between</w:t>
        </w:r>
        <w:proofErr w:type="spellEnd"/>
        <w:r w:rsidRPr="00623430">
          <w:rPr>
            <w:rPrChange w:id="316" w:author="User" w:date="2025-06-16T09:12:00Z">
              <w:rPr/>
            </w:rPrChange>
          </w:rPr>
          <w:t xml:space="preserve"> </w:t>
        </w:r>
        <w:proofErr w:type="spellStart"/>
        <w:r w:rsidRPr="00623430">
          <w:rPr>
            <w:rPrChange w:id="317" w:author="User" w:date="2025-06-16T09:12:00Z">
              <w:rPr/>
            </w:rPrChange>
          </w:rPr>
          <w:t>the</w:t>
        </w:r>
        <w:proofErr w:type="spellEnd"/>
        <w:r w:rsidRPr="00623430">
          <w:rPr>
            <w:rPrChange w:id="318" w:author="User" w:date="2025-06-16T09:12:00Z">
              <w:rPr/>
            </w:rPrChange>
          </w:rPr>
          <w:t xml:space="preserve"> </w:t>
        </w:r>
        <w:proofErr w:type="spellStart"/>
        <w:r w:rsidRPr="00623430">
          <w:rPr>
            <w:rPrChange w:id="319" w:author="User" w:date="2025-06-16T09:12:00Z">
              <w:rPr/>
            </w:rPrChange>
          </w:rPr>
          <w:t>headstand</w:t>
        </w:r>
        <w:proofErr w:type="spellEnd"/>
        <w:r w:rsidRPr="00623430">
          <w:rPr>
            <w:rPrChange w:id="320" w:author="User" w:date="2025-06-16T09:12:00Z">
              <w:rPr/>
            </w:rPrChange>
          </w:rPr>
          <w:t xml:space="preserve"> </w:t>
        </w:r>
        <w:proofErr w:type="spellStart"/>
        <w:r w:rsidRPr="00623430">
          <w:rPr>
            <w:rPrChange w:id="321" w:author="User" w:date="2025-06-16T09:12:00Z">
              <w:rPr/>
            </w:rPrChange>
          </w:rPr>
          <w:t>and</w:t>
        </w:r>
        <w:proofErr w:type="spellEnd"/>
        <w:r w:rsidRPr="00623430">
          <w:rPr>
            <w:rPrChange w:id="322" w:author="User" w:date="2025-06-16T09:12:00Z">
              <w:rPr/>
            </w:rPrChange>
          </w:rPr>
          <w:t xml:space="preserve"> full </w:t>
        </w:r>
        <w:proofErr w:type="spellStart"/>
        <w:r w:rsidRPr="00623430">
          <w:rPr>
            <w:rPrChange w:id="323" w:author="User" w:date="2025-06-16T09:12:00Z">
              <w:rPr/>
            </w:rPrChange>
          </w:rPr>
          <w:t>elbow</w:t>
        </w:r>
        <w:proofErr w:type="spellEnd"/>
        <w:r w:rsidRPr="00623430">
          <w:rPr>
            <w:rPrChange w:id="324" w:author="User" w:date="2025-06-16T09:12:00Z">
              <w:rPr/>
            </w:rPrChange>
          </w:rPr>
          <w:t xml:space="preserve"> </w:t>
        </w:r>
        <w:proofErr w:type="spellStart"/>
        <w:r w:rsidRPr="00623430">
          <w:rPr>
            <w:rPrChange w:id="325" w:author="User" w:date="2025-06-16T09:12:00Z">
              <w:rPr/>
            </w:rPrChange>
          </w:rPr>
          <w:t>extension</w:t>
        </w:r>
        <w:proofErr w:type="spellEnd"/>
        <w:r w:rsidRPr="00623430">
          <w:rPr>
            <w:rPrChange w:id="326" w:author="User" w:date="2025-06-16T09:12:00Z">
              <w:rPr/>
            </w:rPrChange>
          </w:rPr>
          <w:t xml:space="preserve"> in </w:t>
        </w:r>
        <w:proofErr w:type="spellStart"/>
        <w:r w:rsidRPr="00623430">
          <w:rPr>
            <w:rPrChange w:id="327" w:author="User" w:date="2025-06-16T09:12:00Z">
              <w:rPr/>
            </w:rPrChange>
          </w:rPr>
          <w:t>the</w:t>
        </w:r>
        <w:proofErr w:type="spellEnd"/>
        <w:r w:rsidRPr="00623430">
          <w:rPr>
            <w:rPrChange w:id="328" w:author="User" w:date="2025-06-16T09:12:00Z">
              <w:rPr/>
            </w:rPrChange>
          </w:rPr>
          <w:t xml:space="preserve"> </w:t>
        </w:r>
        <w:proofErr w:type="spellStart"/>
        <w:r w:rsidRPr="00623430">
          <w:rPr>
            <w:rPrChange w:id="329" w:author="User" w:date="2025-06-16T09:12:00Z">
              <w:rPr/>
            </w:rPrChange>
          </w:rPr>
          <w:t>handstand</w:t>
        </w:r>
        <w:proofErr w:type="spellEnd"/>
        <w:r w:rsidRPr="00623430">
          <w:rPr>
            <w:rPrChange w:id="330" w:author="User" w:date="2025-06-16T09:12:00Z">
              <w:rPr/>
            </w:rPrChange>
          </w:rPr>
          <w:t xml:space="preserve"> position (Figure </w:t>
        </w:r>
      </w:ins>
      <w:ins w:id="331" w:author="User" w:date="2025-06-10T14:19:00Z">
        <w:r w:rsidRPr="00623430">
          <w:rPr>
            <w:rPrChange w:id="332" w:author="User" w:date="2025-06-16T09:12:00Z">
              <w:rPr>
                <w:highlight w:val="yellow"/>
              </w:rPr>
            </w:rPrChange>
          </w:rPr>
          <w:t>1</w:t>
        </w:r>
      </w:ins>
      <w:ins w:id="333" w:author="User" w:date="2025-06-10T14:18:00Z">
        <w:r w:rsidRPr="00623430">
          <w:rPr>
            <w:rPrChange w:id="334" w:author="User" w:date="2025-06-16T09:12:00Z">
              <w:rPr/>
            </w:rPrChange>
          </w:rPr>
          <w:t xml:space="preserve">). </w:t>
        </w:r>
        <w:proofErr w:type="spellStart"/>
        <w:r w:rsidRPr="00623430">
          <w:rPr>
            <w:rPrChange w:id="335" w:author="User" w:date="2025-06-16T09:12:00Z">
              <w:rPr/>
            </w:rPrChange>
          </w:rPr>
          <w:t>Standardized</w:t>
        </w:r>
        <w:proofErr w:type="spellEnd"/>
        <w:r w:rsidRPr="00623430">
          <w:rPr>
            <w:rPrChange w:id="336" w:author="User" w:date="2025-06-16T09:12:00Z">
              <w:rPr/>
            </w:rPrChange>
          </w:rPr>
          <w:t xml:space="preserve"> </w:t>
        </w:r>
        <w:proofErr w:type="spellStart"/>
        <w:r w:rsidRPr="00623430">
          <w:rPr>
            <w:rPrChange w:id="337" w:author="User" w:date="2025-06-16T09:12:00Z">
              <w:rPr/>
            </w:rPrChange>
          </w:rPr>
          <w:t>movement</w:t>
        </w:r>
        <w:proofErr w:type="spellEnd"/>
        <w:r w:rsidRPr="00623430">
          <w:rPr>
            <w:rPrChange w:id="338" w:author="User" w:date="2025-06-16T09:12:00Z">
              <w:rPr/>
            </w:rPrChange>
          </w:rPr>
          <w:t xml:space="preserve"> </w:t>
        </w:r>
        <w:proofErr w:type="spellStart"/>
        <w:r w:rsidRPr="00623430">
          <w:rPr>
            <w:rPrChange w:id="339" w:author="User" w:date="2025-06-16T09:12:00Z">
              <w:rPr/>
            </w:rPrChange>
          </w:rPr>
          <w:t>criteria</w:t>
        </w:r>
        <w:proofErr w:type="spellEnd"/>
        <w:r w:rsidRPr="00623430">
          <w:rPr>
            <w:rPrChange w:id="340" w:author="User" w:date="2025-06-16T09:12:00Z">
              <w:rPr/>
            </w:rPrChange>
          </w:rPr>
          <w:t xml:space="preserve"> </w:t>
        </w:r>
        <w:proofErr w:type="spellStart"/>
        <w:r w:rsidRPr="00623430">
          <w:rPr>
            <w:rPrChange w:id="341" w:author="User" w:date="2025-06-16T09:12:00Z">
              <w:rPr/>
            </w:rPrChange>
          </w:rPr>
          <w:t>were</w:t>
        </w:r>
        <w:proofErr w:type="spellEnd"/>
        <w:r w:rsidRPr="00623430">
          <w:rPr>
            <w:rPrChange w:id="342" w:author="User" w:date="2025-06-16T09:12:00Z">
              <w:rPr/>
            </w:rPrChange>
          </w:rPr>
          <w:t xml:space="preserve"> </w:t>
        </w:r>
        <w:proofErr w:type="spellStart"/>
        <w:r w:rsidRPr="00623430">
          <w:rPr>
            <w:rPrChange w:id="343" w:author="User" w:date="2025-06-16T09:12:00Z">
              <w:rPr/>
            </w:rPrChange>
          </w:rPr>
          <w:t>applied</w:t>
        </w:r>
        <w:proofErr w:type="spellEnd"/>
        <w:r w:rsidRPr="00623430">
          <w:rPr>
            <w:rPrChange w:id="344" w:author="User" w:date="2025-06-16T09:12:00Z">
              <w:rPr/>
            </w:rPrChange>
          </w:rPr>
          <w:t xml:space="preserve"> </w:t>
        </w:r>
        <w:proofErr w:type="spellStart"/>
        <w:r w:rsidRPr="00623430">
          <w:rPr>
            <w:rPrChange w:id="345" w:author="User" w:date="2025-06-16T09:12:00Z">
              <w:rPr/>
            </w:rPrChange>
          </w:rPr>
          <w:t>across</w:t>
        </w:r>
        <w:proofErr w:type="spellEnd"/>
        <w:r w:rsidRPr="00623430">
          <w:rPr>
            <w:rPrChange w:id="346" w:author="User" w:date="2025-06-16T09:12:00Z">
              <w:rPr/>
            </w:rPrChange>
          </w:rPr>
          <w:t xml:space="preserve"> </w:t>
        </w:r>
        <w:proofErr w:type="spellStart"/>
        <w:r w:rsidRPr="00623430">
          <w:rPr>
            <w:rPrChange w:id="347" w:author="User" w:date="2025-06-16T09:12:00Z">
              <w:rPr/>
            </w:rPrChange>
          </w:rPr>
          <w:t>all</w:t>
        </w:r>
        <w:proofErr w:type="spellEnd"/>
        <w:r w:rsidRPr="00623430">
          <w:rPr>
            <w:rPrChange w:id="348" w:author="User" w:date="2025-06-16T09:12:00Z">
              <w:rPr/>
            </w:rPrChange>
          </w:rPr>
          <w:t xml:space="preserve"> </w:t>
        </w:r>
        <w:proofErr w:type="spellStart"/>
        <w:r w:rsidRPr="00623430">
          <w:rPr>
            <w:rPrChange w:id="349" w:author="User" w:date="2025-06-16T09:12:00Z">
              <w:rPr/>
            </w:rPrChange>
          </w:rPr>
          <w:t>participants</w:t>
        </w:r>
        <w:proofErr w:type="spellEnd"/>
        <w:r w:rsidRPr="00623430">
          <w:rPr>
            <w:rPrChange w:id="350" w:author="User" w:date="2025-06-16T09:12:00Z">
              <w:rPr/>
            </w:rPrChange>
          </w:rPr>
          <w:t xml:space="preserve"> </w:t>
        </w:r>
        <w:proofErr w:type="spellStart"/>
        <w:r w:rsidRPr="00623430">
          <w:rPr>
            <w:rPrChange w:id="351" w:author="User" w:date="2025-06-16T09:12:00Z">
              <w:rPr/>
            </w:rPrChange>
          </w:rPr>
          <w:t>to</w:t>
        </w:r>
        <w:proofErr w:type="spellEnd"/>
        <w:r w:rsidRPr="00623430">
          <w:rPr>
            <w:rPrChange w:id="352" w:author="User" w:date="2025-06-16T09:12:00Z">
              <w:rPr/>
            </w:rPrChange>
          </w:rPr>
          <w:t xml:space="preserve"> </w:t>
        </w:r>
        <w:proofErr w:type="spellStart"/>
        <w:r w:rsidRPr="00623430">
          <w:rPr>
            <w:rPrChange w:id="353" w:author="User" w:date="2025-06-16T09:12:00Z">
              <w:rPr/>
            </w:rPrChange>
          </w:rPr>
          <w:t>ensure</w:t>
        </w:r>
        <w:proofErr w:type="spellEnd"/>
        <w:r w:rsidRPr="00623430">
          <w:rPr>
            <w:rPrChange w:id="354" w:author="User" w:date="2025-06-16T09:12:00Z">
              <w:rPr/>
            </w:rPrChange>
          </w:rPr>
          <w:t xml:space="preserve"> </w:t>
        </w:r>
        <w:proofErr w:type="spellStart"/>
        <w:r w:rsidRPr="00623430">
          <w:rPr>
            <w:rPrChange w:id="355" w:author="User" w:date="2025-06-16T09:12:00Z">
              <w:rPr/>
            </w:rPrChange>
          </w:rPr>
          <w:t>consistency</w:t>
        </w:r>
        <w:proofErr w:type="spellEnd"/>
        <w:r w:rsidRPr="00623430">
          <w:rPr>
            <w:rPrChange w:id="356" w:author="User" w:date="2025-06-16T09:12:00Z">
              <w:rPr/>
            </w:rPrChange>
          </w:rPr>
          <w:t xml:space="preserve">: </w:t>
        </w:r>
        <w:proofErr w:type="spellStart"/>
        <w:r w:rsidRPr="00623430">
          <w:rPr>
            <w:rPrChange w:id="357" w:author="User" w:date="2025-06-16T09:12:00Z">
              <w:rPr/>
            </w:rPrChange>
          </w:rPr>
          <w:t>feet</w:t>
        </w:r>
        <w:proofErr w:type="spellEnd"/>
        <w:r w:rsidRPr="00623430">
          <w:rPr>
            <w:rPrChange w:id="358" w:author="User" w:date="2025-06-16T09:12:00Z">
              <w:rPr/>
            </w:rPrChange>
          </w:rPr>
          <w:t xml:space="preserve"> </w:t>
        </w:r>
        <w:proofErr w:type="spellStart"/>
        <w:r w:rsidRPr="00623430">
          <w:rPr>
            <w:rPrChange w:id="359" w:author="User" w:date="2025-06-16T09:12:00Z">
              <w:rPr/>
            </w:rPrChange>
          </w:rPr>
          <w:t>remained</w:t>
        </w:r>
        <w:proofErr w:type="spellEnd"/>
        <w:r w:rsidRPr="00623430">
          <w:rPr>
            <w:rPrChange w:id="360" w:author="User" w:date="2025-06-16T09:12:00Z">
              <w:rPr/>
            </w:rPrChange>
          </w:rPr>
          <w:t xml:space="preserve"> close </w:t>
        </w:r>
        <w:proofErr w:type="spellStart"/>
        <w:r w:rsidRPr="00623430">
          <w:rPr>
            <w:rPrChange w:id="361" w:author="User" w:date="2025-06-16T09:12:00Z">
              <w:rPr/>
            </w:rPrChange>
          </w:rPr>
          <w:t>together</w:t>
        </w:r>
        <w:proofErr w:type="spellEnd"/>
        <w:r w:rsidRPr="00623430">
          <w:rPr>
            <w:rPrChange w:id="362" w:author="User" w:date="2025-06-16T09:12:00Z">
              <w:rPr/>
            </w:rPrChange>
          </w:rPr>
          <w:t xml:space="preserve">, </w:t>
        </w:r>
        <w:proofErr w:type="spellStart"/>
        <w:r w:rsidRPr="00623430">
          <w:rPr>
            <w:rPrChange w:id="363" w:author="User" w:date="2025-06-16T09:12:00Z">
              <w:rPr/>
            </w:rPrChange>
          </w:rPr>
          <w:t>gluteal</w:t>
        </w:r>
        <w:proofErr w:type="spellEnd"/>
        <w:r w:rsidRPr="00623430">
          <w:rPr>
            <w:rPrChange w:id="364" w:author="User" w:date="2025-06-16T09:12:00Z">
              <w:rPr/>
            </w:rPrChange>
          </w:rPr>
          <w:t xml:space="preserve"> </w:t>
        </w:r>
        <w:proofErr w:type="spellStart"/>
        <w:r w:rsidRPr="00623430">
          <w:rPr>
            <w:rPrChange w:id="365" w:author="User" w:date="2025-06-16T09:12:00Z">
              <w:rPr/>
            </w:rPrChange>
          </w:rPr>
          <w:t>and</w:t>
        </w:r>
        <w:proofErr w:type="spellEnd"/>
        <w:r w:rsidRPr="00623430">
          <w:rPr>
            <w:rPrChange w:id="366" w:author="User" w:date="2025-06-16T09:12:00Z">
              <w:rPr/>
            </w:rPrChange>
          </w:rPr>
          <w:t xml:space="preserve"> core </w:t>
        </w:r>
        <w:proofErr w:type="spellStart"/>
        <w:r w:rsidRPr="00623430">
          <w:rPr>
            <w:rPrChange w:id="367" w:author="User" w:date="2025-06-16T09:12:00Z">
              <w:rPr/>
            </w:rPrChange>
          </w:rPr>
          <w:t>activation</w:t>
        </w:r>
        <w:proofErr w:type="spellEnd"/>
        <w:r w:rsidRPr="00623430">
          <w:rPr>
            <w:rPrChange w:id="368" w:author="User" w:date="2025-06-16T09:12:00Z">
              <w:rPr/>
            </w:rPrChange>
          </w:rPr>
          <w:t xml:space="preserve"> </w:t>
        </w:r>
        <w:proofErr w:type="spellStart"/>
        <w:r w:rsidRPr="00623430">
          <w:rPr>
            <w:rPrChange w:id="369" w:author="User" w:date="2025-06-16T09:12:00Z">
              <w:rPr/>
            </w:rPrChange>
          </w:rPr>
          <w:t>was</w:t>
        </w:r>
        <w:proofErr w:type="spellEnd"/>
        <w:r w:rsidRPr="00623430">
          <w:rPr>
            <w:rPrChange w:id="370" w:author="User" w:date="2025-06-16T09:12:00Z">
              <w:rPr/>
            </w:rPrChange>
          </w:rPr>
          <w:t xml:space="preserve"> </w:t>
        </w:r>
        <w:proofErr w:type="spellStart"/>
        <w:r w:rsidRPr="00623430">
          <w:rPr>
            <w:rPrChange w:id="371" w:author="User" w:date="2025-06-16T09:12:00Z">
              <w:rPr/>
            </w:rPrChange>
          </w:rPr>
          <w:t>maintained</w:t>
        </w:r>
        <w:proofErr w:type="spellEnd"/>
        <w:r w:rsidRPr="00623430">
          <w:rPr>
            <w:rPrChange w:id="372" w:author="User" w:date="2025-06-16T09:12:00Z">
              <w:rPr/>
            </w:rPrChange>
          </w:rPr>
          <w:t xml:space="preserve"> </w:t>
        </w:r>
        <w:proofErr w:type="spellStart"/>
        <w:r w:rsidRPr="00623430">
          <w:rPr>
            <w:rPrChange w:id="373" w:author="User" w:date="2025-06-16T09:12:00Z">
              <w:rPr/>
            </w:rPrChange>
          </w:rPr>
          <w:t>throughout</w:t>
        </w:r>
        <w:proofErr w:type="spellEnd"/>
        <w:r w:rsidRPr="00623430">
          <w:rPr>
            <w:rPrChange w:id="374" w:author="User" w:date="2025-06-16T09:12:00Z">
              <w:rPr/>
            </w:rPrChange>
          </w:rPr>
          <w:t xml:space="preserve">, </w:t>
        </w:r>
        <w:proofErr w:type="spellStart"/>
        <w:r w:rsidRPr="00623430">
          <w:rPr>
            <w:rPrChange w:id="375" w:author="User" w:date="2025-06-16T09:12:00Z">
              <w:rPr/>
            </w:rPrChange>
          </w:rPr>
          <w:t>and</w:t>
        </w:r>
        <w:proofErr w:type="spellEnd"/>
        <w:r w:rsidRPr="00623430">
          <w:rPr>
            <w:rPrChange w:id="376" w:author="User" w:date="2025-06-16T09:12:00Z">
              <w:rPr/>
            </w:rPrChange>
          </w:rPr>
          <w:t xml:space="preserve"> </w:t>
        </w:r>
        <w:proofErr w:type="spellStart"/>
        <w:r w:rsidRPr="00623430">
          <w:rPr>
            <w:rPrChange w:id="377" w:author="User" w:date="2025-06-16T09:12:00Z">
              <w:rPr/>
            </w:rPrChange>
          </w:rPr>
          <w:t>the</w:t>
        </w:r>
        <w:proofErr w:type="spellEnd"/>
        <w:r w:rsidRPr="00623430">
          <w:rPr>
            <w:rPrChange w:id="378" w:author="User" w:date="2025-06-16T09:12:00Z">
              <w:rPr/>
            </w:rPrChange>
          </w:rPr>
          <w:t xml:space="preserve"> body </w:t>
        </w:r>
        <w:proofErr w:type="spellStart"/>
        <w:r w:rsidRPr="00623430">
          <w:rPr>
            <w:rPrChange w:id="379" w:author="User" w:date="2025-06-16T09:12:00Z">
              <w:rPr/>
            </w:rPrChange>
          </w:rPr>
          <w:t>was</w:t>
        </w:r>
        <w:proofErr w:type="spellEnd"/>
        <w:r w:rsidRPr="00623430">
          <w:rPr>
            <w:rPrChange w:id="380" w:author="User" w:date="2025-06-16T09:12:00Z">
              <w:rPr/>
            </w:rPrChange>
          </w:rPr>
          <w:t xml:space="preserve"> </w:t>
        </w:r>
        <w:proofErr w:type="spellStart"/>
        <w:r w:rsidRPr="00623430">
          <w:rPr>
            <w:rPrChange w:id="381" w:author="User" w:date="2025-06-16T09:12:00Z">
              <w:rPr/>
            </w:rPrChange>
          </w:rPr>
          <w:t>lifted</w:t>
        </w:r>
        <w:proofErr w:type="spellEnd"/>
        <w:r w:rsidRPr="00623430">
          <w:rPr>
            <w:rPrChange w:id="382" w:author="User" w:date="2025-06-16T09:12:00Z">
              <w:rPr/>
            </w:rPrChange>
          </w:rPr>
          <w:t xml:space="preserve"> </w:t>
        </w:r>
        <w:proofErr w:type="spellStart"/>
        <w:r w:rsidRPr="00623430">
          <w:rPr>
            <w:rPrChange w:id="383" w:author="User" w:date="2025-06-16T09:12:00Z">
              <w:rPr/>
            </w:rPrChange>
          </w:rPr>
          <w:t>through</w:t>
        </w:r>
        <w:proofErr w:type="spellEnd"/>
        <w:r w:rsidRPr="00623430">
          <w:rPr>
            <w:rPrChange w:id="384" w:author="User" w:date="2025-06-16T09:12:00Z">
              <w:rPr/>
            </w:rPrChange>
          </w:rPr>
          <w:t xml:space="preserve"> </w:t>
        </w:r>
        <w:proofErr w:type="spellStart"/>
        <w:r w:rsidRPr="00623430">
          <w:rPr>
            <w:rPrChange w:id="385" w:author="User" w:date="2025-06-16T09:12:00Z">
              <w:rPr/>
            </w:rPrChange>
          </w:rPr>
          <w:t>elbow</w:t>
        </w:r>
        <w:proofErr w:type="spellEnd"/>
        <w:r w:rsidRPr="00623430">
          <w:rPr>
            <w:rPrChange w:id="386" w:author="User" w:date="2025-06-16T09:12:00Z">
              <w:rPr/>
            </w:rPrChange>
          </w:rPr>
          <w:t xml:space="preserve"> </w:t>
        </w:r>
        <w:proofErr w:type="spellStart"/>
        <w:r w:rsidRPr="00623430">
          <w:rPr>
            <w:rPrChange w:id="387" w:author="User" w:date="2025-06-16T09:12:00Z">
              <w:rPr/>
            </w:rPrChange>
          </w:rPr>
          <w:t>extension</w:t>
        </w:r>
        <w:proofErr w:type="spellEnd"/>
        <w:r w:rsidRPr="00623430">
          <w:rPr>
            <w:rPrChange w:id="388" w:author="User" w:date="2025-06-16T09:12:00Z">
              <w:rPr/>
            </w:rPrChange>
          </w:rPr>
          <w:t xml:space="preserve"> </w:t>
        </w:r>
        <w:proofErr w:type="spellStart"/>
        <w:r w:rsidRPr="00623430">
          <w:rPr>
            <w:rPrChange w:id="389" w:author="User" w:date="2025-06-16T09:12:00Z">
              <w:rPr/>
            </w:rPrChange>
          </w:rPr>
          <w:t>until</w:t>
        </w:r>
        <w:proofErr w:type="spellEnd"/>
        <w:r w:rsidRPr="00623430">
          <w:rPr>
            <w:rPrChange w:id="390" w:author="User" w:date="2025-06-16T09:12:00Z">
              <w:rPr/>
            </w:rPrChange>
          </w:rPr>
          <w:t xml:space="preserve"> full lockout. At </w:t>
        </w:r>
        <w:proofErr w:type="spellStart"/>
        <w:r w:rsidRPr="00623430">
          <w:rPr>
            <w:rPrChange w:id="391" w:author="User" w:date="2025-06-16T09:12:00Z">
              <w:rPr/>
            </w:rPrChange>
          </w:rPr>
          <w:t>the</w:t>
        </w:r>
        <w:proofErr w:type="spellEnd"/>
        <w:r w:rsidRPr="00623430">
          <w:rPr>
            <w:rPrChange w:id="392" w:author="User" w:date="2025-06-16T09:12:00Z">
              <w:rPr/>
            </w:rPrChange>
          </w:rPr>
          <w:t xml:space="preserve"> top </w:t>
        </w:r>
        <w:proofErr w:type="spellStart"/>
        <w:r w:rsidRPr="00623430">
          <w:rPr>
            <w:rPrChange w:id="393" w:author="User" w:date="2025-06-16T09:12:00Z">
              <w:rPr/>
            </w:rPrChange>
          </w:rPr>
          <w:t>of</w:t>
        </w:r>
        <w:proofErr w:type="spellEnd"/>
        <w:r w:rsidRPr="00623430">
          <w:rPr>
            <w:rPrChange w:id="394" w:author="User" w:date="2025-06-16T09:12:00Z">
              <w:rPr/>
            </w:rPrChange>
          </w:rPr>
          <w:t xml:space="preserve"> </w:t>
        </w:r>
        <w:proofErr w:type="spellStart"/>
        <w:r w:rsidRPr="00623430">
          <w:rPr>
            <w:rPrChange w:id="395" w:author="User" w:date="2025-06-16T09:12:00Z">
              <w:rPr/>
            </w:rPrChange>
          </w:rPr>
          <w:t>each</w:t>
        </w:r>
        <w:proofErr w:type="spellEnd"/>
        <w:r w:rsidRPr="00623430">
          <w:rPr>
            <w:rPrChange w:id="396" w:author="User" w:date="2025-06-16T09:12:00Z">
              <w:rPr/>
            </w:rPrChange>
          </w:rPr>
          <w:t xml:space="preserve"> </w:t>
        </w:r>
        <w:proofErr w:type="spellStart"/>
        <w:r w:rsidRPr="00623430">
          <w:rPr>
            <w:rPrChange w:id="397" w:author="User" w:date="2025-06-16T09:12:00Z">
              <w:rPr/>
            </w:rPrChange>
          </w:rPr>
          <w:t>repetition</w:t>
        </w:r>
        <w:proofErr w:type="spellEnd"/>
        <w:r w:rsidRPr="00623430">
          <w:rPr>
            <w:rPrChange w:id="398" w:author="User" w:date="2025-06-16T09:12:00Z">
              <w:rPr/>
            </w:rPrChange>
          </w:rPr>
          <w:t xml:space="preserve">, </w:t>
        </w:r>
        <w:proofErr w:type="spellStart"/>
        <w:r w:rsidRPr="00623430">
          <w:rPr>
            <w:rPrChange w:id="399" w:author="User" w:date="2025-06-16T09:12:00Z">
              <w:rPr/>
            </w:rPrChange>
          </w:rPr>
          <w:t>participants</w:t>
        </w:r>
        <w:proofErr w:type="spellEnd"/>
        <w:r w:rsidRPr="00623430">
          <w:rPr>
            <w:rPrChange w:id="400" w:author="User" w:date="2025-06-16T09:12:00Z">
              <w:rPr/>
            </w:rPrChange>
          </w:rPr>
          <w:t xml:space="preserve"> </w:t>
        </w:r>
        <w:proofErr w:type="spellStart"/>
        <w:r w:rsidRPr="00623430">
          <w:rPr>
            <w:rPrChange w:id="401" w:author="User" w:date="2025-06-16T09:12:00Z">
              <w:rPr/>
            </w:rPrChange>
          </w:rPr>
          <w:t>were</w:t>
        </w:r>
        <w:proofErr w:type="spellEnd"/>
        <w:r w:rsidRPr="00623430">
          <w:rPr>
            <w:rPrChange w:id="402" w:author="User" w:date="2025-06-16T09:12:00Z">
              <w:rPr/>
            </w:rPrChange>
          </w:rPr>
          <w:t xml:space="preserve"> </w:t>
        </w:r>
        <w:proofErr w:type="spellStart"/>
        <w:r w:rsidRPr="00623430">
          <w:rPr>
            <w:rPrChange w:id="403" w:author="User" w:date="2025-06-16T09:12:00Z">
              <w:rPr/>
            </w:rPrChange>
          </w:rPr>
          <w:t>instructed</w:t>
        </w:r>
        <w:proofErr w:type="spellEnd"/>
        <w:r w:rsidRPr="00623430">
          <w:rPr>
            <w:rPrChange w:id="404" w:author="User" w:date="2025-06-16T09:12:00Z">
              <w:rPr/>
            </w:rPrChange>
          </w:rPr>
          <w:t xml:space="preserve"> </w:t>
        </w:r>
        <w:proofErr w:type="spellStart"/>
        <w:r w:rsidRPr="00623430">
          <w:rPr>
            <w:rPrChange w:id="405" w:author="User" w:date="2025-06-16T09:12:00Z">
              <w:rPr/>
            </w:rPrChange>
          </w:rPr>
          <w:t>to</w:t>
        </w:r>
        <w:proofErr w:type="spellEnd"/>
        <w:r w:rsidRPr="00623430">
          <w:rPr>
            <w:rPrChange w:id="406" w:author="User" w:date="2025-06-16T09:12:00Z">
              <w:rPr/>
            </w:rPrChange>
          </w:rPr>
          <w:t xml:space="preserve"> "open </w:t>
        </w:r>
        <w:proofErr w:type="spellStart"/>
        <w:r w:rsidRPr="00623430">
          <w:rPr>
            <w:rPrChange w:id="407" w:author="User" w:date="2025-06-16T09:12:00Z">
              <w:rPr/>
            </w:rPrChange>
          </w:rPr>
          <w:t>the</w:t>
        </w:r>
        <w:proofErr w:type="spellEnd"/>
        <w:r w:rsidRPr="00623430">
          <w:rPr>
            <w:rPrChange w:id="408" w:author="User" w:date="2025-06-16T09:12:00Z">
              <w:rPr/>
            </w:rPrChange>
          </w:rPr>
          <w:t xml:space="preserve"> </w:t>
        </w:r>
        <w:proofErr w:type="spellStart"/>
        <w:r w:rsidRPr="00623430">
          <w:rPr>
            <w:rPrChange w:id="409" w:author="User" w:date="2025-06-16T09:12:00Z">
              <w:rPr/>
            </w:rPrChange>
          </w:rPr>
          <w:t>chest</w:t>
        </w:r>
        <w:proofErr w:type="spellEnd"/>
        <w:r w:rsidRPr="00623430">
          <w:rPr>
            <w:rPrChange w:id="410" w:author="User" w:date="2025-06-16T09:12:00Z">
              <w:rPr/>
            </w:rPrChange>
          </w:rPr>
          <w:t xml:space="preserve">" </w:t>
        </w:r>
        <w:proofErr w:type="spellStart"/>
        <w:r w:rsidRPr="00623430">
          <w:rPr>
            <w:rPrChange w:id="411" w:author="User" w:date="2025-06-16T09:12:00Z">
              <w:rPr/>
            </w:rPrChange>
          </w:rPr>
          <w:t>by</w:t>
        </w:r>
        <w:proofErr w:type="spellEnd"/>
        <w:r w:rsidRPr="00623430">
          <w:rPr>
            <w:rPrChange w:id="412" w:author="User" w:date="2025-06-16T09:12:00Z">
              <w:rPr/>
            </w:rPrChange>
          </w:rPr>
          <w:t xml:space="preserve"> </w:t>
        </w:r>
        <w:proofErr w:type="spellStart"/>
        <w:r w:rsidRPr="00623430">
          <w:rPr>
            <w:rPrChange w:id="413" w:author="User" w:date="2025-06-16T09:12:00Z">
              <w:rPr/>
            </w:rPrChange>
          </w:rPr>
          <w:t>performing</w:t>
        </w:r>
        <w:proofErr w:type="spellEnd"/>
        <w:r w:rsidRPr="00623430">
          <w:rPr>
            <w:rPrChange w:id="414" w:author="User" w:date="2025-06-16T09:12:00Z">
              <w:rPr/>
            </w:rPrChange>
          </w:rPr>
          <w:t xml:space="preserve"> </w:t>
        </w:r>
        <w:proofErr w:type="spellStart"/>
        <w:r w:rsidRPr="00623430">
          <w:rPr>
            <w:rPrChange w:id="415" w:author="User" w:date="2025-06-16T09:12:00Z">
              <w:rPr/>
            </w:rPrChange>
          </w:rPr>
          <w:t>external</w:t>
        </w:r>
        <w:proofErr w:type="spellEnd"/>
        <w:r w:rsidRPr="00623430">
          <w:rPr>
            <w:rPrChange w:id="416" w:author="User" w:date="2025-06-16T09:12:00Z">
              <w:rPr/>
            </w:rPrChange>
          </w:rPr>
          <w:t xml:space="preserve"> </w:t>
        </w:r>
        <w:proofErr w:type="spellStart"/>
        <w:r w:rsidRPr="00623430">
          <w:rPr>
            <w:rPrChange w:id="417" w:author="User" w:date="2025-06-16T09:12:00Z">
              <w:rPr/>
            </w:rPrChange>
          </w:rPr>
          <w:t>shoulder</w:t>
        </w:r>
        <w:proofErr w:type="spellEnd"/>
        <w:r w:rsidRPr="00623430">
          <w:rPr>
            <w:rPrChange w:id="418" w:author="User" w:date="2025-06-16T09:12:00Z">
              <w:rPr/>
            </w:rPrChange>
          </w:rPr>
          <w:t xml:space="preserve"> </w:t>
        </w:r>
        <w:proofErr w:type="spellStart"/>
        <w:r w:rsidRPr="00623430">
          <w:rPr>
            <w:rPrChange w:id="419" w:author="User" w:date="2025-06-16T09:12:00Z">
              <w:rPr/>
            </w:rPrChange>
          </w:rPr>
          <w:t>rotation</w:t>
        </w:r>
        <w:proofErr w:type="spellEnd"/>
        <w:r w:rsidRPr="00623430">
          <w:rPr>
            <w:rPrChange w:id="420" w:author="User" w:date="2025-06-16T09:12:00Z">
              <w:rPr/>
            </w:rPrChange>
          </w:rPr>
          <w:t xml:space="preserve"> </w:t>
        </w:r>
        <w:proofErr w:type="spellStart"/>
        <w:r w:rsidRPr="00623430">
          <w:rPr>
            <w:rPrChange w:id="421" w:author="User" w:date="2025-06-16T09:12:00Z">
              <w:rPr/>
            </w:rPrChange>
          </w:rPr>
          <w:t>and</w:t>
        </w:r>
        <w:proofErr w:type="spellEnd"/>
        <w:r w:rsidRPr="00623430">
          <w:rPr>
            <w:rPrChange w:id="422" w:author="User" w:date="2025-06-16T09:12:00Z">
              <w:rPr/>
            </w:rPrChange>
          </w:rPr>
          <w:t xml:space="preserve"> </w:t>
        </w:r>
        <w:proofErr w:type="spellStart"/>
        <w:r w:rsidRPr="00623430">
          <w:rPr>
            <w:rPrChange w:id="423" w:author="User" w:date="2025-06-16T09:12:00Z">
              <w:rPr/>
            </w:rPrChange>
          </w:rPr>
          <w:t>projecting</w:t>
        </w:r>
        <w:proofErr w:type="spellEnd"/>
        <w:r w:rsidRPr="00623430">
          <w:rPr>
            <w:rPrChange w:id="424" w:author="User" w:date="2025-06-16T09:12:00Z">
              <w:rPr/>
            </w:rPrChange>
          </w:rPr>
          <w:t xml:space="preserve"> </w:t>
        </w:r>
        <w:proofErr w:type="spellStart"/>
        <w:r w:rsidRPr="00623430">
          <w:rPr>
            <w:rPrChange w:id="425" w:author="User" w:date="2025-06-16T09:12:00Z">
              <w:rPr/>
            </w:rPrChange>
          </w:rPr>
          <w:t>the</w:t>
        </w:r>
        <w:proofErr w:type="spellEnd"/>
        <w:r w:rsidRPr="00623430">
          <w:rPr>
            <w:rPrChange w:id="426" w:author="User" w:date="2025-06-16T09:12:00Z">
              <w:rPr/>
            </w:rPrChange>
          </w:rPr>
          <w:t xml:space="preserve"> </w:t>
        </w:r>
        <w:proofErr w:type="spellStart"/>
        <w:r w:rsidRPr="00623430">
          <w:rPr>
            <w:rPrChange w:id="427" w:author="User" w:date="2025-06-16T09:12:00Z">
              <w:rPr/>
            </w:rPrChange>
          </w:rPr>
          <w:t>head</w:t>
        </w:r>
        <w:proofErr w:type="spellEnd"/>
        <w:r w:rsidRPr="00623430">
          <w:rPr>
            <w:rPrChange w:id="428" w:author="User" w:date="2025-06-16T09:12:00Z">
              <w:rPr/>
            </w:rPrChange>
          </w:rPr>
          <w:t xml:space="preserve"> </w:t>
        </w:r>
        <w:proofErr w:type="spellStart"/>
        <w:r w:rsidRPr="00623430">
          <w:rPr>
            <w:rPrChange w:id="429" w:author="User" w:date="2025-06-16T09:12:00Z">
              <w:rPr/>
            </w:rPrChange>
          </w:rPr>
          <w:t>forward</w:t>
        </w:r>
        <w:proofErr w:type="spellEnd"/>
        <w:r w:rsidRPr="00623430">
          <w:rPr>
            <w:rPrChange w:id="430" w:author="User" w:date="2025-06-16T09:12:00Z">
              <w:rPr/>
            </w:rPrChange>
          </w:rPr>
          <w:t xml:space="preserve"> </w:t>
        </w:r>
        <w:proofErr w:type="spellStart"/>
        <w:r w:rsidRPr="00623430">
          <w:rPr>
            <w:rPrChange w:id="431" w:author="User" w:date="2025-06-16T09:12:00Z">
              <w:rPr/>
            </w:rPrChange>
          </w:rPr>
          <w:t>into</w:t>
        </w:r>
        <w:proofErr w:type="spellEnd"/>
        <w:r w:rsidRPr="00623430">
          <w:rPr>
            <w:rPrChange w:id="432" w:author="User" w:date="2025-06-16T09:12:00Z">
              <w:rPr/>
            </w:rPrChange>
          </w:rPr>
          <w:t xml:space="preserve"> a neutral position.</w:t>
        </w:r>
      </w:ins>
    </w:p>
    <w:p w14:paraId="2F63ED9D" w14:textId="77777777" w:rsidR="00943826" w:rsidRPr="00623430" w:rsidRDefault="00943826" w:rsidP="00623430">
      <w:pPr>
        <w:pStyle w:val="NormalWeb"/>
        <w:shd w:val="clear" w:color="auto" w:fill="FFE599" w:themeFill="accent4" w:themeFillTint="66"/>
        <w:spacing w:line="480" w:lineRule="auto"/>
        <w:ind w:firstLine="708"/>
        <w:rPr>
          <w:ins w:id="433" w:author="User" w:date="2025-06-10T14:19:00Z"/>
          <w:rPrChange w:id="434" w:author="User" w:date="2025-06-16T09:12:00Z">
            <w:rPr>
              <w:ins w:id="435" w:author="User" w:date="2025-06-10T14:19:00Z"/>
              <w:highlight w:val="yellow"/>
            </w:rPr>
          </w:rPrChange>
        </w:rPr>
        <w:pPrChange w:id="436" w:author="User" w:date="2025-06-16T09:13:00Z">
          <w:pPr>
            <w:pStyle w:val="NormalWeb"/>
            <w:spacing w:line="480" w:lineRule="auto"/>
            <w:ind w:firstLine="708"/>
          </w:pPr>
        </w:pPrChange>
      </w:pPr>
    </w:p>
    <w:p w14:paraId="67DF05EF" w14:textId="279F6F50" w:rsidR="00943826" w:rsidRPr="00943826" w:rsidRDefault="00943826" w:rsidP="00623430">
      <w:pPr>
        <w:pStyle w:val="NormalWeb"/>
        <w:shd w:val="clear" w:color="auto" w:fill="FFE599" w:themeFill="accent4" w:themeFillTint="66"/>
        <w:spacing w:line="480" w:lineRule="auto"/>
        <w:ind w:firstLine="708"/>
        <w:jc w:val="both"/>
        <w:rPr>
          <w:ins w:id="437" w:author="User" w:date="2025-06-10T14:18:00Z"/>
        </w:rPr>
        <w:pPrChange w:id="438" w:author="User" w:date="2025-06-16T09:13:00Z">
          <w:pPr>
            <w:pStyle w:val="NormalWeb"/>
          </w:pPr>
        </w:pPrChange>
      </w:pPr>
      <w:ins w:id="439" w:author="User" w:date="2025-06-10T14:18:00Z">
        <w:r w:rsidRPr="00623430">
          <w:rPr>
            <w:rPrChange w:id="440" w:author="User" w:date="2025-06-16T09:12:00Z">
              <w:rPr/>
            </w:rPrChange>
          </w:rPr>
          <w:t xml:space="preserve">A </w:t>
        </w:r>
        <w:proofErr w:type="spellStart"/>
        <w:r w:rsidRPr="00623430">
          <w:rPr>
            <w:rPrChange w:id="441" w:author="User" w:date="2025-06-16T09:12:00Z">
              <w:rPr/>
            </w:rPrChange>
          </w:rPr>
          <w:t>repetition</w:t>
        </w:r>
        <w:proofErr w:type="spellEnd"/>
        <w:r w:rsidRPr="00623430">
          <w:rPr>
            <w:rPrChange w:id="442" w:author="User" w:date="2025-06-16T09:12:00Z">
              <w:rPr/>
            </w:rPrChange>
          </w:rPr>
          <w:t xml:space="preserve"> </w:t>
        </w:r>
        <w:proofErr w:type="spellStart"/>
        <w:r w:rsidRPr="00623430">
          <w:rPr>
            <w:rPrChange w:id="443" w:author="User" w:date="2025-06-16T09:12:00Z">
              <w:rPr/>
            </w:rPrChange>
          </w:rPr>
          <w:t>was</w:t>
        </w:r>
        <w:proofErr w:type="spellEnd"/>
        <w:r w:rsidRPr="00623430">
          <w:rPr>
            <w:rPrChange w:id="444" w:author="User" w:date="2025-06-16T09:12:00Z">
              <w:rPr/>
            </w:rPrChange>
          </w:rPr>
          <w:t xml:space="preserve"> </w:t>
        </w:r>
        <w:proofErr w:type="spellStart"/>
        <w:r w:rsidRPr="00623430">
          <w:rPr>
            <w:rPrChange w:id="445" w:author="User" w:date="2025-06-16T09:12:00Z">
              <w:rPr/>
            </w:rPrChange>
          </w:rPr>
          <w:t>considered</w:t>
        </w:r>
        <w:proofErr w:type="spellEnd"/>
        <w:r w:rsidRPr="00623430">
          <w:rPr>
            <w:rPrChange w:id="446" w:author="User" w:date="2025-06-16T09:12:00Z">
              <w:rPr/>
            </w:rPrChange>
          </w:rPr>
          <w:t xml:space="preserve"> </w:t>
        </w:r>
        <w:proofErr w:type="spellStart"/>
        <w:r w:rsidRPr="00623430">
          <w:rPr>
            <w:rPrChange w:id="447" w:author="User" w:date="2025-06-16T09:12:00Z">
              <w:rPr/>
            </w:rPrChange>
          </w:rPr>
          <w:t>valid</w:t>
        </w:r>
        <w:proofErr w:type="spellEnd"/>
        <w:r w:rsidRPr="00623430">
          <w:rPr>
            <w:rPrChange w:id="448" w:author="User" w:date="2025-06-16T09:12:00Z">
              <w:rPr/>
            </w:rPrChange>
          </w:rPr>
          <w:t xml:space="preserve"> </w:t>
        </w:r>
        <w:proofErr w:type="spellStart"/>
        <w:r w:rsidRPr="00623430">
          <w:rPr>
            <w:rPrChange w:id="449" w:author="User" w:date="2025-06-16T09:12:00Z">
              <w:rPr/>
            </w:rPrChange>
          </w:rPr>
          <w:t>only</w:t>
        </w:r>
        <w:proofErr w:type="spellEnd"/>
        <w:r w:rsidRPr="00623430">
          <w:rPr>
            <w:rPrChange w:id="450" w:author="User" w:date="2025-06-16T09:12:00Z">
              <w:rPr/>
            </w:rPrChange>
          </w:rPr>
          <w:t xml:space="preserve"> </w:t>
        </w:r>
        <w:proofErr w:type="spellStart"/>
        <w:r w:rsidRPr="00623430">
          <w:rPr>
            <w:rPrChange w:id="451" w:author="User" w:date="2025-06-16T09:12:00Z">
              <w:rPr/>
            </w:rPrChange>
          </w:rPr>
          <w:t>if</w:t>
        </w:r>
        <w:proofErr w:type="spellEnd"/>
        <w:r w:rsidRPr="00623430">
          <w:rPr>
            <w:rPrChange w:id="452" w:author="User" w:date="2025-06-16T09:12:00Z">
              <w:rPr/>
            </w:rPrChange>
          </w:rPr>
          <w:t xml:space="preserve"> it </w:t>
        </w:r>
        <w:proofErr w:type="spellStart"/>
        <w:r w:rsidRPr="00623430">
          <w:rPr>
            <w:rPrChange w:id="453" w:author="User" w:date="2025-06-16T09:12:00Z">
              <w:rPr/>
            </w:rPrChange>
          </w:rPr>
          <w:t>began</w:t>
        </w:r>
        <w:proofErr w:type="spellEnd"/>
        <w:r w:rsidRPr="00623430">
          <w:rPr>
            <w:rPrChange w:id="454" w:author="User" w:date="2025-06-16T09:12:00Z">
              <w:rPr/>
            </w:rPrChange>
          </w:rPr>
          <w:t xml:space="preserve"> </w:t>
        </w:r>
        <w:proofErr w:type="spellStart"/>
        <w:r w:rsidRPr="00623430">
          <w:rPr>
            <w:rPrChange w:id="455" w:author="User" w:date="2025-06-16T09:12:00Z">
              <w:rPr/>
            </w:rPrChange>
          </w:rPr>
          <w:t>and</w:t>
        </w:r>
        <w:proofErr w:type="spellEnd"/>
        <w:r w:rsidRPr="00623430">
          <w:rPr>
            <w:rPrChange w:id="456" w:author="User" w:date="2025-06-16T09:12:00Z">
              <w:rPr/>
            </w:rPrChange>
          </w:rPr>
          <w:t xml:space="preserve"> </w:t>
        </w:r>
        <w:proofErr w:type="spellStart"/>
        <w:r w:rsidRPr="00623430">
          <w:rPr>
            <w:rPrChange w:id="457" w:author="User" w:date="2025-06-16T09:12:00Z">
              <w:rPr/>
            </w:rPrChange>
          </w:rPr>
          <w:t>ended</w:t>
        </w:r>
        <w:proofErr w:type="spellEnd"/>
        <w:r w:rsidRPr="00623430">
          <w:rPr>
            <w:rPrChange w:id="458" w:author="User" w:date="2025-06-16T09:12:00Z">
              <w:rPr/>
            </w:rPrChange>
          </w:rPr>
          <w:t xml:space="preserve"> </w:t>
        </w:r>
        <w:proofErr w:type="spellStart"/>
        <w:r w:rsidRPr="00623430">
          <w:rPr>
            <w:rPrChange w:id="459" w:author="User" w:date="2025-06-16T09:12:00Z">
              <w:rPr/>
            </w:rPrChange>
          </w:rPr>
          <w:t>with</w:t>
        </w:r>
        <w:proofErr w:type="spellEnd"/>
        <w:r w:rsidRPr="00623430">
          <w:rPr>
            <w:rPrChange w:id="460" w:author="User" w:date="2025-06-16T09:12:00Z">
              <w:rPr/>
            </w:rPrChange>
          </w:rPr>
          <w:t xml:space="preserve"> </w:t>
        </w:r>
        <w:proofErr w:type="spellStart"/>
        <w:r w:rsidRPr="00623430">
          <w:rPr>
            <w:rPrChange w:id="461" w:author="User" w:date="2025-06-16T09:12:00Z">
              <w:rPr/>
            </w:rPrChange>
          </w:rPr>
          <w:t>controlled</w:t>
        </w:r>
        <w:proofErr w:type="spellEnd"/>
        <w:r w:rsidRPr="00623430">
          <w:rPr>
            <w:rPrChange w:id="462" w:author="User" w:date="2025-06-16T09:12:00Z">
              <w:rPr/>
            </w:rPrChange>
          </w:rPr>
          <w:t xml:space="preserve"> </w:t>
        </w:r>
        <w:proofErr w:type="spellStart"/>
        <w:r w:rsidRPr="00623430">
          <w:rPr>
            <w:rPrChange w:id="463" w:author="User" w:date="2025-06-16T09:12:00Z">
              <w:rPr/>
            </w:rPrChange>
          </w:rPr>
          <w:t>head</w:t>
        </w:r>
        <w:proofErr w:type="spellEnd"/>
        <w:r w:rsidRPr="00623430">
          <w:rPr>
            <w:rPrChange w:id="464" w:author="User" w:date="2025-06-16T09:12:00Z">
              <w:rPr/>
            </w:rPrChange>
          </w:rPr>
          <w:t xml:space="preserve"> </w:t>
        </w:r>
        <w:proofErr w:type="spellStart"/>
        <w:r w:rsidRPr="00623430">
          <w:rPr>
            <w:rPrChange w:id="465" w:author="User" w:date="2025-06-16T09:12:00Z">
              <w:rPr/>
            </w:rPrChange>
          </w:rPr>
          <w:t>contact</w:t>
        </w:r>
        <w:proofErr w:type="spellEnd"/>
        <w:r w:rsidRPr="00623430">
          <w:rPr>
            <w:rPrChange w:id="466" w:author="User" w:date="2025-06-16T09:12:00Z">
              <w:rPr/>
            </w:rPrChange>
          </w:rPr>
          <w:t xml:space="preserve"> </w:t>
        </w:r>
        <w:proofErr w:type="spellStart"/>
        <w:r w:rsidRPr="00623430">
          <w:rPr>
            <w:rPrChange w:id="467" w:author="User" w:date="2025-06-16T09:12:00Z">
              <w:rPr/>
            </w:rPrChange>
          </w:rPr>
          <w:t>on</w:t>
        </w:r>
        <w:proofErr w:type="spellEnd"/>
        <w:r w:rsidRPr="00623430">
          <w:rPr>
            <w:rPrChange w:id="468" w:author="User" w:date="2025-06-16T09:12:00Z">
              <w:rPr/>
            </w:rPrChange>
          </w:rPr>
          <w:t xml:space="preserve"> </w:t>
        </w:r>
        <w:proofErr w:type="spellStart"/>
        <w:r w:rsidRPr="00623430">
          <w:rPr>
            <w:rPrChange w:id="469" w:author="User" w:date="2025-06-16T09:12:00Z">
              <w:rPr/>
            </w:rPrChange>
          </w:rPr>
          <w:t>the</w:t>
        </w:r>
        <w:proofErr w:type="spellEnd"/>
        <w:r w:rsidRPr="00623430">
          <w:rPr>
            <w:rPrChange w:id="470" w:author="User" w:date="2025-06-16T09:12:00Z">
              <w:rPr/>
            </w:rPrChange>
          </w:rPr>
          <w:t xml:space="preserve"> </w:t>
        </w:r>
        <w:proofErr w:type="spellStart"/>
        <w:r w:rsidRPr="00623430">
          <w:rPr>
            <w:rPrChange w:id="471" w:author="User" w:date="2025-06-16T09:12:00Z">
              <w:rPr/>
            </w:rPrChange>
          </w:rPr>
          <w:t>AbMat</w:t>
        </w:r>
        <w:proofErr w:type="spellEnd"/>
        <w:r w:rsidRPr="00623430">
          <w:rPr>
            <w:rPrChange w:id="472" w:author="User" w:date="2025-06-16T09:12:00Z">
              <w:rPr/>
            </w:rPrChange>
          </w:rPr>
          <w:t xml:space="preserve">, </w:t>
        </w:r>
        <w:proofErr w:type="spellStart"/>
        <w:r w:rsidRPr="00623430">
          <w:rPr>
            <w:rPrChange w:id="473" w:author="User" w:date="2025-06-16T09:12:00Z">
              <w:rPr/>
            </w:rPrChange>
          </w:rPr>
          <w:t>without</w:t>
        </w:r>
        <w:proofErr w:type="spellEnd"/>
        <w:r w:rsidRPr="00623430">
          <w:rPr>
            <w:rPrChange w:id="474" w:author="User" w:date="2025-06-16T09:12:00Z">
              <w:rPr/>
            </w:rPrChange>
          </w:rPr>
          <w:t xml:space="preserve"> </w:t>
        </w:r>
        <w:proofErr w:type="spellStart"/>
        <w:r w:rsidRPr="00623430">
          <w:rPr>
            <w:rPrChange w:id="475" w:author="User" w:date="2025-06-16T09:12:00Z">
              <w:rPr/>
            </w:rPrChange>
          </w:rPr>
          <w:t>the</w:t>
        </w:r>
        <w:proofErr w:type="spellEnd"/>
        <w:r w:rsidRPr="00623430">
          <w:rPr>
            <w:rPrChange w:id="476" w:author="User" w:date="2025-06-16T09:12:00Z">
              <w:rPr/>
            </w:rPrChange>
          </w:rPr>
          <w:t xml:space="preserve"> use </w:t>
        </w:r>
        <w:proofErr w:type="spellStart"/>
        <w:r w:rsidRPr="00623430">
          <w:rPr>
            <w:rPrChange w:id="477" w:author="User" w:date="2025-06-16T09:12:00Z">
              <w:rPr/>
            </w:rPrChange>
          </w:rPr>
          <w:t>of</w:t>
        </w:r>
        <w:proofErr w:type="spellEnd"/>
        <w:r w:rsidRPr="00623430">
          <w:rPr>
            <w:rPrChange w:id="478" w:author="User" w:date="2025-06-16T09:12:00Z">
              <w:rPr/>
            </w:rPrChange>
          </w:rPr>
          <w:t xml:space="preserve"> </w:t>
        </w:r>
        <w:proofErr w:type="spellStart"/>
        <w:r w:rsidRPr="00623430">
          <w:rPr>
            <w:rPrChange w:id="479" w:author="User" w:date="2025-06-16T09:12:00Z">
              <w:rPr/>
            </w:rPrChange>
          </w:rPr>
          <w:t>any</w:t>
        </w:r>
        <w:proofErr w:type="spellEnd"/>
        <w:r w:rsidRPr="00623430">
          <w:rPr>
            <w:rPrChange w:id="480" w:author="User" w:date="2025-06-16T09:12:00Z">
              <w:rPr/>
            </w:rPrChange>
          </w:rPr>
          <w:t xml:space="preserve"> </w:t>
        </w:r>
        <w:proofErr w:type="spellStart"/>
        <w:r w:rsidRPr="00623430">
          <w:rPr>
            <w:rPrChange w:id="481" w:author="User" w:date="2025-06-16T09:12:00Z">
              <w:rPr/>
            </w:rPrChange>
          </w:rPr>
          <w:t>assistance</w:t>
        </w:r>
        <w:proofErr w:type="spellEnd"/>
        <w:r w:rsidRPr="00623430">
          <w:rPr>
            <w:rPrChange w:id="482" w:author="User" w:date="2025-06-16T09:12:00Z">
              <w:rPr/>
            </w:rPrChange>
          </w:rPr>
          <w:t xml:space="preserve"> </w:t>
        </w:r>
        <w:proofErr w:type="spellStart"/>
        <w:r w:rsidRPr="00623430">
          <w:rPr>
            <w:rPrChange w:id="483" w:author="User" w:date="2025-06-16T09:12:00Z">
              <w:rPr/>
            </w:rPrChange>
          </w:rPr>
          <w:t>such</w:t>
        </w:r>
        <w:proofErr w:type="spellEnd"/>
        <w:r w:rsidRPr="00623430">
          <w:rPr>
            <w:rPrChange w:id="484" w:author="User" w:date="2025-06-16T09:12:00Z">
              <w:rPr/>
            </w:rPrChange>
          </w:rPr>
          <w:t xml:space="preserve"> as momentum </w:t>
        </w:r>
        <w:proofErr w:type="spellStart"/>
        <w:r w:rsidRPr="00623430">
          <w:rPr>
            <w:rPrChange w:id="485" w:author="User" w:date="2025-06-16T09:12:00Z">
              <w:rPr/>
            </w:rPrChange>
          </w:rPr>
          <w:t>generated</w:t>
        </w:r>
        <w:proofErr w:type="spellEnd"/>
        <w:r w:rsidRPr="00623430">
          <w:rPr>
            <w:rPrChange w:id="486" w:author="User" w:date="2025-06-16T09:12:00Z">
              <w:rPr/>
            </w:rPrChange>
          </w:rPr>
          <w:t xml:space="preserve"> </w:t>
        </w:r>
        <w:proofErr w:type="spellStart"/>
        <w:r w:rsidRPr="00623430">
          <w:rPr>
            <w:rPrChange w:id="487" w:author="User" w:date="2025-06-16T09:12:00Z">
              <w:rPr/>
            </w:rPrChange>
          </w:rPr>
          <w:t>by</w:t>
        </w:r>
        <w:proofErr w:type="spellEnd"/>
        <w:r w:rsidRPr="00623430">
          <w:rPr>
            <w:rPrChange w:id="488" w:author="User" w:date="2025-06-16T09:12:00Z">
              <w:rPr/>
            </w:rPrChange>
          </w:rPr>
          <w:t xml:space="preserve"> hip </w:t>
        </w:r>
        <w:proofErr w:type="spellStart"/>
        <w:r w:rsidRPr="00623430">
          <w:rPr>
            <w:rPrChange w:id="489" w:author="User" w:date="2025-06-16T09:12:00Z">
              <w:rPr/>
            </w:rPrChange>
          </w:rPr>
          <w:t>or</w:t>
        </w:r>
        <w:proofErr w:type="spellEnd"/>
        <w:r w:rsidRPr="00623430">
          <w:rPr>
            <w:rPrChange w:id="490" w:author="User" w:date="2025-06-16T09:12:00Z">
              <w:rPr/>
            </w:rPrChange>
          </w:rPr>
          <w:t xml:space="preserve"> </w:t>
        </w:r>
        <w:proofErr w:type="spellStart"/>
        <w:r w:rsidRPr="00623430">
          <w:rPr>
            <w:rPrChange w:id="491" w:author="User" w:date="2025-06-16T09:12:00Z">
              <w:rPr/>
            </w:rPrChange>
          </w:rPr>
          <w:t>knee</w:t>
        </w:r>
        <w:proofErr w:type="spellEnd"/>
        <w:r w:rsidRPr="00623430">
          <w:rPr>
            <w:rPrChange w:id="492" w:author="User" w:date="2025-06-16T09:12:00Z">
              <w:rPr/>
            </w:rPrChange>
          </w:rPr>
          <w:t xml:space="preserve"> </w:t>
        </w:r>
        <w:proofErr w:type="spellStart"/>
        <w:r w:rsidRPr="00623430">
          <w:rPr>
            <w:rPrChange w:id="493" w:author="User" w:date="2025-06-16T09:12:00Z">
              <w:rPr/>
            </w:rPrChange>
          </w:rPr>
          <w:t>flexion-extension</w:t>
        </w:r>
        <w:proofErr w:type="spellEnd"/>
        <w:r w:rsidRPr="00623430">
          <w:rPr>
            <w:rPrChange w:id="494" w:author="User" w:date="2025-06-16T09:12:00Z">
              <w:rPr/>
            </w:rPrChange>
          </w:rPr>
          <w:t xml:space="preserve">. </w:t>
        </w:r>
        <w:proofErr w:type="spellStart"/>
        <w:r w:rsidRPr="00623430">
          <w:rPr>
            <w:rPrChange w:id="495" w:author="User" w:date="2025-06-16T09:12:00Z">
              <w:rPr/>
            </w:rPrChange>
          </w:rPr>
          <w:t>Movements</w:t>
        </w:r>
        <w:proofErr w:type="spellEnd"/>
        <w:r w:rsidRPr="00623430">
          <w:rPr>
            <w:rPrChange w:id="496" w:author="User" w:date="2025-06-16T09:12:00Z">
              <w:rPr/>
            </w:rPrChange>
          </w:rPr>
          <w:t xml:space="preserve"> </w:t>
        </w:r>
        <w:proofErr w:type="spellStart"/>
        <w:r w:rsidRPr="00623430">
          <w:rPr>
            <w:rPrChange w:id="497" w:author="User" w:date="2025-06-16T09:12:00Z">
              <w:rPr/>
            </w:rPrChange>
          </w:rPr>
          <w:t>involving</w:t>
        </w:r>
        <w:proofErr w:type="spellEnd"/>
        <w:r w:rsidRPr="00623430">
          <w:rPr>
            <w:rPrChange w:id="498" w:author="User" w:date="2025-06-16T09:12:00Z">
              <w:rPr/>
            </w:rPrChange>
          </w:rPr>
          <w:t xml:space="preserve"> </w:t>
        </w:r>
        <w:proofErr w:type="spellStart"/>
        <w:r w:rsidRPr="00623430">
          <w:rPr>
            <w:rPrChange w:id="499" w:author="User" w:date="2025-06-16T09:12:00Z">
              <w:rPr/>
            </w:rPrChange>
          </w:rPr>
          <w:t>head</w:t>
        </w:r>
        <w:proofErr w:type="spellEnd"/>
        <w:r w:rsidRPr="00623430">
          <w:rPr>
            <w:rPrChange w:id="500" w:author="User" w:date="2025-06-16T09:12:00Z">
              <w:rPr/>
            </w:rPrChange>
          </w:rPr>
          <w:t xml:space="preserve"> </w:t>
        </w:r>
        <w:proofErr w:type="spellStart"/>
        <w:r w:rsidRPr="00623430">
          <w:rPr>
            <w:rPrChange w:id="501" w:author="User" w:date="2025-06-16T09:12:00Z">
              <w:rPr/>
            </w:rPrChange>
          </w:rPr>
          <w:t>bouncing</w:t>
        </w:r>
        <w:proofErr w:type="spellEnd"/>
        <w:r w:rsidRPr="00623430">
          <w:rPr>
            <w:rPrChange w:id="502" w:author="User" w:date="2025-06-16T09:12:00Z">
              <w:rPr/>
            </w:rPrChange>
          </w:rPr>
          <w:t xml:space="preserve"> </w:t>
        </w:r>
        <w:proofErr w:type="spellStart"/>
        <w:r w:rsidRPr="00623430">
          <w:rPr>
            <w:rPrChange w:id="503" w:author="User" w:date="2025-06-16T09:12:00Z">
              <w:rPr/>
            </w:rPrChange>
          </w:rPr>
          <w:t>or</w:t>
        </w:r>
        <w:proofErr w:type="spellEnd"/>
        <w:r w:rsidRPr="00623430">
          <w:rPr>
            <w:rPrChange w:id="504" w:author="User" w:date="2025-06-16T09:12:00Z">
              <w:rPr/>
            </w:rPrChange>
          </w:rPr>
          <w:t xml:space="preserve"> </w:t>
        </w:r>
        <w:proofErr w:type="spellStart"/>
        <w:r w:rsidRPr="00623430">
          <w:rPr>
            <w:rPrChange w:id="505" w:author="User" w:date="2025-06-16T09:12:00Z">
              <w:rPr/>
            </w:rPrChange>
          </w:rPr>
          <w:t>rapid</w:t>
        </w:r>
        <w:proofErr w:type="spellEnd"/>
        <w:r w:rsidRPr="00623430">
          <w:rPr>
            <w:rPrChange w:id="506" w:author="User" w:date="2025-06-16T09:12:00Z">
              <w:rPr/>
            </w:rPrChange>
          </w:rPr>
          <w:t xml:space="preserve"> </w:t>
        </w:r>
        <w:proofErr w:type="spellStart"/>
        <w:r w:rsidRPr="00623430">
          <w:rPr>
            <w:rPrChange w:id="507" w:author="User" w:date="2025-06-16T09:12:00Z">
              <w:rPr/>
            </w:rPrChange>
          </w:rPr>
          <w:t>transitions</w:t>
        </w:r>
        <w:proofErr w:type="spellEnd"/>
        <w:r w:rsidRPr="00623430">
          <w:rPr>
            <w:rPrChange w:id="508" w:author="User" w:date="2025-06-16T09:12:00Z">
              <w:rPr/>
            </w:rPrChange>
          </w:rPr>
          <w:t xml:space="preserve"> </w:t>
        </w:r>
        <w:proofErr w:type="spellStart"/>
        <w:r w:rsidRPr="00623430">
          <w:rPr>
            <w:rPrChange w:id="509" w:author="User" w:date="2025-06-16T09:12:00Z">
              <w:rPr/>
            </w:rPrChange>
          </w:rPr>
          <w:t>without</w:t>
        </w:r>
        <w:proofErr w:type="spellEnd"/>
        <w:r w:rsidRPr="00623430">
          <w:rPr>
            <w:rPrChange w:id="510" w:author="User" w:date="2025-06-16T09:12:00Z">
              <w:rPr/>
            </w:rPrChange>
          </w:rPr>
          <w:t xml:space="preserve"> </w:t>
        </w:r>
        <w:proofErr w:type="spellStart"/>
        <w:r w:rsidRPr="00623430">
          <w:rPr>
            <w:rPrChange w:id="511" w:author="User" w:date="2025-06-16T09:12:00Z">
              <w:rPr/>
            </w:rPrChange>
          </w:rPr>
          <w:lastRenderedPageBreak/>
          <w:t>stabilization</w:t>
        </w:r>
        <w:proofErr w:type="spellEnd"/>
        <w:r w:rsidRPr="00623430">
          <w:rPr>
            <w:rPrChange w:id="512" w:author="User" w:date="2025-06-16T09:12:00Z">
              <w:rPr/>
            </w:rPrChange>
          </w:rPr>
          <w:t xml:space="preserve"> in </w:t>
        </w:r>
        <w:proofErr w:type="spellStart"/>
        <w:r w:rsidRPr="00623430">
          <w:rPr>
            <w:rPrChange w:id="513" w:author="User" w:date="2025-06-16T09:12:00Z">
              <w:rPr/>
            </w:rPrChange>
          </w:rPr>
          <w:t>the</w:t>
        </w:r>
        <w:proofErr w:type="spellEnd"/>
        <w:r w:rsidRPr="00623430">
          <w:rPr>
            <w:rPrChange w:id="514" w:author="User" w:date="2025-06-16T09:12:00Z">
              <w:rPr/>
            </w:rPrChange>
          </w:rPr>
          <w:t xml:space="preserve"> </w:t>
        </w:r>
        <w:proofErr w:type="spellStart"/>
        <w:r w:rsidRPr="00623430">
          <w:rPr>
            <w:rPrChange w:id="515" w:author="User" w:date="2025-06-16T09:12:00Z">
              <w:rPr/>
            </w:rPrChange>
          </w:rPr>
          <w:t>headstand</w:t>
        </w:r>
        <w:proofErr w:type="spellEnd"/>
        <w:r w:rsidRPr="00623430">
          <w:rPr>
            <w:rPrChange w:id="516" w:author="User" w:date="2025-06-16T09:12:00Z">
              <w:rPr/>
            </w:rPrChange>
          </w:rPr>
          <w:t xml:space="preserve"> </w:t>
        </w:r>
        <w:proofErr w:type="spellStart"/>
        <w:r w:rsidRPr="00623430">
          <w:rPr>
            <w:rPrChange w:id="517" w:author="User" w:date="2025-06-16T09:12:00Z">
              <w:rPr/>
            </w:rPrChange>
          </w:rPr>
          <w:t>were</w:t>
        </w:r>
        <w:proofErr w:type="spellEnd"/>
        <w:r w:rsidRPr="00623430">
          <w:rPr>
            <w:rPrChange w:id="518" w:author="User" w:date="2025-06-16T09:12:00Z">
              <w:rPr/>
            </w:rPrChange>
          </w:rPr>
          <w:t xml:space="preserve"> </w:t>
        </w:r>
        <w:proofErr w:type="spellStart"/>
        <w:r w:rsidRPr="00623430">
          <w:rPr>
            <w:rPrChange w:id="519" w:author="User" w:date="2025-06-16T09:12:00Z">
              <w:rPr/>
            </w:rPrChange>
          </w:rPr>
          <w:t>also</w:t>
        </w:r>
        <w:proofErr w:type="spellEnd"/>
        <w:r w:rsidRPr="00623430">
          <w:rPr>
            <w:rPrChange w:id="520" w:author="User" w:date="2025-06-16T09:12:00Z">
              <w:rPr/>
            </w:rPrChange>
          </w:rPr>
          <w:t xml:space="preserve"> </w:t>
        </w:r>
        <w:proofErr w:type="spellStart"/>
        <w:r w:rsidRPr="00623430">
          <w:rPr>
            <w:rPrChange w:id="521" w:author="User" w:date="2025-06-16T09:12:00Z">
              <w:rPr/>
            </w:rPrChange>
          </w:rPr>
          <w:t>excluded</w:t>
        </w:r>
        <w:proofErr w:type="spellEnd"/>
        <w:r w:rsidRPr="00623430">
          <w:rPr>
            <w:rPrChange w:id="522" w:author="User" w:date="2025-06-16T09:12:00Z">
              <w:rPr/>
            </w:rPrChange>
          </w:rPr>
          <w:t xml:space="preserve">. </w:t>
        </w:r>
        <w:proofErr w:type="spellStart"/>
        <w:r w:rsidRPr="00623430">
          <w:rPr>
            <w:rPrChange w:id="523" w:author="User" w:date="2025-06-16T09:12:00Z">
              <w:rPr/>
            </w:rPrChange>
          </w:rPr>
          <w:t>Each</w:t>
        </w:r>
        <w:proofErr w:type="spellEnd"/>
        <w:r w:rsidRPr="00623430">
          <w:rPr>
            <w:rPrChange w:id="524" w:author="User" w:date="2025-06-16T09:12:00Z">
              <w:rPr/>
            </w:rPrChange>
          </w:rPr>
          <w:t xml:space="preserve"> </w:t>
        </w:r>
        <w:proofErr w:type="spellStart"/>
        <w:r w:rsidRPr="00623430">
          <w:rPr>
            <w:rPrChange w:id="525" w:author="User" w:date="2025-06-16T09:12:00Z">
              <w:rPr/>
            </w:rPrChange>
          </w:rPr>
          <w:t>participant</w:t>
        </w:r>
        <w:proofErr w:type="spellEnd"/>
        <w:r w:rsidRPr="00623430">
          <w:rPr>
            <w:rPrChange w:id="526" w:author="User" w:date="2025-06-16T09:12:00Z">
              <w:rPr/>
            </w:rPrChange>
          </w:rPr>
          <w:t xml:space="preserve"> </w:t>
        </w:r>
        <w:proofErr w:type="spellStart"/>
        <w:r w:rsidRPr="00623430">
          <w:rPr>
            <w:rPrChange w:id="527" w:author="User" w:date="2025-06-16T09:12:00Z">
              <w:rPr/>
            </w:rPrChange>
          </w:rPr>
          <w:t>was</w:t>
        </w:r>
        <w:proofErr w:type="spellEnd"/>
        <w:r w:rsidRPr="00623430">
          <w:rPr>
            <w:rPrChange w:id="528" w:author="User" w:date="2025-06-16T09:12:00Z">
              <w:rPr/>
            </w:rPrChange>
          </w:rPr>
          <w:t xml:space="preserve"> </w:t>
        </w:r>
        <w:proofErr w:type="spellStart"/>
        <w:r w:rsidRPr="00623430">
          <w:rPr>
            <w:rPrChange w:id="529" w:author="User" w:date="2025-06-16T09:12:00Z">
              <w:rPr/>
            </w:rPrChange>
          </w:rPr>
          <w:t>allowed</w:t>
        </w:r>
        <w:proofErr w:type="spellEnd"/>
        <w:r w:rsidRPr="00623430">
          <w:rPr>
            <w:rPrChange w:id="530" w:author="User" w:date="2025-06-16T09:12:00Z">
              <w:rPr/>
            </w:rPrChange>
          </w:rPr>
          <w:t xml:space="preserve"> </w:t>
        </w:r>
        <w:proofErr w:type="spellStart"/>
        <w:r w:rsidRPr="00623430">
          <w:rPr>
            <w:rPrChange w:id="531" w:author="User" w:date="2025-06-16T09:12:00Z">
              <w:rPr/>
            </w:rPrChange>
          </w:rPr>
          <w:t>two</w:t>
        </w:r>
        <w:proofErr w:type="spellEnd"/>
        <w:r w:rsidRPr="00623430">
          <w:rPr>
            <w:rPrChange w:id="532" w:author="User" w:date="2025-06-16T09:12:00Z">
              <w:rPr/>
            </w:rPrChange>
          </w:rPr>
          <w:t xml:space="preserve"> </w:t>
        </w:r>
        <w:proofErr w:type="spellStart"/>
        <w:r w:rsidRPr="00623430">
          <w:rPr>
            <w:rPrChange w:id="533" w:author="User" w:date="2025-06-16T09:12:00Z">
              <w:rPr/>
            </w:rPrChange>
          </w:rPr>
          <w:t>attempts</w:t>
        </w:r>
        <w:proofErr w:type="spellEnd"/>
        <w:r w:rsidRPr="00623430">
          <w:rPr>
            <w:rPrChange w:id="534" w:author="User" w:date="2025-06-16T09:12:00Z">
              <w:rPr/>
            </w:rPrChange>
          </w:rPr>
          <w:t xml:space="preserve">, </w:t>
        </w:r>
        <w:proofErr w:type="spellStart"/>
        <w:r w:rsidRPr="00623430">
          <w:rPr>
            <w:rPrChange w:id="535" w:author="User" w:date="2025-06-16T09:12:00Z">
              <w:rPr/>
            </w:rPrChange>
          </w:rPr>
          <w:t>separated</w:t>
        </w:r>
        <w:proofErr w:type="spellEnd"/>
        <w:r w:rsidRPr="00623430">
          <w:rPr>
            <w:rPrChange w:id="536" w:author="User" w:date="2025-06-16T09:12:00Z">
              <w:rPr/>
            </w:rPrChange>
          </w:rPr>
          <w:t xml:space="preserve"> </w:t>
        </w:r>
        <w:proofErr w:type="spellStart"/>
        <w:r w:rsidRPr="00623430">
          <w:rPr>
            <w:rPrChange w:id="537" w:author="User" w:date="2025-06-16T09:12:00Z">
              <w:rPr/>
            </w:rPrChange>
          </w:rPr>
          <w:t>by</w:t>
        </w:r>
        <w:proofErr w:type="spellEnd"/>
        <w:r w:rsidRPr="00623430">
          <w:rPr>
            <w:rPrChange w:id="538" w:author="User" w:date="2025-06-16T09:12:00Z">
              <w:rPr/>
            </w:rPrChange>
          </w:rPr>
          <w:t xml:space="preserve"> a </w:t>
        </w:r>
        <w:proofErr w:type="spellStart"/>
        <w:r w:rsidRPr="00623430">
          <w:rPr>
            <w:rPrChange w:id="539" w:author="User" w:date="2025-06-16T09:12:00Z">
              <w:rPr/>
            </w:rPrChange>
          </w:rPr>
          <w:t>three</w:t>
        </w:r>
        <w:proofErr w:type="spellEnd"/>
        <w:r w:rsidRPr="00623430">
          <w:rPr>
            <w:rPrChange w:id="540" w:author="User" w:date="2025-06-16T09:12:00Z">
              <w:rPr/>
            </w:rPrChange>
          </w:rPr>
          <w:t xml:space="preserve">-minute </w:t>
        </w:r>
        <w:proofErr w:type="spellStart"/>
        <w:r w:rsidRPr="00623430">
          <w:rPr>
            <w:rPrChange w:id="541" w:author="User" w:date="2025-06-16T09:12:00Z">
              <w:rPr/>
            </w:rPrChange>
          </w:rPr>
          <w:t>rest</w:t>
        </w:r>
        <w:proofErr w:type="spellEnd"/>
        <w:r w:rsidRPr="00623430">
          <w:rPr>
            <w:rPrChange w:id="542" w:author="User" w:date="2025-06-16T09:12:00Z">
              <w:rPr/>
            </w:rPrChange>
          </w:rPr>
          <w:t xml:space="preserve"> </w:t>
        </w:r>
        <w:proofErr w:type="spellStart"/>
        <w:r w:rsidRPr="00623430">
          <w:rPr>
            <w:rPrChange w:id="543" w:author="User" w:date="2025-06-16T09:12:00Z">
              <w:rPr/>
            </w:rPrChange>
          </w:rPr>
          <w:t>interval</w:t>
        </w:r>
        <w:proofErr w:type="spellEnd"/>
        <w:r w:rsidRPr="00623430">
          <w:rPr>
            <w:rPrChange w:id="544" w:author="User" w:date="2025-06-16T09:12:00Z">
              <w:rPr/>
            </w:rPrChange>
          </w:rPr>
          <w:t xml:space="preserve">. The </w:t>
        </w:r>
        <w:proofErr w:type="spellStart"/>
        <w:r w:rsidRPr="00623430">
          <w:rPr>
            <w:rPrChange w:id="545" w:author="User" w:date="2025-06-16T09:12:00Z">
              <w:rPr/>
            </w:rPrChange>
          </w:rPr>
          <w:t>highest</w:t>
        </w:r>
        <w:proofErr w:type="spellEnd"/>
        <w:r w:rsidRPr="00623430">
          <w:rPr>
            <w:rPrChange w:id="546" w:author="User" w:date="2025-06-16T09:12:00Z">
              <w:rPr/>
            </w:rPrChange>
          </w:rPr>
          <w:t xml:space="preserve"> </w:t>
        </w:r>
        <w:proofErr w:type="spellStart"/>
        <w:r w:rsidRPr="00623430">
          <w:rPr>
            <w:rPrChange w:id="547" w:author="User" w:date="2025-06-16T09:12:00Z">
              <w:rPr/>
            </w:rPrChange>
          </w:rPr>
          <w:t>number</w:t>
        </w:r>
        <w:proofErr w:type="spellEnd"/>
        <w:r w:rsidRPr="00623430">
          <w:rPr>
            <w:rPrChange w:id="548" w:author="User" w:date="2025-06-16T09:12:00Z">
              <w:rPr/>
            </w:rPrChange>
          </w:rPr>
          <w:t xml:space="preserve"> </w:t>
        </w:r>
        <w:proofErr w:type="spellStart"/>
        <w:r w:rsidRPr="00623430">
          <w:rPr>
            <w:rPrChange w:id="549" w:author="User" w:date="2025-06-16T09:12:00Z">
              <w:rPr/>
            </w:rPrChange>
          </w:rPr>
          <w:t>of</w:t>
        </w:r>
        <w:proofErr w:type="spellEnd"/>
        <w:r w:rsidRPr="00623430">
          <w:rPr>
            <w:rPrChange w:id="550" w:author="User" w:date="2025-06-16T09:12:00Z">
              <w:rPr/>
            </w:rPrChange>
          </w:rPr>
          <w:t xml:space="preserve"> </w:t>
        </w:r>
        <w:proofErr w:type="spellStart"/>
        <w:r w:rsidRPr="00623430">
          <w:rPr>
            <w:rPrChange w:id="551" w:author="User" w:date="2025-06-16T09:12:00Z">
              <w:rPr/>
            </w:rPrChange>
          </w:rPr>
          <w:t>valid</w:t>
        </w:r>
        <w:proofErr w:type="spellEnd"/>
        <w:r w:rsidRPr="00623430">
          <w:rPr>
            <w:rPrChange w:id="552" w:author="User" w:date="2025-06-16T09:12:00Z">
              <w:rPr/>
            </w:rPrChange>
          </w:rPr>
          <w:t xml:space="preserve"> </w:t>
        </w:r>
        <w:proofErr w:type="spellStart"/>
        <w:r w:rsidRPr="00623430">
          <w:rPr>
            <w:rPrChange w:id="553" w:author="User" w:date="2025-06-16T09:12:00Z">
              <w:rPr/>
            </w:rPrChange>
          </w:rPr>
          <w:t>repetitions</w:t>
        </w:r>
        <w:proofErr w:type="spellEnd"/>
        <w:r w:rsidRPr="00623430">
          <w:rPr>
            <w:rPrChange w:id="554" w:author="User" w:date="2025-06-16T09:12:00Z">
              <w:rPr/>
            </w:rPrChange>
          </w:rPr>
          <w:t xml:space="preserve"> </w:t>
        </w:r>
        <w:proofErr w:type="spellStart"/>
        <w:r w:rsidRPr="00623430">
          <w:rPr>
            <w:rPrChange w:id="555" w:author="User" w:date="2025-06-16T09:12:00Z">
              <w:rPr/>
            </w:rPrChange>
          </w:rPr>
          <w:t>was</w:t>
        </w:r>
        <w:proofErr w:type="spellEnd"/>
        <w:r w:rsidRPr="00623430">
          <w:rPr>
            <w:rPrChange w:id="556" w:author="User" w:date="2025-06-16T09:12:00Z">
              <w:rPr/>
            </w:rPrChange>
          </w:rPr>
          <w:t xml:space="preserve"> </w:t>
        </w:r>
        <w:proofErr w:type="spellStart"/>
        <w:r w:rsidRPr="00623430">
          <w:rPr>
            <w:rPrChange w:id="557" w:author="User" w:date="2025-06-16T09:12:00Z">
              <w:rPr/>
            </w:rPrChange>
          </w:rPr>
          <w:t>recorded</w:t>
        </w:r>
        <w:proofErr w:type="spellEnd"/>
        <w:r w:rsidRPr="00623430">
          <w:rPr>
            <w:rPrChange w:id="558" w:author="User" w:date="2025-06-16T09:12:00Z">
              <w:rPr/>
            </w:rPrChange>
          </w:rPr>
          <w:t xml:space="preserve"> for </w:t>
        </w:r>
        <w:proofErr w:type="spellStart"/>
        <w:r w:rsidRPr="00623430">
          <w:rPr>
            <w:rPrChange w:id="559" w:author="User" w:date="2025-06-16T09:12:00Z">
              <w:rPr/>
            </w:rPrChange>
          </w:rPr>
          <w:t>analysis</w:t>
        </w:r>
        <w:proofErr w:type="spellEnd"/>
        <w:r w:rsidRPr="00623430">
          <w:rPr>
            <w:rPrChange w:id="560" w:author="User" w:date="2025-06-16T09:12:00Z">
              <w:rPr/>
            </w:rPrChange>
          </w:rPr>
          <w:t>.</w:t>
        </w:r>
      </w:ins>
    </w:p>
    <w:p w14:paraId="016580EA" w14:textId="0D997BD9" w:rsidR="0028080A" w:rsidDel="0053613A" w:rsidRDefault="0028080A" w:rsidP="00455A5E">
      <w:pPr>
        <w:spacing w:before="100" w:beforeAutospacing="1" w:after="100" w:afterAutospacing="1" w:line="480" w:lineRule="auto"/>
        <w:ind w:left="0" w:firstLine="708"/>
        <w:rPr>
          <w:del w:id="561" w:author="User" w:date="2025-06-10T12:01:00Z"/>
        </w:rPr>
      </w:pPr>
      <w:del w:id="562" w:author="User" w:date="2025-06-10T14:18:00Z">
        <w:r w:rsidRPr="00B36604" w:rsidDel="00943826">
          <w:rPr>
            <w:color w:val="auto"/>
            <w:szCs w:val="24"/>
            <w:lang w:val="en-US"/>
          </w:rPr>
          <w:delText xml:space="preserve">Participants initiated the test from a headstand position, with hands on the floor, head resting on a padded support (AbMat, Rino Force, Brazil), and feet against the wall. </w:delText>
        </w:r>
        <w:r w:rsidRPr="0028080A" w:rsidDel="00943826">
          <w:rPr>
            <w:color w:val="auto"/>
            <w:szCs w:val="24"/>
          </w:rPr>
          <w:delText>They performed maximal repetitions</w:delText>
        </w:r>
      </w:del>
      <w:del w:id="563" w:author="User" w:date="2025-06-10T12:01:00Z">
        <w:r w:rsidRPr="0028080A" w:rsidDel="003C3DDD">
          <w:rPr>
            <w:color w:val="auto"/>
            <w:szCs w:val="24"/>
          </w:rPr>
          <w:delText xml:space="preserve"> </w:delText>
        </w:r>
      </w:del>
      <w:del w:id="564" w:author="User" w:date="2025-06-05T18:04:00Z">
        <w:r w:rsidRPr="0028080A" w:rsidDel="00F315CA">
          <w:rPr>
            <w:color w:val="auto"/>
            <w:szCs w:val="24"/>
          </w:rPr>
          <w:delText>f</w:delText>
        </w:r>
      </w:del>
      <w:del w:id="565" w:author="User" w:date="2025-06-05T18:05:00Z">
        <w:r w:rsidRPr="0028080A" w:rsidDel="00B668F3">
          <w:rPr>
            <w:color w:val="auto"/>
            <w:szCs w:val="24"/>
          </w:rPr>
          <w:delText>ollowing</w:delText>
        </w:r>
      </w:del>
      <w:del w:id="566" w:author="User" w:date="2025-06-10T12:01:00Z">
        <w:r w:rsidRPr="0028080A" w:rsidDel="003C3DDD">
          <w:rPr>
            <w:color w:val="auto"/>
            <w:szCs w:val="24"/>
          </w:rPr>
          <w:delText xml:space="preserve"> strict movement standards</w:delText>
        </w:r>
      </w:del>
      <w:del w:id="567" w:author="User" w:date="2025-06-05T18:05:00Z">
        <w:r w:rsidRPr="00F315CA" w:rsidDel="00B668F3">
          <w:rPr>
            <w:color w:val="auto"/>
            <w:szCs w:val="24"/>
            <w:shd w:val="clear" w:color="auto" w:fill="FFE599" w:themeFill="accent4" w:themeFillTint="66"/>
            <w:rPrChange w:id="568" w:author="User" w:date="2025-06-05T18:03:00Z">
              <w:rPr>
                <w:color w:val="auto"/>
                <w:szCs w:val="24"/>
              </w:rPr>
            </w:rPrChange>
          </w:rPr>
          <w:delText>:</w:delText>
        </w:r>
      </w:del>
    </w:p>
    <w:p w14:paraId="2E0F398C" w14:textId="2ADB912C" w:rsidR="00BE5691" w:rsidRPr="0028080A" w:rsidDel="003C3DDD" w:rsidRDefault="00BE5691">
      <w:pPr>
        <w:spacing w:before="100" w:beforeAutospacing="1" w:after="100" w:afterAutospacing="1" w:line="480" w:lineRule="auto"/>
        <w:ind w:left="0" w:firstLine="708"/>
        <w:rPr>
          <w:del w:id="569" w:author="User" w:date="2025-06-10T12:01:00Z"/>
          <w:color w:val="auto"/>
          <w:szCs w:val="24"/>
        </w:rPr>
        <w:pPrChange w:id="570" w:author="User" w:date="2025-06-10T12:03:00Z">
          <w:pPr>
            <w:spacing w:before="100" w:beforeAutospacing="1" w:after="100" w:afterAutospacing="1" w:line="480" w:lineRule="auto"/>
            <w:ind w:left="0" w:firstLine="360"/>
          </w:pPr>
        </w:pPrChange>
      </w:pPr>
    </w:p>
    <w:p w14:paraId="191F6D9B" w14:textId="3FA3024C" w:rsidR="0028080A" w:rsidRPr="0028080A" w:rsidDel="003C3DDD" w:rsidRDefault="0028080A">
      <w:pPr>
        <w:spacing w:before="100" w:beforeAutospacing="1" w:after="100" w:afterAutospacing="1" w:line="480" w:lineRule="auto"/>
        <w:ind w:left="0" w:firstLine="708"/>
        <w:rPr>
          <w:del w:id="571" w:author="User" w:date="2025-06-10T12:01:00Z"/>
          <w:color w:val="auto"/>
          <w:szCs w:val="24"/>
        </w:rPr>
        <w:pPrChange w:id="572" w:author="User" w:date="2025-06-10T12:03:00Z">
          <w:pPr>
            <w:numPr>
              <w:numId w:val="4"/>
            </w:numPr>
            <w:tabs>
              <w:tab w:val="num" w:pos="720"/>
            </w:tabs>
            <w:spacing w:before="100" w:beforeAutospacing="1" w:after="100" w:afterAutospacing="1" w:line="480" w:lineRule="auto"/>
            <w:ind w:left="720" w:hanging="360"/>
          </w:pPr>
        </w:pPrChange>
      </w:pPr>
      <w:del w:id="573" w:author="User" w:date="2025-06-10T12:01:00Z">
        <w:r w:rsidRPr="0028080A" w:rsidDel="003C3DDD">
          <w:rPr>
            <w:color w:val="auto"/>
            <w:szCs w:val="24"/>
          </w:rPr>
          <w:delText>Feet remained close together.</w:delText>
        </w:r>
      </w:del>
    </w:p>
    <w:p w14:paraId="65BC85B2" w14:textId="56A228C8" w:rsidR="0028080A" w:rsidRPr="00B36604" w:rsidDel="003C3DDD" w:rsidRDefault="0028080A">
      <w:pPr>
        <w:spacing w:before="100" w:beforeAutospacing="1" w:after="100" w:afterAutospacing="1" w:line="480" w:lineRule="auto"/>
        <w:ind w:left="0" w:firstLine="708"/>
        <w:rPr>
          <w:del w:id="574" w:author="User" w:date="2025-06-10T12:01:00Z"/>
          <w:color w:val="auto"/>
          <w:szCs w:val="24"/>
          <w:lang w:val="en-US"/>
        </w:rPr>
        <w:pPrChange w:id="575" w:author="User" w:date="2025-06-10T12:03:00Z">
          <w:pPr>
            <w:numPr>
              <w:numId w:val="4"/>
            </w:numPr>
            <w:tabs>
              <w:tab w:val="num" w:pos="720"/>
            </w:tabs>
            <w:spacing w:before="100" w:beforeAutospacing="1" w:after="100" w:afterAutospacing="1" w:line="480" w:lineRule="auto"/>
            <w:ind w:left="720" w:hanging="360"/>
          </w:pPr>
        </w:pPrChange>
      </w:pPr>
      <w:del w:id="576" w:author="User" w:date="2025-06-10T12:01:00Z">
        <w:r w:rsidRPr="00B36604" w:rsidDel="003C3DDD">
          <w:rPr>
            <w:color w:val="auto"/>
            <w:szCs w:val="24"/>
            <w:lang w:val="en-US"/>
          </w:rPr>
          <w:delText>Core activation was maintained throughout the movement.</w:delText>
        </w:r>
      </w:del>
    </w:p>
    <w:p w14:paraId="0C61F092" w14:textId="32064656" w:rsidR="0028080A" w:rsidRPr="00B36604" w:rsidDel="003C3DDD" w:rsidRDefault="0028080A">
      <w:pPr>
        <w:spacing w:before="100" w:beforeAutospacing="1" w:after="100" w:afterAutospacing="1" w:line="480" w:lineRule="auto"/>
        <w:ind w:left="0" w:firstLine="708"/>
        <w:rPr>
          <w:del w:id="577" w:author="User" w:date="2025-06-10T12:01:00Z"/>
          <w:color w:val="auto"/>
          <w:szCs w:val="24"/>
          <w:lang w:val="en-US"/>
        </w:rPr>
        <w:pPrChange w:id="578" w:author="User" w:date="2025-06-10T12:03:00Z">
          <w:pPr>
            <w:numPr>
              <w:numId w:val="4"/>
            </w:numPr>
            <w:tabs>
              <w:tab w:val="num" w:pos="720"/>
            </w:tabs>
            <w:spacing w:before="100" w:beforeAutospacing="1" w:after="100" w:afterAutospacing="1" w:line="480" w:lineRule="auto"/>
            <w:ind w:left="720" w:hanging="360"/>
          </w:pPr>
        </w:pPrChange>
      </w:pPr>
      <w:del w:id="579" w:author="User" w:date="2025-06-10T12:01:00Z">
        <w:r w:rsidRPr="00B36604" w:rsidDel="003C3DDD">
          <w:rPr>
            <w:color w:val="auto"/>
            <w:szCs w:val="24"/>
            <w:lang w:val="en-US"/>
          </w:rPr>
          <w:delText>Full elbow extension was required at the top, with shoulders externally rotated.</w:delText>
        </w:r>
      </w:del>
    </w:p>
    <w:p w14:paraId="2456C63D" w14:textId="26491811" w:rsidR="0028080A" w:rsidRPr="00B36604" w:rsidDel="003C3DDD" w:rsidRDefault="0028080A">
      <w:pPr>
        <w:spacing w:before="100" w:beforeAutospacing="1" w:after="100" w:afterAutospacing="1" w:line="480" w:lineRule="auto"/>
        <w:ind w:left="0" w:firstLine="708"/>
        <w:rPr>
          <w:del w:id="580" w:author="User" w:date="2025-06-10T12:01:00Z"/>
          <w:color w:val="auto"/>
          <w:szCs w:val="24"/>
          <w:lang w:val="en-US"/>
        </w:rPr>
        <w:pPrChange w:id="581" w:author="User" w:date="2025-06-10T12:03:00Z">
          <w:pPr>
            <w:numPr>
              <w:numId w:val="4"/>
            </w:numPr>
            <w:tabs>
              <w:tab w:val="num" w:pos="720"/>
            </w:tabs>
            <w:spacing w:before="100" w:beforeAutospacing="1" w:after="100" w:afterAutospacing="1" w:line="480" w:lineRule="auto"/>
            <w:ind w:left="720" w:hanging="360"/>
          </w:pPr>
        </w:pPrChange>
      </w:pPr>
      <w:del w:id="582" w:author="User" w:date="2025-06-10T12:01:00Z">
        <w:r w:rsidRPr="00B36604" w:rsidDel="003C3DDD">
          <w:rPr>
            <w:color w:val="auto"/>
            <w:szCs w:val="24"/>
            <w:lang w:val="en-US"/>
          </w:rPr>
          <w:delText>The head had to make controlled contact with the AbMat before the next repetition.</w:delText>
        </w:r>
      </w:del>
    </w:p>
    <w:p w14:paraId="2FFFEAA7" w14:textId="3EBD16FE" w:rsidR="0028080A" w:rsidRPr="00B36604" w:rsidDel="003C3DDD" w:rsidRDefault="0028080A">
      <w:pPr>
        <w:spacing w:before="100" w:beforeAutospacing="1" w:after="100" w:afterAutospacing="1" w:line="480" w:lineRule="auto"/>
        <w:ind w:left="0" w:firstLine="708"/>
        <w:rPr>
          <w:del w:id="583" w:author="User" w:date="2025-06-10T12:03:00Z"/>
          <w:color w:val="auto"/>
          <w:szCs w:val="24"/>
          <w:lang w:val="en-US"/>
        </w:rPr>
        <w:pPrChange w:id="584" w:author="User" w:date="2025-06-10T12:03:00Z">
          <w:pPr>
            <w:numPr>
              <w:numId w:val="4"/>
            </w:numPr>
            <w:tabs>
              <w:tab w:val="num" w:pos="720"/>
            </w:tabs>
            <w:spacing w:before="100" w:beforeAutospacing="1" w:after="100" w:afterAutospacing="1" w:line="480" w:lineRule="auto"/>
            <w:ind w:left="720" w:hanging="360"/>
          </w:pPr>
        </w:pPrChange>
      </w:pPr>
      <w:del w:id="585" w:author="User" w:date="2025-06-10T12:01:00Z">
        <w:r w:rsidRPr="00B36604" w:rsidDel="003C3DDD">
          <w:rPr>
            <w:color w:val="auto"/>
            <w:szCs w:val="24"/>
            <w:lang w:val="en-US"/>
          </w:rPr>
          <w:delText>Kipping movements or excessive hip flexion were not allowed.</w:delText>
        </w:r>
      </w:del>
    </w:p>
    <w:p w14:paraId="07D9D001" w14:textId="3C736F81" w:rsidR="00BE5691" w:rsidRPr="00B36604" w:rsidDel="003C3DDD" w:rsidRDefault="00BE5691" w:rsidP="00BE5691">
      <w:pPr>
        <w:spacing w:before="100" w:beforeAutospacing="1" w:after="100" w:afterAutospacing="1" w:line="480" w:lineRule="auto"/>
        <w:ind w:left="0" w:firstLine="0"/>
        <w:rPr>
          <w:del w:id="586" w:author="User" w:date="2025-06-10T12:03:00Z"/>
          <w:color w:val="auto"/>
          <w:szCs w:val="24"/>
          <w:lang w:val="en-US"/>
        </w:rPr>
      </w:pPr>
    </w:p>
    <w:p w14:paraId="69869F6B" w14:textId="07F557EC" w:rsidR="00455A5E" w:rsidRPr="00B36604" w:rsidDel="00F315CA" w:rsidRDefault="00BE5691">
      <w:pPr>
        <w:spacing w:before="100" w:beforeAutospacing="1" w:after="100" w:afterAutospacing="1" w:line="480" w:lineRule="auto"/>
        <w:ind w:left="0" w:firstLine="708"/>
        <w:rPr>
          <w:del w:id="587" w:author="User" w:date="2025-06-05T18:00:00Z"/>
          <w:color w:val="auto"/>
          <w:szCs w:val="24"/>
          <w:lang w:val="en-US"/>
        </w:rPr>
        <w:pPrChange w:id="588" w:author="User" w:date="2025-06-05T17:37:00Z">
          <w:pPr>
            <w:spacing w:before="100" w:beforeAutospacing="1" w:after="100" w:afterAutospacing="1" w:line="480" w:lineRule="auto"/>
            <w:ind w:left="0" w:firstLine="360"/>
          </w:pPr>
        </w:pPrChange>
      </w:pPr>
      <w:del w:id="589" w:author="User" w:date="2025-06-10T14:18:00Z">
        <w:r w:rsidRPr="00B36604" w:rsidDel="00943826">
          <w:rPr>
            <w:lang w:val="en-US"/>
          </w:rPr>
          <w:delText>For repetition to be considered valid, no assistance was allowed, such as generating momentum through powerful knee and hip flexion-extension. The head had to reach the AbMat again in a controlled headstand position</w:delText>
        </w:r>
      </w:del>
      <w:del w:id="590" w:author="User" w:date="2025-06-10T12:03:00Z">
        <w:r w:rsidRPr="00B36604" w:rsidDel="003C3DDD">
          <w:rPr>
            <w:lang w:val="en-US"/>
          </w:rPr>
          <w:delText>.</w:delText>
        </w:r>
      </w:del>
      <w:del w:id="591" w:author="User" w:date="2025-06-10T14:18:00Z">
        <w:r w:rsidRPr="00B36604" w:rsidDel="00943826">
          <w:rPr>
            <w:lang w:val="en-US"/>
          </w:rPr>
          <w:delText xml:space="preserve"> </w:delText>
        </w:r>
        <w:r w:rsidR="0028080A" w:rsidRPr="00B36604" w:rsidDel="00943826">
          <w:rPr>
            <w:color w:val="auto"/>
            <w:szCs w:val="24"/>
            <w:lang w:val="en-US"/>
          </w:rPr>
          <w:delText>Participants had two attempts, with a 3-minute rest period between trials. The highest repetition count was recorded.</w:delText>
        </w:r>
      </w:del>
    </w:p>
    <w:p w14:paraId="18DE12BB" w14:textId="31277704" w:rsidR="00932FB9" w:rsidRPr="00B36604" w:rsidDel="00932FB9" w:rsidRDefault="00932FB9" w:rsidP="00BE5691">
      <w:pPr>
        <w:spacing w:before="100" w:beforeAutospacing="1" w:after="100" w:afterAutospacing="1" w:line="480" w:lineRule="auto"/>
        <w:ind w:left="0" w:firstLine="360"/>
        <w:rPr>
          <w:del w:id="592" w:author="User" w:date="2025-06-05T17:50:00Z"/>
          <w:color w:val="auto"/>
          <w:szCs w:val="24"/>
          <w:lang w:val="en-US"/>
        </w:rPr>
      </w:pPr>
    </w:p>
    <w:p w14:paraId="50E8D60E" w14:textId="77777777" w:rsidR="0028080A" w:rsidRPr="0053613A" w:rsidRDefault="0028080A" w:rsidP="00BE5691">
      <w:pPr>
        <w:spacing w:before="100" w:beforeAutospacing="1" w:after="100" w:afterAutospacing="1" w:line="480" w:lineRule="auto"/>
        <w:ind w:left="0" w:firstLine="0"/>
        <w:outlineLvl w:val="3"/>
        <w:rPr>
          <w:b/>
          <w:bCs/>
          <w:color w:val="auto"/>
          <w:szCs w:val="24"/>
          <w:lang w:val="en-US"/>
        </w:rPr>
      </w:pPr>
      <w:r w:rsidRPr="0053613A">
        <w:rPr>
          <w:b/>
          <w:bCs/>
          <w:color w:val="auto"/>
          <w:szCs w:val="24"/>
          <w:lang w:val="en-US"/>
        </w:rPr>
        <w:t>One-Repetition Ma</w:t>
      </w:r>
      <w:r w:rsidR="00BE5691" w:rsidRPr="0053613A">
        <w:rPr>
          <w:b/>
          <w:bCs/>
          <w:color w:val="auto"/>
          <w:szCs w:val="24"/>
          <w:lang w:val="en-US"/>
        </w:rPr>
        <w:t>ximum (1-RM) Shoulder Press</w:t>
      </w:r>
      <w:r w:rsidRPr="0053613A">
        <w:rPr>
          <w:b/>
          <w:bCs/>
          <w:color w:val="auto"/>
          <w:szCs w:val="24"/>
          <w:lang w:val="en-US"/>
        </w:rPr>
        <w:t xml:space="preserve"> Test</w:t>
      </w:r>
    </w:p>
    <w:p w14:paraId="55F5495A" w14:textId="77777777" w:rsidR="007B25CD" w:rsidRPr="00623430" w:rsidRDefault="007B25CD" w:rsidP="007B25CD">
      <w:pPr>
        <w:pStyle w:val="NormalWeb"/>
        <w:spacing w:line="480" w:lineRule="auto"/>
        <w:ind w:firstLine="708"/>
        <w:jc w:val="both"/>
        <w:rPr>
          <w:ins w:id="593" w:author="User" w:date="2025-06-10T12:09:00Z"/>
          <w:rPrChange w:id="594" w:author="User" w:date="2025-06-16T09:13:00Z">
            <w:rPr>
              <w:ins w:id="595" w:author="User" w:date="2025-06-10T12:09:00Z"/>
            </w:rPr>
          </w:rPrChange>
        </w:rPr>
      </w:pPr>
      <w:ins w:id="596" w:author="User" w:date="2025-06-10T12:08:00Z">
        <w:r w:rsidRPr="00623430">
          <w:rPr>
            <w:rPrChange w:id="597" w:author="User" w:date="2025-06-16T09:13:00Z">
              <w:rPr/>
            </w:rPrChange>
          </w:rPr>
          <w:t xml:space="preserve">The 1-repetition </w:t>
        </w:r>
        <w:proofErr w:type="spellStart"/>
        <w:r w:rsidRPr="00623430">
          <w:rPr>
            <w:rPrChange w:id="598" w:author="User" w:date="2025-06-16T09:13:00Z">
              <w:rPr/>
            </w:rPrChange>
          </w:rPr>
          <w:t>maximum</w:t>
        </w:r>
        <w:proofErr w:type="spellEnd"/>
        <w:r w:rsidRPr="00623430">
          <w:rPr>
            <w:rPrChange w:id="599" w:author="User" w:date="2025-06-16T09:13:00Z">
              <w:rPr/>
            </w:rPrChange>
          </w:rPr>
          <w:t xml:space="preserve"> (1-RM) </w:t>
        </w:r>
        <w:proofErr w:type="spellStart"/>
        <w:r w:rsidRPr="00623430">
          <w:rPr>
            <w:rPrChange w:id="600" w:author="User" w:date="2025-06-16T09:13:00Z">
              <w:rPr/>
            </w:rPrChange>
          </w:rPr>
          <w:t>test</w:t>
        </w:r>
        <w:proofErr w:type="spellEnd"/>
        <w:r w:rsidRPr="00623430">
          <w:rPr>
            <w:rPrChange w:id="601" w:author="User" w:date="2025-06-16T09:13:00Z">
              <w:rPr/>
            </w:rPrChange>
          </w:rPr>
          <w:t xml:space="preserve"> for </w:t>
        </w:r>
        <w:proofErr w:type="spellStart"/>
        <w:r w:rsidRPr="00623430">
          <w:rPr>
            <w:rPrChange w:id="602" w:author="User" w:date="2025-06-16T09:13:00Z">
              <w:rPr/>
            </w:rPrChange>
          </w:rPr>
          <w:t>the</w:t>
        </w:r>
        <w:proofErr w:type="spellEnd"/>
        <w:r w:rsidRPr="00623430">
          <w:rPr>
            <w:rPrChange w:id="603" w:author="User" w:date="2025-06-16T09:13:00Z">
              <w:rPr/>
            </w:rPrChange>
          </w:rPr>
          <w:t xml:space="preserve"> </w:t>
        </w:r>
        <w:proofErr w:type="spellStart"/>
        <w:r w:rsidRPr="00623430">
          <w:rPr>
            <w:rPrChange w:id="604" w:author="User" w:date="2025-06-16T09:13:00Z">
              <w:rPr/>
            </w:rPrChange>
          </w:rPr>
          <w:t>shoulder</w:t>
        </w:r>
        <w:proofErr w:type="spellEnd"/>
        <w:r w:rsidRPr="00623430">
          <w:rPr>
            <w:rPrChange w:id="605" w:author="User" w:date="2025-06-16T09:13:00Z">
              <w:rPr/>
            </w:rPrChange>
          </w:rPr>
          <w:t xml:space="preserve"> </w:t>
        </w:r>
        <w:proofErr w:type="spellStart"/>
        <w:r w:rsidRPr="00623430">
          <w:rPr>
            <w:rPrChange w:id="606" w:author="User" w:date="2025-06-16T09:13:00Z">
              <w:rPr/>
            </w:rPrChange>
          </w:rPr>
          <w:t>press</w:t>
        </w:r>
        <w:proofErr w:type="spellEnd"/>
        <w:r w:rsidRPr="00623430">
          <w:rPr>
            <w:rPrChange w:id="607" w:author="User" w:date="2025-06-16T09:13:00Z">
              <w:rPr/>
            </w:rPrChange>
          </w:rPr>
          <w:t xml:space="preserve"> (SP) </w:t>
        </w:r>
        <w:proofErr w:type="spellStart"/>
        <w:r w:rsidRPr="00623430">
          <w:rPr>
            <w:rPrChange w:id="608" w:author="User" w:date="2025-06-16T09:13:00Z">
              <w:rPr/>
            </w:rPrChange>
          </w:rPr>
          <w:t>followed</w:t>
        </w:r>
        <w:proofErr w:type="spellEnd"/>
        <w:r w:rsidRPr="00623430">
          <w:rPr>
            <w:rPrChange w:id="609" w:author="User" w:date="2025-06-16T09:13:00Z">
              <w:rPr/>
            </w:rPrChange>
          </w:rPr>
          <w:t xml:space="preserve"> a </w:t>
        </w:r>
        <w:proofErr w:type="spellStart"/>
        <w:r w:rsidRPr="00623430">
          <w:rPr>
            <w:rPrChange w:id="610" w:author="User" w:date="2025-06-16T09:13:00Z">
              <w:rPr/>
            </w:rPrChange>
          </w:rPr>
          <w:t>protocol</w:t>
        </w:r>
        <w:proofErr w:type="spellEnd"/>
        <w:r w:rsidRPr="00623430">
          <w:rPr>
            <w:rPrChange w:id="611" w:author="User" w:date="2025-06-16T09:13:00Z">
              <w:rPr/>
            </w:rPrChange>
          </w:rPr>
          <w:t xml:space="preserve"> </w:t>
        </w:r>
        <w:proofErr w:type="spellStart"/>
        <w:r w:rsidRPr="00623430">
          <w:rPr>
            <w:rPrChange w:id="612" w:author="User" w:date="2025-06-16T09:13:00Z">
              <w:rPr/>
            </w:rPrChange>
          </w:rPr>
          <w:t>adapted</w:t>
        </w:r>
        <w:proofErr w:type="spellEnd"/>
        <w:r w:rsidRPr="00623430">
          <w:rPr>
            <w:rPrChange w:id="613" w:author="User" w:date="2025-06-16T09:13:00Z">
              <w:rPr/>
            </w:rPrChange>
          </w:rPr>
          <w:t xml:space="preserve"> </w:t>
        </w:r>
        <w:proofErr w:type="spellStart"/>
        <w:r w:rsidRPr="00623430">
          <w:rPr>
            <w:rPrChange w:id="614" w:author="User" w:date="2025-06-16T09:13:00Z">
              <w:rPr/>
            </w:rPrChange>
          </w:rPr>
          <w:t>from</w:t>
        </w:r>
        <w:proofErr w:type="spellEnd"/>
        <w:r w:rsidRPr="00623430">
          <w:rPr>
            <w:rPrChange w:id="615" w:author="User" w:date="2025-06-16T09:13:00Z">
              <w:rPr/>
            </w:rPrChange>
          </w:rPr>
          <w:t xml:space="preserve"> Dias et al. (16), </w:t>
        </w:r>
        <w:proofErr w:type="spellStart"/>
        <w:r w:rsidRPr="00623430">
          <w:rPr>
            <w:rPrChange w:id="616" w:author="User" w:date="2025-06-16T09:13:00Z">
              <w:rPr/>
            </w:rPrChange>
          </w:rPr>
          <w:t>commonly</w:t>
        </w:r>
        <w:proofErr w:type="spellEnd"/>
        <w:r w:rsidRPr="00623430">
          <w:rPr>
            <w:rPrChange w:id="617" w:author="User" w:date="2025-06-16T09:13:00Z">
              <w:rPr/>
            </w:rPrChange>
          </w:rPr>
          <w:t xml:space="preserve"> </w:t>
        </w:r>
        <w:proofErr w:type="spellStart"/>
        <w:r w:rsidRPr="00623430">
          <w:rPr>
            <w:rPrChange w:id="618" w:author="User" w:date="2025-06-16T09:13:00Z">
              <w:rPr/>
            </w:rPrChange>
          </w:rPr>
          <w:t>used</w:t>
        </w:r>
        <w:proofErr w:type="spellEnd"/>
        <w:r w:rsidRPr="00623430">
          <w:rPr>
            <w:rPrChange w:id="619" w:author="User" w:date="2025-06-16T09:13:00Z">
              <w:rPr/>
            </w:rPrChange>
          </w:rPr>
          <w:t xml:space="preserve"> in </w:t>
        </w:r>
        <w:proofErr w:type="spellStart"/>
        <w:r w:rsidRPr="00623430">
          <w:rPr>
            <w:rPrChange w:id="620" w:author="User" w:date="2025-06-16T09:13:00Z">
              <w:rPr/>
            </w:rPrChange>
          </w:rPr>
          <w:t>CrossFit</w:t>
        </w:r>
        <w:proofErr w:type="spellEnd"/>
        <w:r w:rsidRPr="00623430">
          <w:rPr>
            <w:rPrChange w:id="621" w:author="User" w:date="2025-06-16T09:13:00Z">
              <w:rPr/>
            </w:rPrChange>
          </w:rPr>
          <w:t xml:space="preserve">® settings </w:t>
        </w:r>
        <w:proofErr w:type="spellStart"/>
        <w:r w:rsidRPr="00623430">
          <w:rPr>
            <w:rPrChange w:id="622" w:author="User" w:date="2025-06-16T09:13:00Z">
              <w:rPr/>
            </w:rPrChange>
          </w:rPr>
          <w:t>to</w:t>
        </w:r>
        <w:proofErr w:type="spellEnd"/>
        <w:r w:rsidRPr="00623430">
          <w:rPr>
            <w:rPrChange w:id="623" w:author="User" w:date="2025-06-16T09:13:00Z">
              <w:rPr/>
            </w:rPrChange>
          </w:rPr>
          <w:t xml:space="preserve"> determine </w:t>
        </w:r>
        <w:proofErr w:type="spellStart"/>
        <w:r w:rsidRPr="00623430">
          <w:rPr>
            <w:rPrChange w:id="624" w:author="User" w:date="2025-06-16T09:13:00Z">
              <w:rPr/>
            </w:rPrChange>
          </w:rPr>
          <w:t>an</w:t>
        </w:r>
        <w:proofErr w:type="spellEnd"/>
        <w:r w:rsidRPr="00623430">
          <w:rPr>
            <w:rPrChange w:id="625" w:author="User" w:date="2025-06-16T09:13:00Z">
              <w:rPr/>
            </w:rPrChange>
          </w:rPr>
          <w:t xml:space="preserve"> </w:t>
        </w:r>
        <w:proofErr w:type="spellStart"/>
        <w:r w:rsidRPr="00623430">
          <w:rPr>
            <w:rPrChange w:id="626" w:author="User" w:date="2025-06-16T09:13:00Z">
              <w:rPr/>
            </w:rPrChange>
          </w:rPr>
          <w:t>individual's</w:t>
        </w:r>
        <w:proofErr w:type="spellEnd"/>
        <w:r w:rsidRPr="00623430">
          <w:rPr>
            <w:rPrChange w:id="627" w:author="User" w:date="2025-06-16T09:13:00Z">
              <w:rPr/>
            </w:rPrChange>
          </w:rPr>
          <w:t xml:space="preserve"> </w:t>
        </w:r>
        <w:proofErr w:type="spellStart"/>
        <w:r w:rsidRPr="00623430">
          <w:rPr>
            <w:rPrChange w:id="628" w:author="User" w:date="2025-06-16T09:13:00Z">
              <w:rPr/>
            </w:rPrChange>
          </w:rPr>
          <w:t>personal</w:t>
        </w:r>
        <w:proofErr w:type="spellEnd"/>
        <w:r w:rsidRPr="00623430">
          <w:rPr>
            <w:rPrChange w:id="629" w:author="User" w:date="2025-06-16T09:13:00Z">
              <w:rPr/>
            </w:rPrChange>
          </w:rPr>
          <w:t xml:space="preserve"> </w:t>
        </w:r>
        <w:proofErr w:type="spellStart"/>
        <w:r w:rsidRPr="00623430">
          <w:rPr>
            <w:rPrChange w:id="630" w:author="User" w:date="2025-06-16T09:13:00Z">
              <w:rPr/>
            </w:rPrChange>
          </w:rPr>
          <w:t>record</w:t>
        </w:r>
        <w:proofErr w:type="spellEnd"/>
        <w:r w:rsidRPr="00623430">
          <w:rPr>
            <w:rPrChange w:id="631" w:author="User" w:date="2025-06-16T09:13:00Z">
              <w:rPr/>
            </w:rPrChange>
          </w:rPr>
          <w:t xml:space="preserve"> (PR) for a </w:t>
        </w:r>
        <w:proofErr w:type="spellStart"/>
        <w:r w:rsidRPr="00623430">
          <w:rPr>
            <w:rPrChange w:id="632" w:author="User" w:date="2025-06-16T09:13:00Z">
              <w:rPr/>
            </w:rPrChange>
          </w:rPr>
          <w:t>given</w:t>
        </w:r>
        <w:proofErr w:type="spellEnd"/>
        <w:r w:rsidRPr="00623430">
          <w:rPr>
            <w:rPrChange w:id="633" w:author="User" w:date="2025-06-16T09:13:00Z">
              <w:rPr/>
            </w:rPrChange>
          </w:rPr>
          <w:t xml:space="preserve"> </w:t>
        </w:r>
        <w:proofErr w:type="spellStart"/>
        <w:r w:rsidRPr="00623430">
          <w:rPr>
            <w:rPrChange w:id="634" w:author="User" w:date="2025-06-16T09:13:00Z">
              <w:rPr/>
            </w:rPrChange>
          </w:rPr>
          <w:t>day</w:t>
        </w:r>
        <w:proofErr w:type="spellEnd"/>
        <w:r w:rsidRPr="00623430">
          <w:rPr>
            <w:rPrChange w:id="635" w:author="User" w:date="2025-06-16T09:13:00Z">
              <w:rPr/>
            </w:rPrChange>
          </w:rPr>
          <w:t xml:space="preserve">. </w:t>
        </w:r>
        <w:proofErr w:type="spellStart"/>
        <w:r w:rsidRPr="00623430">
          <w:rPr>
            <w:rPrChange w:id="636" w:author="User" w:date="2025-06-16T09:13:00Z">
              <w:rPr/>
            </w:rPrChange>
          </w:rPr>
          <w:t>Participants</w:t>
        </w:r>
        <w:proofErr w:type="spellEnd"/>
        <w:r w:rsidRPr="00623430">
          <w:rPr>
            <w:rPrChange w:id="637" w:author="User" w:date="2025-06-16T09:13:00Z">
              <w:rPr/>
            </w:rPrChange>
          </w:rPr>
          <w:t xml:space="preserve"> </w:t>
        </w:r>
        <w:proofErr w:type="spellStart"/>
        <w:r w:rsidRPr="00623430">
          <w:rPr>
            <w:rPrChange w:id="638" w:author="User" w:date="2025-06-16T09:13:00Z">
              <w:rPr/>
            </w:rPrChange>
          </w:rPr>
          <w:t>began</w:t>
        </w:r>
        <w:proofErr w:type="spellEnd"/>
        <w:r w:rsidRPr="00623430">
          <w:rPr>
            <w:rPrChange w:id="639" w:author="User" w:date="2025-06-16T09:13:00Z">
              <w:rPr/>
            </w:rPrChange>
          </w:rPr>
          <w:t xml:space="preserve"> </w:t>
        </w:r>
        <w:proofErr w:type="spellStart"/>
        <w:r w:rsidRPr="00623430">
          <w:rPr>
            <w:rPrChange w:id="640" w:author="User" w:date="2025-06-16T09:13:00Z">
              <w:rPr/>
            </w:rPrChange>
          </w:rPr>
          <w:t>with</w:t>
        </w:r>
        <w:proofErr w:type="spellEnd"/>
        <w:r w:rsidRPr="00623430">
          <w:rPr>
            <w:rPrChange w:id="641" w:author="User" w:date="2025-06-16T09:13:00Z">
              <w:rPr/>
            </w:rPrChange>
          </w:rPr>
          <w:t xml:space="preserve"> a general </w:t>
        </w:r>
        <w:proofErr w:type="spellStart"/>
        <w:r w:rsidRPr="00623430">
          <w:rPr>
            <w:rPrChange w:id="642" w:author="User" w:date="2025-06-16T09:13:00Z">
              <w:rPr/>
            </w:rPrChange>
          </w:rPr>
          <w:t>warm-up</w:t>
        </w:r>
        <w:proofErr w:type="spellEnd"/>
        <w:r w:rsidRPr="00623430">
          <w:rPr>
            <w:rPrChange w:id="643" w:author="User" w:date="2025-06-16T09:13:00Z">
              <w:rPr/>
            </w:rPrChange>
          </w:rPr>
          <w:t xml:space="preserve"> </w:t>
        </w:r>
        <w:proofErr w:type="spellStart"/>
        <w:r w:rsidRPr="00623430">
          <w:rPr>
            <w:rPrChange w:id="644" w:author="User" w:date="2025-06-16T09:13:00Z">
              <w:rPr/>
            </w:rPrChange>
          </w:rPr>
          <w:t>consisting</w:t>
        </w:r>
        <w:proofErr w:type="spellEnd"/>
        <w:r w:rsidRPr="00623430">
          <w:rPr>
            <w:rPrChange w:id="645" w:author="User" w:date="2025-06-16T09:13:00Z">
              <w:rPr/>
            </w:rPrChange>
          </w:rPr>
          <w:t xml:space="preserve"> </w:t>
        </w:r>
        <w:proofErr w:type="spellStart"/>
        <w:r w:rsidRPr="00623430">
          <w:rPr>
            <w:rPrChange w:id="646" w:author="User" w:date="2025-06-16T09:13:00Z">
              <w:rPr/>
            </w:rPrChange>
          </w:rPr>
          <w:t>of</w:t>
        </w:r>
        <w:proofErr w:type="spellEnd"/>
        <w:r w:rsidRPr="00623430">
          <w:rPr>
            <w:rPrChange w:id="647" w:author="User" w:date="2025-06-16T09:13:00Z">
              <w:rPr/>
            </w:rPrChange>
          </w:rPr>
          <w:t xml:space="preserve"> 10 </w:t>
        </w:r>
        <w:proofErr w:type="spellStart"/>
        <w:r w:rsidRPr="00623430">
          <w:rPr>
            <w:rPrChange w:id="648" w:author="User" w:date="2025-06-16T09:13:00Z">
              <w:rPr/>
            </w:rPrChange>
          </w:rPr>
          <w:t>repetitions</w:t>
        </w:r>
        <w:proofErr w:type="spellEnd"/>
        <w:r w:rsidRPr="00623430">
          <w:rPr>
            <w:rPrChange w:id="649" w:author="User" w:date="2025-06-16T09:13:00Z">
              <w:rPr/>
            </w:rPrChange>
          </w:rPr>
          <w:t xml:space="preserve"> </w:t>
        </w:r>
        <w:proofErr w:type="spellStart"/>
        <w:r w:rsidRPr="00623430">
          <w:rPr>
            <w:rPrChange w:id="650" w:author="User" w:date="2025-06-16T09:13:00Z">
              <w:rPr/>
            </w:rPrChange>
          </w:rPr>
          <w:t>using</w:t>
        </w:r>
        <w:proofErr w:type="spellEnd"/>
        <w:r w:rsidRPr="00623430">
          <w:rPr>
            <w:rPrChange w:id="651" w:author="User" w:date="2025-06-16T09:13:00Z">
              <w:rPr/>
            </w:rPrChange>
          </w:rPr>
          <w:t xml:space="preserve"> </w:t>
        </w:r>
        <w:proofErr w:type="spellStart"/>
        <w:r w:rsidRPr="00623430">
          <w:rPr>
            <w:rPrChange w:id="652" w:author="User" w:date="2025-06-16T09:13:00Z">
              <w:rPr/>
            </w:rPrChange>
          </w:rPr>
          <w:t>an</w:t>
        </w:r>
        <w:proofErr w:type="spellEnd"/>
        <w:r w:rsidRPr="00623430">
          <w:rPr>
            <w:rPrChange w:id="653" w:author="User" w:date="2025-06-16T09:13:00Z">
              <w:rPr/>
            </w:rPrChange>
          </w:rPr>
          <w:t xml:space="preserve"> </w:t>
        </w:r>
        <w:proofErr w:type="spellStart"/>
        <w:r w:rsidRPr="00623430">
          <w:rPr>
            <w:rPrChange w:id="654" w:author="User" w:date="2025-06-16T09:13:00Z">
              <w:rPr/>
            </w:rPrChange>
          </w:rPr>
          <w:t>unloaded</w:t>
        </w:r>
        <w:proofErr w:type="spellEnd"/>
        <w:r w:rsidRPr="00623430">
          <w:rPr>
            <w:rPrChange w:id="655" w:author="User" w:date="2025-06-16T09:13:00Z">
              <w:rPr/>
            </w:rPrChange>
          </w:rPr>
          <w:t xml:space="preserve"> </w:t>
        </w:r>
        <w:proofErr w:type="spellStart"/>
        <w:r w:rsidRPr="00623430">
          <w:rPr>
            <w:rPrChange w:id="656" w:author="User" w:date="2025-06-16T09:13:00Z">
              <w:rPr/>
            </w:rPrChange>
          </w:rPr>
          <w:t>barbell</w:t>
        </w:r>
        <w:proofErr w:type="spellEnd"/>
        <w:r w:rsidRPr="00623430">
          <w:rPr>
            <w:rPrChange w:id="657" w:author="User" w:date="2025-06-16T09:13:00Z">
              <w:rPr/>
            </w:rPrChange>
          </w:rPr>
          <w:t xml:space="preserve"> (20 kg for males; 10 </w:t>
        </w:r>
        <w:proofErr w:type="spellStart"/>
        <w:r w:rsidRPr="00623430">
          <w:rPr>
            <w:rPrChange w:id="658" w:author="User" w:date="2025-06-16T09:13:00Z">
              <w:rPr/>
            </w:rPrChange>
          </w:rPr>
          <w:t>or</w:t>
        </w:r>
        <w:proofErr w:type="spellEnd"/>
        <w:r w:rsidRPr="00623430">
          <w:rPr>
            <w:rPrChange w:id="659" w:author="User" w:date="2025-06-16T09:13:00Z">
              <w:rPr/>
            </w:rPrChange>
          </w:rPr>
          <w:t xml:space="preserve"> 15 kg for </w:t>
        </w:r>
        <w:proofErr w:type="spellStart"/>
        <w:r w:rsidRPr="00623430">
          <w:rPr>
            <w:rPrChange w:id="660" w:author="User" w:date="2025-06-16T09:13:00Z">
              <w:rPr/>
            </w:rPrChange>
          </w:rPr>
          <w:t>females</w:t>
        </w:r>
        <w:proofErr w:type="spellEnd"/>
        <w:r w:rsidRPr="00623430">
          <w:rPr>
            <w:rPrChange w:id="661" w:author="User" w:date="2025-06-16T09:13:00Z">
              <w:rPr/>
            </w:rPrChange>
          </w:rPr>
          <w:t xml:space="preserve">). For </w:t>
        </w:r>
        <w:proofErr w:type="spellStart"/>
        <w:r w:rsidRPr="00623430">
          <w:rPr>
            <w:rPrChange w:id="662" w:author="User" w:date="2025-06-16T09:13:00Z">
              <w:rPr/>
            </w:rPrChange>
          </w:rPr>
          <w:t>the</w:t>
        </w:r>
        <w:proofErr w:type="spellEnd"/>
        <w:r w:rsidRPr="00623430">
          <w:rPr>
            <w:rPrChange w:id="663" w:author="User" w:date="2025-06-16T09:13:00Z">
              <w:rPr/>
            </w:rPrChange>
          </w:rPr>
          <w:t xml:space="preserve"> </w:t>
        </w:r>
        <w:proofErr w:type="spellStart"/>
        <w:r w:rsidRPr="00623430">
          <w:rPr>
            <w:rPrChange w:id="664" w:author="User" w:date="2025-06-16T09:13:00Z">
              <w:rPr/>
            </w:rPrChange>
          </w:rPr>
          <w:t>first</w:t>
        </w:r>
        <w:proofErr w:type="spellEnd"/>
        <w:r w:rsidRPr="00623430">
          <w:rPr>
            <w:rPrChange w:id="665" w:author="User" w:date="2025-06-16T09:13:00Z">
              <w:rPr/>
            </w:rPrChange>
          </w:rPr>
          <w:t xml:space="preserve"> </w:t>
        </w:r>
        <w:proofErr w:type="spellStart"/>
        <w:r w:rsidRPr="00623430">
          <w:rPr>
            <w:rPrChange w:id="666" w:author="User" w:date="2025-06-16T09:13:00Z">
              <w:rPr/>
            </w:rPrChange>
          </w:rPr>
          <w:t>test</w:t>
        </w:r>
        <w:proofErr w:type="spellEnd"/>
        <w:r w:rsidRPr="00623430">
          <w:rPr>
            <w:rPrChange w:id="667" w:author="User" w:date="2025-06-16T09:13:00Z">
              <w:rPr/>
            </w:rPrChange>
          </w:rPr>
          <w:t xml:space="preserve"> set, </w:t>
        </w:r>
        <w:proofErr w:type="spellStart"/>
        <w:r w:rsidRPr="00623430">
          <w:rPr>
            <w:rPrChange w:id="668" w:author="User" w:date="2025-06-16T09:13:00Z">
              <w:rPr/>
            </w:rPrChange>
          </w:rPr>
          <w:t>the</w:t>
        </w:r>
        <w:proofErr w:type="spellEnd"/>
        <w:r w:rsidRPr="00623430">
          <w:rPr>
            <w:rPrChange w:id="669" w:author="User" w:date="2025-06-16T09:13:00Z">
              <w:rPr/>
            </w:rPrChange>
          </w:rPr>
          <w:t xml:space="preserve"> </w:t>
        </w:r>
        <w:proofErr w:type="spellStart"/>
        <w:r w:rsidRPr="00623430">
          <w:rPr>
            <w:rPrChange w:id="670" w:author="User" w:date="2025-06-16T09:13:00Z">
              <w:rPr/>
            </w:rPrChange>
          </w:rPr>
          <w:t>load</w:t>
        </w:r>
        <w:proofErr w:type="spellEnd"/>
        <w:r w:rsidRPr="00623430">
          <w:rPr>
            <w:rPrChange w:id="671" w:author="User" w:date="2025-06-16T09:13:00Z">
              <w:rPr/>
            </w:rPrChange>
          </w:rPr>
          <w:t xml:space="preserve"> </w:t>
        </w:r>
        <w:proofErr w:type="spellStart"/>
        <w:r w:rsidRPr="00623430">
          <w:rPr>
            <w:rPrChange w:id="672" w:author="User" w:date="2025-06-16T09:13:00Z">
              <w:rPr/>
            </w:rPrChange>
          </w:rPr>
          <w:t>was</w:t>
        </w:r>
        <w:proofErr w:type="spellEnd"/>
        <w:r w:rsidRPr="00623430">
          <w:rPr>
            <w:rPrChange w:id="673" w:author="User" w:date="2025-06-16T09:13:00Z">
              <w:rPr/>
            </w:rPrChange>
          </w:rPr>
          <w:t xml:space="preserve"> set </w:t>
        </w:r>
        <w:proofErr w:type="spellStart"/>
        <w:r w:rsidRPr="00623430">
          <w:rPr>
            <w:rPrChange w:id="674" w:author="User" w:date="2025-06-16T09:13:00Z">
              <w:rPr/>
            </w:rPrChange>
          </w:rPr>
          <w:t>at</w:t>
        </w:r>
        <w:proofErr w:type="spellEnd"/>
        <w:r w:rsidRPr="00623430">
          <w:rPr>
            <w:rPrChange w:id="675" w:author="User" w:date="2025-06-16T09:13:00Z">
              <w:rPr/>
            </w:rPrChange>
          </w:rPr>
          <w:t xml:space="preserve"> 50% </w:t>
        </w:r>
        <w:proofErr w:type="spellStart"/>
        <w:r w:rsidRPr="00623430">
          <w:rPr>
            <w:rPrChange w:id="676" w:author="User" w:date="2025-06-16T09:13:00Z">
              <w:rPr/>
            </w:rPrChange>
          </w:rPr>
          <w:t>of</w:t>
        </w:r>
        <w:proofErr w:type="spellEnd"/>
        <w:r w:rsidRPr="00623430">
          <w:rPr>
            <w:rPrChange w:id="677" w:author="User" w:date="2025-06-16T09:13:00Z">
              <w:rPr/>
            </w:rPrChange>
          </w:rPr>
          <w:t xml:space="preserve"> </w:t>
        </w:r>
        <w:proofErr w:type="spellStart"/>
        <w:r w:rsidRPr="00623430">
          <w:rPr>
            <w:rPrChange w:id="678" w:author="User" w:date="2025-06-16T09:13:00Z">
              <w:rPr/>
            </w:rPrChange>
          </w:rPr>
          <w:t>the</w:t>
        </w:r>
        <w:proofErr w:type="spellEnd"/>
        <w:r w:rsidRPr="00623430">
          <w:rPr>
            <w:rPrChange w:id="679" w:author="User" w:date="2025-06-16T09:13:00Z">
              <w:rPr/>
            </w:rPrChange>
          </w:rPr>
          <w:t xml:space="preserve"> </w:t>
        </w:r>
        <w:proofErr w:type="spellStart"/>
        <w:r w:rsidRPr="00623430">
          <w:rPr>
            <w:rPrChange w:id="680" w:author="User" w:date="2025-06-16T09:13:00Z">
              <w:rPr/>
            </w:rPrChange>
          </w:rPr>
          <w:t>estimated</w:t>
        </w:r>
        <w:proofErr w:type="spellEnd"/>
        <w:r w:rsidRPr="00623430">
          <w:rPr>
            <w:rPrChange w:id="681" w:author="User" w:date="2025-06-16T09:13:00Z">
              <w:rPr/>
            </w:rPrChange>
          </w:rPr>
          <w:t xml:space="preserve"> 1-RM </w:t>
        </w:r>
        <w:proofErr w:type="spellStart"/>
        <w:r w:rsidRPr="00623430">
          <w:rPr>
            <w:rPrChange w:id="682" w:author="User" w:date="2025-06-16T09:13:00Z">
              <w:rPr/>
            </w:rPrChange>
          </w:rPr>
          <w:t>when</w:t>
        </w:r>
        <w:proofErr w:type="spellEnd"/>
        <w:r w:rsidRPr="00623430">
          <w:rPr>
            <w:rPrChange w:id="683" w:author="User" w:date="2025-06-16T09:13:00Z">
              <w:rPr/>
            </w:rPrChange>
          </w:rPr>
          <w:t xml:space="preserve"> </w:t>
        </w:r>
        <w:proofErr w:type="spellStart"/>
        <w:r w:rsidRPr="00623430">
          <w:rPr>
            <w:rPrChange w:id="684" w:author="User" w:date="2025-06-16T09:13:00Z">
              <w:rPr/>
            </w:rPrChange>
          </w:rPr>
          <w:t>known</w:t>
        </w:r>
        <w:proofErr w:type="spellEnd"/>
        <w:r w:rsidRPr="00623430">
          <w:rPr>
            <w:rPrChange w:id="685" w:author="User" w:date="2025-06-16T09:13:00Z">
              <w:rPr/>
            </w:rPrChange>
          </w:rPr>
          <w:t xml:space="preserve">, </w:t>
        </w:r>
        <w:proofErr w:type="spellStart"/>
        <w:r w:rsidRPr="00623430">
          <w:rPr>
            <w:rPrChange w:id="686" w:author="User" w:date="2025-06-16T09:13:00Z">
              <w:rPr/>
            </w:rPrChange>
          </w:rPr>
          <w:t>or</w:t>
        </w:r>
        <w:proofErr w:type="spellEnd"/>
        <w:r w:rsidRPr="00623430">
          <w:rPr>
            <w:rPrChange w:id="687" w:author="User" w:date="2025-06-16T09:13:00Z">
              <w:rPr/>
            </w:rPrChange>
          </w:rPr>
          <w:t xml:space="preserve"> </w:t>
        </w:r>
        <w:proofErr w:type="spellStart"/>
        <w:r w:rsidRPr="00623430">
          <w:rPr>
            <w:rPrChange w:id="688" w:author="User" w:date="2025-06-16T09:13:00Z">
              <w:rPr/>
            </w:rPrChange>
          </w:rPr>
          <w:t>at</w:t>
        </w:r>
        <w:proofErr w:type="spellEnd"/>
        <w:r w:rsidRPr="00623430">
          <w:rPr>
            <w:rPrChange w:id="689" w:author="User" w:date="2025-06-16T09:13:00Z">
              <w:rPr/>
            </w:rPrChange>
          </w:rPr>
          <w:t xml:space="preserve"> 40% </w:t>
        </w:r>
        <w:proofErr w:type="spellStart"/>
        <w:r w:rsidRPr="00623430">
          <w:rPr>
            <w:rPrChange w:id="690" w:author="User" w:date="2025-06-16T09:13:00Z">
              <w:rPr/>
            </w:rPrChange>
          </w:rPr>
          <w:t>of</w:t>
        </w:r>
        <w:proofErr w:type="spellEnd"/>
        <w:r w:rsidRPr="00623430">
          <w:rPr>
            <w:rPrChange w:id="691" w:author="User" w:date="2025-06-16T09:13:00Z">
              <w:rPr/>
            </w:rPrChange>
          </w:rPr>
          <w:t xml:space="preserve"> body </w:t>
        </w:r>
        <w:proofErr w:type="spellStart"/>
        <w:r w:rsidRPr="00623430">
          <w:rPr>
            <w:rPrChange w:id="692" w:author="User" w:date="2025-06-16T09:13:00Z">
              <w:rPr/>
            </w:rPrChange>
          </w:rPr>
          <w:t>mass</w:t>
        </w:r>
        <w:proofErr w:type="spellEnd"/>
        <w:r w:rsidRPr="00623430">
          <w:rPr>
            <w:rPrChange w:id="693" w:author="User" w:date="2025-06-16T09:13:00Z">
              <w:rPr/>
            </w:rPrChange>
          </w:rPr>
          <w:t xml:space="preserve"> </w:t>
        </w:r>
        <w:proofErr w:type="spellStart"/>
        <w:r w:rsidRPr="00623430">
          <w:rPr>
            <w:rPrChange w:id="694" w:author="User" w:date="2025-06-16T09:13:00Z">
              <w:rPr/>
            </w:rPrChange>
          </w:rPr>
          <w:t>when</w:t>
        </w:r>
        <w:proofErr w:type="spellEnd"/>
        <w:r w:rsidRPr="00623430">
          <w:rPr>
            <w:rPrChange w:id="695" w:author="User" w:date="2025-06-16T09:13:00Z">
              <w:rPr/>
            </w:rPrChange>
          </w:rPr>
          <w:t xml:space="preserve"> no prior </w:t>
        </w:r>
        <w:proofErr w:type="spellStart"/>
        <w:r w:rsidRPr="00623430">
          <w:rPr>
            <w:rPrChange w:id="696" w:author="User" w:date="2025-06-16T09:13:00Z">
              <w:rPr/>
            </w:rPrChange>
          </w:rPr>
          <w:t>value</w:t>
        </w:r>
        <w:proofErr w:type="spellEnd"/>
        <w:r w:rsidRPr="00623430">
          <w:rPr>
            <w:rPrChange w:id="697" w:author="User" w:date="2025-06-16T09:13:00Z">
              <w:rPr/>
            </w:rPrChange>
          </w:rPr>
          <w:t xml:space="preserve"> </w:t>
        </w:r>
        <w:proofErr w:type="spellStart"/>
        <w:r w:rsidRPr="00623430">
          <w:rPr>
            <w:rPrChange w:id="698" w:author="User" w:date="2025-06-16T09:13:00Z">
              <w:rPr/>
            </w:rPrChange>
          </w:rPr>
          <w:t>was</w:t>
        </w:r>
        <w:proofErr w:type="spellEnd"/>
        <w:r w:rsidRPr="00623430">
          <w:rPr>
            <w:rPrChange w:id="699" w:author="User" w:date="2025-06-16T09:13:00Z">
              <w:rPr/>
            </w:rPrChange>
          </w:rPr>
          <w:t xml:space="preserve"> </w:t>
        </w:r>
        <w:proofErr w:type="spellStart"/>
        <w:r w:rsidRPr="00623430">
          <w:rPr>
            <w:rPrChange w:id="700" w:author="User" w:date="2025-06-16T09:13:00Z">
              <w:rPr/>
            </w:rPrChange>
          </w:rPr>
          <w:t>available</w:t>
        </w:r>
        <w:proofErr w:type="spellEnd"/>
        <w:r w:rsidRPr="00623430">
          <w:rPr>
            <w:rPrChange w:id="701" w:author="User" w:date="2025-06-16T09:13:00Z">
              <w:rPr/>
            </w:rPrChange>
          </w:rPr>
          <w:t xml:space="preserve">. </w:t>
        </w:r>
        <w:proofErr w:type="spellStart"/>
        <w:r w:rsidRPr="00623430">
          <w:rPr>
            <w:rPrChange w:id="702" w:author="User" w:date="2025-06-16T09:13:00Z">
              <w:rPr/>
            </w:rPrChange>
          </w:rPr>
          <w:t>Load</w:t>
        </w:r>
        <w:proofErr w:type="spellEnd"/>
        <w:r w:rsidRPr="00623430">
          <w:rPr>
            <w:rPrChange w:id="703" w:author="User" w:date="2025-06-16T09:13:00Z">
              <w:rPr/>
            </w:rPrChange>
          </w:rPr>
          <w:t xml:space="preserve"> </w:t>
        </w:r>
        <w:proofErr w:type="spellStart"/>
        <w:r w:rsidRPr="00623430">
          <w:rPr>
            <w:rPrChange w:id="704" w:author="User" w:date="2025-06-16T09:13:00Z">
              <w:rPr/>
            </w:rPrChange>
          </w:rPr>
          <w:t>was</w:t>
        </w:r>
        <w:proofErr w:type="spellEnd"/>
        <w:r w:rsidRPr="00623430">
          <w:rPr>
            <w:rPrChange w:id="705" w:author="User" w:date="2025-06-16T09:13:00Z">
              <w:rPr/>
            </w:rPrChange>
          </w:rPr>
          <w:t xml:space="preserve"> </w:t>
        </w:r>
        <w:proofErr w:type="spellStart"/>
        <w:r w:rsidRPr="00623430">
          <w:rPr>
            <w:rPrChange w:id="706" w:author="User" w:date="2025-06-16T09:13:00Z">
              <w:rPr/>
            </w:rPrChange>
          </w:rPr>
          <w:t>then</w:t>
        </w:r>
        <w:proofErr w:type="spellEnd"/>
        <w:r w:rsidRPr="00623430">
          <w:rPr>
            <w:rPrChange w:id="707" w:author="User" w:date="2025-06-16T09:13:00Z">
              <w:rPr/>
            </w:rPrChange>
          </w:rPr>
          <w:t xml:space="preserve"> </w:t>
        </w:r>
        <w:proofErr w:type="spellStart"/>
        <w:r w:rsidRPr="00623430">
          <w:rPr>
            <w:rPrChange w:id="708" w:author="User" w:date="2025-06-16T09:13:00Z">
              <w:rPr/>
            </w:rPrChange>
          </w:rPr>
          <w:t>progressively</w:t>
        </w:r>
        <w:proofErr w:type="spellEnd"/>
        <w:r w:rsidRPr="00623430">
          <w:rPr>
            <w:rPrChange w:id="709" w:author="User" w:date="2025-06-16T09:13:00Z">
              <w:rPr/>
            </w:rPrChange>
          </w:rPr>
          <w:t xml:space="preserve"> </w:t>
        </w:r>
        <w:proofErr w:type="spellStart"/>
        <w:r w:rsidRPr="00623430">
          <w:rPr>
            <w:rPrChange w:id="710" w:author="User" w:date="2025-06-16T09:13:00Z">
              <w:rPr/>
            </w:rPrChange>
          </w:rPr>
          <w:t>increased</w:t>
        </w:r>
        <w:proofErr w:type="spellEnd"/>
        <w:r w:rsidRPr="00623430">
          <w:rPr>
            <w:rPrChange w:id="711" w:author="User" w:date="2025-06-16T09:13:00Z">
              <w:rPr/>
            </w:rPrChange>
          </w:rPr>
          <w:t xml:space="preserve"> in 10% </w:t>
        </w:r>
        <w:proofErr w:type="spellStart"/>
        <w:r w:rsidRPr="00623430">
          <w:rPr>
            <w:rPrChange w:id="712" w:author="User" w:date="2025-06-16T09:13:00Z">
              <w:rPr/>
            </w:rPrChange>
          </w:rPr>
          <w:t>increments</w:t>
        </w:r>
        <w:proofErr w:type="spellEnd"/>
        <w:r w:rsidRPr="00623430">
          <w:rPr>
            <w:rPrChange w:id="713" w:author="User" w:date="2025-06-16T09:13:00Z">
              <w:rPr/>
            </w:rPrChange>
          </w:rPr>
          <w:t xml:space="preserve"> </w:t>
        </w:r>
        <w:proofErr w:type="spellStart"/>
        <w:r w:rsidRPr="00623430">
          <w:rPr>
            <w:rPrChange w:id="714" w:author="User" w:date="2025-06-16T09:13:00Z">
              <w:rPr/>
            </w:rPrChange>
          </w:rPr>
          <w:t>across</w:t>
        </w:r>
        <w:proofErr w:type="spellEnd"/>
        <w:r w:rsidRPr="00623430">
          <w:rPr>
            <w:rPrChange w:id="715" w:author="User" w:date="2025-06-16T09:13:00Z">
              <w:rPr/>
            </w:rPrChange>
          </w:rPr>
          <w:t xml:space="preserve"> </w:t>
        </w:r>
        <w:proofErr w:type="spellStart"/>
        <w:r w:rsidRPr="00623430">
          <w:rPr>
            <w:rPrChange w:id="716" w:author="User" w:date="2025-06-16T09:13:00Z">
              <w:rPr/>
            </w:rPrChange>
          </w:rPr>
          <w:t>subsequent</w:t>
        </w:r>
        <w:proofErr w:type="spellEnd"/>
        <w:r w:rsidRPr="00623430">
          <w:rPr>
            <w:rPrChange w:id="717" w:author="User" w:date="2025-06-16T09:13:00Z">
              <w:rPr/>
            </w:rPrChange>
          </w:rPr>
          <w:t xml:space="preserve"> sets (i.e., 60%, 70%, 80%, 90%, </w:t>
        </w:r>
        <w:proofErr w:type="spellStart"/>
        <w:r w:rsidRPr="00623430">
          <w:rPr>
            <w:rPrChange w:id="718" w:author="User" w:date="2025-06-16T09:13:00Z">
              <w:rPr/>
            </w:rPrChange>
          </w:rPr>
          <w:t>and</w:t>
        </w:r>
        <w:proofErr w:type="spellEnd"/>
        <w:r w:rsidRPr="00623430">
          <w:rPr>
            <w:rPrChange w:id="719" w:author="User" w:date="2025-06-16T09:13:00Z">
              <w:rPr/>
            </w:rPrChange>
          </w:rPr>
          <w:t xml:space="preserve"> 100% </w:t>
        </w:r>
        <w:proofErr w:type="spellStart"/>
        <w:r w:rsidRPr="00623430">
          <w:rPr>
            <w:rPrChange w:id="720" w:author="User" w:date="2025-06-16T09:13:00Z">
              <w:rPr/>
            </w:rPrChange>
          </w:rPr>
          <w:t>of</w:t>
        </w:r>
        <w:proofErr w:type="spellEnd"/>
        <w:r w:rsidRPr="00623430">
          <w:rPr>
            <w:rPrChange w:id="721" w:author="User" w:date="2025-06-16T09:13:00Z">
              <w:rPr/>
            </w:rPrChange>
          </w:rPr>
          <w:t xml:space="preserve"> </w:t>
        </w:r>
        <w:proofErr w:type="spellStart"/>
        <w:r w:rsidRPr="00623430">
          <w:rPr>
            <w:rPrChange w:id="722" w:author="User" w:date="2025-06-16T09:13:00Z">
              <w:rPr/>
            </w:rPrChange>
          </w:rPr>
          <w:t>the</w:t>
        </w:r>
        <w:proofErr w:type="spellEnd"/>
        <w:r w:rsidRPr="00623430">
          <w:rPr>
            <w:rPrChange w:id="723" w:author="User" w:date="2025-06-16T09:13:00Z">
              <w:rPr/>
            </w:rPrChange>
          </w:rPr>
          <w:t xml:space="preserve"> </w:t>
        </w:r>
        <w:proofErr w:type="spellStart"/>
        <w:r w:rsidRPr="00623430">
          <w:rPr>
            <w:rPrChange w:id="724" w:author="User" w:date="2025-06-16T09:13:00Z">
              <w:rPr/>
            </w:rPrChange>
          </w:rPr>
          <w:t>estimated</w:t>
        </w:r>
        <w:proofErr w:type="spellEnd"/>
        <w:r w:rsidRPr="00623430">
          <w:rPr>
            <w:rPrChange w:id="725" w:author="User" w:date="2025-06-16T09:13:00Z">
              <w:rPr/>
            </w:rPrChange>
          </w:rPr>
          <w:t xml:space="preserve"> 1-RM), </w:t>
        </w:r>
        <w:proofErr w:type="spellStart"/>
        <w:r w:rsidRPr="00623430">
          <w:rPr>
            <w:rPrChange w:id="726" w:author="User" w:date="2025-06-16T09:13:00Z">
              <w:rPr/>
            </w:rPrChange>
          </w:rPr>
          <w:t>with</w:t>
        </w:r>
        <w:proofErr w:type="spellEnd"/>
        <w:r w:rsidRPr="00623430">
          <w:rPr>
            <w:rPrChange w:id="727" w:author="User" w:date="2025-06-16T09:13:00Z">
              <w:rPr/>
            </w:rPrChange>
          </w:rPr>
          <w:t xml:space="preserve"> a single </w:t>
        </w:r>
        <w:proofErr w:type="spellStart"/>
        <w:r w:rsidRPr="00623430">
          <w:rPr>
            <w:rPrChange w:id="728" w:author="User" w:date="2025-06-16T09:13:00Z">
              <w:rPr/>
            </w:rPrChange>
          </w:rPr>
          <w:t>repetition</w:t>
        </w:r>
        <w:proofErr w:type="spellEnd"/>
        <w:r w:rsidRPr="00623430">
          <w:rPr>
            <w:rPrChange w:id="729" w:author="User" w:date="2025-06-16T09:13:00Z">
              <w:rPr/>
            </w:rPrChange>
          </w:rPr>
          <w:t xml:space="preserve"> </w:t>
        </w:r>
        <w:proofErr w:type="spellStart"/>
        <w:r w:rsidRPr="00623430">
          <w:rPr>
            <w:rPrChange w:id="730" w:author="User" w:date="2025-06-16T09:13:00Z">
              <w:rPr/>
            </w:rPrChange>
          </w:rPr>
          <w:t>attempted</w:t>
        </w:r>
        <w:proofErr w:type="spellEnd"/>
        <w:r w:rsidRPr="00623430">
          <w:rPr>
            <w:rPrChange w:id="731" w:author="User" w:date="2025-06-16T09:13:00Z">
              <w:rPr/>
            </w:rPrChange>
          </w:rPr>
          <w:t xml:space="preserve"> </w:t>
        </w:r>
        <w:proofErr w:type="spellStart"/>
        <w:r w:rsidRPr="00623430">
          <w:rPr>
            <w:rPrChange w:id="732" w:author="User" w:date="2025-06-16T09:13:00Z">
              <w:rPr/>
            </w:rPrChange>
          </w:rPr>
          <w:t>at</w:t>
        </w:r>
        <w:proofErr w:type="spellEnd"/>
        <w:r w:rsidRPr="00623430">
          <w:rPr>
            <w:rPrChange w:id="733" w:author="User" w:date="2025-06-16T09:13:00Z">
              <w:rPr/>
            </w:rPrChange>
          </w:rPr>
          <w:t xml:space="preserve"> </w:t>
        </w:r>
        <w:proofErr w:type="spellStart"/>
        <w:r w:rsidRPr="00623430">
          <w:rPr>
            <w:rPrChange w:id="734" w:author="User" w:date="2025-06-16T09:13:00Z">
              <w:rPr/>
            </w:rPrChange>
          </w:rPr>
          <w:t>each</w:t>
        </w:r>
        <w:proofErr w:type="spellEnd"/>
        <w:r w:rsidRPr="00623430">
          <w:rPr>
            <w:rPrChange w:id="735" w:author="User" w:date="2025-06-16T09:13:00Z">
              <w:rPr/>
            </w:rPrChange>
          </w:rPr>
          <w:t xml:space="preserve"> </w:t>
        </w:r>
        <w:proofErr w:type="spellStart"/>
        <w:r w:rsidRPr="00623430">
          <w:rPr>
            <w:rPrChange w:id="736" w:author="User" w:date="2025-06-16T09:13:00Z">
              <w:rPr/>
            </w:rPrChange>
          </w:rPr>
          <w:t>stage</w:t>
        </w:r>
        <w:proofErr w:type="spellEnd"/>
        <w:r w:rsidRPr="00623430">
          <w:rPr>
            <w:rPrChange w:id="737" w:author="User" w:date="2025-06-16T09:13:00Z">
              <w:rPr/>
            </w:rPrChange>
          </w:rPr>
          <w:t xml:space="preserve"> </w:t>
        </w:r>
        <w:proofErr w:type="spellStart"/>
        <w:r w:rsidRPr="00623430">
          <w:rPr>
            <w:rPrChange w:id="738" w:author="User" w:date="2025-06-16T09:13:00Z">
              <w:rPr/>
            </w:rPrChange>
          </w:rPr>
          <w:t>to</w:t>
        </w:r>
        <w:proofErr w:type="spellEnd"/>
        <w:r w:rsidRPr="00623430">
          <w:rPr>
            <w:rPrChange w:id="739" w:author="User" w:date="2025-06-16T09:13:00Z">
              <w:rPr/>
            </w:rPrChange>
          </w:rPr>
          <w:t xml:space="preserve"> minimize fatigue. A 3-minute </w:t>
        </w:r>
        <w:proofErr w:type="spellStart"/>
        <w:r w:rsidRPr="00623430">
          <w:rPr>
            <w:rPrChange w:id="740" w:author="User" w:date="2025-06-16T09:13:00Z">
              <w:rPr/>
            </w:rPrChange>
          </w:rPr>
          <w:t>rest</w:t>
        </w:r>
        <w:proofErr w:type="spellEnd"/>
        <w:r w:rsidRPr="00623430">
          <w:rPr>
            <w:rPrChange w:id="741" w:author="User" w:date="2025-06-16T09:13:00Z">
              <w:rPr/>
            </w:rPrChange>
          </w:rPr>
          <w:t xml:space="preserve"> </w:t>
        </w:r>
        <w:proofErr w:type="spellStart"/>
        <w:r w:rsidRPr="00623430">
          <w:rPr>
            <w:rPrChange w:id="742" w:author="User" w:date="2025-06-16T09:13:00Z">
              <w:rPr/>
            </w:rPrChange>
          </w:rPr>
          <w:t>interval</w:t>
        </w:r>
        <w:proofErr w:type="spellEnd"/>
        <w:r w:rsidRPr="00623430">
          <w:rPr>
            <w:rPrChange w:id="743" w:author="User" w:date="2025-06-16T09:13:00Z">
              <w:rPr/>
            </w:rPrChange>
          </w:rPr>
          <w:t xml:space="preserve"> </w:t>
        </w:r>
        <w:proofErr w:type="spellStart"/>
        <w:r w:rsidRPr="00623430">
          <w:rPr>
            <w:rPrChange w:id="744" w:author="User" w:date="2025-06-16T09:13:00Z">
              <w:rPr/>
            </w:rPrChange>
          </w:rPr>
          <w:t>was</w:t>
        </w:r>
        <w:proofErr w:type="spellEnd"/>
        <w:r w:rsidRPr="00623430">
          <w:rPr>
            <w:rPrChange w:id="745" w:author="User" w:date="2025-06-16T09:13:00Z">
              <w:rPr/>
            </w:rPrChange>
          </w:rPr>
          <w:t xml:space="preserve"> </w:t>
        </w:r>
        <w:proofErr w:type="spellStart"/>
        <w:r w:rsidRPr="00623430">
          <w:rPr>
            <w:rPrChange w:id="746" w:author="User" w:date="2025-06-16T09:13:00Z">
              <w:rPr/>
            </w:rPrChange>
          </w:rPr>
          <w:t>provided</w:t>
        </w:r>
        <w:proofErr w:type="spellEnd"/>
        <w:r w:rsidRPr="00623430">
          <w:rPr>
            <w:rPrChange w:id="747" w:author="User" w:date="2025-06-16T09:13:00Z">
              <w:rPr/>
            </w:rPrChange>
          </w:rPr>
          <w:t xml:space="preserve"> </w:t>
        </w:r>
        <w:proofErr w:type="spellStart"/>
        <w:r w:rsidRPr="00623430">
          <w:rPr>
            <w:rPrChange w:id="748" w:author="User" w:date="2025-06-16T09:13:00Z">
              <w:rPr/>
            </w:rPrChange>
          </w:rPr>
          <w:t>between</w:t>
        </w:r>
        <w:proofErr w:type="spellEnd"/>
        <w:r w:rsidRPr="00623430">
          <w:rPr>
            <w:rPrChange w:id="749" w:author="User" w:date="2025-06-16T09:13:00Z">
              <w:rPr/>
            </w:rPrChange>
          </w:rPr>
          <w:t xml:space="preserve"> sets.</w:t>
        </w:r>
      </w:ins>
    </w:p>
    <w:p w14:paraId="6A928A2D" w14:textId="77777777" w:rsidR="007B25CD" w:rsidRPr="00623430" w:rsidRDefault="007B25CD" w:rsidP="007B25CD">
      <w:pPr>
        <w:pStyle w:val="NormalWeb"/>
        <w:spacing w:line="480" w:lineRule="auto"/>
        <w:ind w:firstLine="708"/>
        <w:jc w:val="both"/>
        <w:rPr>
          <w:ins w:id="750" w:author="User" w:date="2025-06-10T12:09:00Z"/>
          <w:rPrChange w:id="751" w:author="User" w:date="2025-06-16T09:13:00Z">
            <w:rPr>
              <w:ins w:id="752" w:author="User" w:date="2025-06-10T12:09:00Z"/>
            </w:rPr>
          </w:rPrChange>
        </w:rPr>
      </w:pPr>
    </w:p>
    <w:p w14:paraId="63BA80FC" w14:textId="12CBDADC" w:rsidR="007B25CD" w:rsidRPr="00623430" w:rsidRDefault="007B25CD" w:rsidP="007B25CD">
      <w:pPr>
        <w:pStyle w:val="NormalWeb"/>
        <w:spacing w:line="480" w:lineRule="auto"/>
        <w:ind w:firstLine="708"/>
        <w:jc w:val="both"/>
        <w:rPr>
          <w:ins w:id="753" w:author="User" w:date="2025-06-10T12:09:00Z"/>
          <w:rPrChange w:id="754" w:author="User" w:date="2025-06-16T09:13:00Z">
            <w:rPr>
              <w:ins w:id="755" w:author="User" w:date="2025-06-10T12:09:00Z"/>
            </w:rPr>
          </w:rPrChange>
        </w:rPr>
      </w:pPr>
      <w:proofErr w:type="spellStart"/>
      <w:ins w:id="756" w:author="User" w:date="2025-06-10T12:08:00Z">
        <w:r w:rsidRPr="00623430">
          <w:rPr>
            <w:rPrChange w:id="757" w:author="User" w:date="2025-06-16T09:13:00Z">
              <w:rPr/>
            </w:rPrChange>
          </w:rPr>
          <w:t>If</w:t>
        </w:r>
        <w:proofErr w:type="spellEnd"/>
        <w:r w:rsidRPr="00623430">
          <w:rPr>
            <w:rPrChange w:id="758" w:author="User" w:date="2025-06-16T09:13:00Z">
              <w:rPr/>
            </w:rPrChange>
          </w:rPr>
          <w:t xml:space="preserve"> </w:t>
        </w:r>
        <w:proofErr w:type="spellStart"/>
        <w:r w:rsidRPr="00623430">
          <w:rPr>
            <w:rPrChange w:id="759" w:author="User" w:date="2025-06-16T09:13:00Z">
              <w:rPr/>
            </w:rPrChange>
          </w:rPr>
          <w:t>the</w:t>
        </w:r>
        <w:proofErr w:type="spellEnd"/>
        <w:r w:rsidRPr="00623430">
          <w:rPr>
            <w:rPrChange w:id="760" w:author="User" w:date="2025-06-16T09:13:00Z">
              <w:rPr/>
            </w:rPrChange>
          </w:rPr>
          <w:t xml:space="preserve"> </w:t>
        </w:r>
        <w:proofErr w:type="spellStart"/>
        <w:r w:rsidRPr="00623430">
          <w:rPr>
            <w:rPrChange w:id="761" w:author="User" w:date="2025-06-16T09:13:00Z">
              <w:rPr/>
            </w:rPrChange>
          </w:rPr>
          <w:t>participant</w:t>
        </w:r>
        <w:proofErr w:type="spellEnd"/>
        <w:r w:rsidRPr="00623430">
          <w:rPr>
            <w:rPrChange w:id="762" w:author="User" w:date="2025-06-16T09:13:00Z">
              <w:rPr/>
            </w:rPrChange>
          </w:rPr>
          <w:t xml:space="preserve"> </w:t>
        </w:r>
        <w:proofErr w:type="spellStart"/>
        <w:r w:rsidRPr="00623430">
          <w:rPr>
            <w:rPrChange w:id="763" w:author="User" w:date="2025-06-16T09:13:00Z">
              <w:rPr/>
            </w:rPrChange>
          </w:rPr>
          <w:t>failed</w:t>
        </w:r>
        <w:proofErr w:type="spellEnd"/>
        <w:r w:rsidRPr="00623430">
          <w:rPr>
            <w:rPrChange w:id="764" w:author="User" w:date="2025-06-16T09:13:00Z">
              <w:rPr/>
            </w:rPrChange>
          </w:rPr>
          <w:t xml:space="preserve"> </w:t>
        </w:r>
        <w:proofErr w:type="spellStart"/>
        <w:r w:rsidRPr="00623430">
          <w:rPr>
            <w:rPrChange w:id="765" w:author="User" w:date="2025-06-16T09:13:00Z">
              <w:rPr/>
            </w:rPrChange>
          </w:rPr>
          <w:t>to</w:t>
        </w:r>
        <w:proofErr w:type="spellEnd"/>
        <w:r w:rsidRPr="00623430">
          <w:rPr>
            <w:rPrChange w:id="766" w:author="User" w:date="2025-06-16T09:13:00Z">
              <w:rPr/>
            </w:rPrChange>
          </w:rPr>
          <w:t xml:space="preserve"> complete a </w:t>
        </w:r>
        <w:proofErr w:type="spellStart"/>
        <w:r w:rsidRPr="00623430">
          <w:rPr>
            <w:rPrChange w:id="767" w:author="User" w:date="2025-06-16T09:13:00Z">
              <w:rPr/>
            </w:rPrChange>
          </w:rPr>
          <w:t>repetition</w:t>
        </w:r>
        <w:proofErr w:type="spellEnd"/>
        <w:r w:rsidRPr="00623430">
          <w:rPr>
            <w:rPrChange w:id="768" w:author="User" w:date="2025-06-16T09:13:00Z">
              <w:rPr/>
            </w:rPrChange>
          </w:rPr>
          <w:t xml:space="preserve"> </w:t>
        </w:r>
        <w:proofErr w:type="spellStart"/>
        <w:r w:rsidRPr="00623430">
          <w:rPr>
            <w:rPrChange w:id="769" w:author="User" w:date="2025-06-16T09:13:00Z">
              <w:rPr/>
            </w:rPrChange>
          </w:rPr>
          <w:t>at</w:t>
        </w:r>
        <w:proofErr w:type="spellEnd"/>
        <w:r w:rsidRPr="00623430">
          <w:rPr>
            <w:rPrChange w:id="770" w:author="User" w:date="2025-06-16T09:13:00Z">
              <w:rPr/>
            </w:rPrChange>
          </w:rPr>
          <w:t xml:space="preserve"> a </w:t>
        </w:r>
        <w:proofErr w:type="spellStart"/>
        <w:r w:rsidRPr="00623430">
          <w:rPr>
            <w:rPrChange w:id="771" w:author="User" w:date="2025-06-16T09:13:00Z">
              <w:rPr/>
            </w:rPrChange>
          </w:rPr>
          <w:t>given</w:t>
        </w:r>
        <w:proofErr w:type="spellEnd"/>
        <w:r w:rsidRPr="00623430">
          <w:rPr>
            <w:rPrChange w:id="772" w:author="User" w:date="2025-06-16T09:13:00Z">
              <w:rPr/>
            </w:rPrChange>
          </w:rPr>
          <w:t xml:space="preserve"> </w:t>
        </w:r>
        <w:proofErr w:type="spellStart"/>
        <w:r w:rsidRPr="00623430">
          <w:rPr>
            <w:rPrChange w:id="773" w:author="User" w:date="2025-06-16T09:13:00Z">
              <w:rPr/>
            </w:rPrChange>
          </w:rPr>
          <w:t>stage</w:t>
        </w:r>
        <w:proofErr w:type="spellEnd"/>
        <w:r w:rsidRPr="00623430">
          <w:rPr>
            <w:rPrChange w:id="774" w:author="User" w:date="2025-06-16T09:13:00Z">
              <w:rPr/>
            </w:rPrChange>
          </w:rPr>
          <w:t xml:space="preserve">, </w:t>
        </w:r>
        <w:proofErr w:type="spellStart"/>
        <w:r w:rsidRPr="00623430">
          <w:rPr>
            <w:rPrChange w:id="775" w:author="User" w:date="2025-06-16T09:13:00Z">
              <w:rPr/>
            </w:rPrChange>
          </w:rPr>
          <w:t>they</w:t>
        </w:r>
        <w:proofErr w:type="spellEnd"/>
        <w:r w:rsidRPr="00623430">
          <w:rPr>
            <w:rPrChange w:id="776" w:author="User" w:date="2025-06-16T09:13:00Z">
              <w:rPr/>
            </w:rPrChange>
          </w:rPr>
          <w:t xml:space="preserve"> </w:t>
        </w:r>
        <w:proofErr w:type="spellStart"/>
        <w:r w:rsidRPr="00623430">
          <w:rPr>
            <w:rPrChange w:id="777" w:author="User" w:date="2025-06-16T09:13:00Z">
              <w:rPr/>
            </w:rPrChange>
          </w:rPr>
          <w:t>were</w:t>
        </w:r>
        <w:proofErr w:type="spellEnd"/>
        <w:r w:rsidRPr="00623430">
          <w:rPr>
            <w:rPrChange w:id="778" w:author="User" w:date="2025-06-16T09:13:00Z">
              <w:rPr/>
            </w:rPrChange>
          </w:rPr>
          <w:t xml:space="preserve"> </w:t>
        </w:r>
        <w:proofErr w:type="spellStart"/>
        <w:r w:rsidRPr="00623430">
          <w:rPr>
            <w:rPrChange w:id="779" w:author="User" w:date="2025-06-16T09:13:00Z">
              <w:rPr/>
            </w:rPrChange>
          </w:rPr>
          <w:t>allowed</w:t>
        </w:r>
        <w:proofErr w:type="spellEnd"/>
        <w:r w:rsidRPr="00623430">
          <w:rPr>
            <w:rPrChange w:id="780" w:author="User" w:date="2025-06-16T09:13:00Z">
              <w:rPr/>
            </w:rPrChange>
          </w:rPr>
          <w:t xml:space="preserve"> a </w:t>
        </w:r>
        <w:proofErr w:type="spellStart"/>
        <w:r w:rsidRPr="00623430">
          <w:rPr>
            <w:rPrChange w:id="781" w:author="User" w:date="2025-06-16T09:13:00Z">
              <w:rPr/>
            </w:rPrChange>
          </w:rPr>
          <w:t>second</w:t>
        </w:r>
        <w:proofErr w:type="spellEnd"/>
        <w:r w:rsidRPr="00623430">
          <w:rPr>
            <w:rPrChange w:id="782" w:author="User" w:date="2025-06-16T09:13:00Z">
              <w:rPr/>
            </w:rPrChange>
          </w:rPr>
          <w:t xml:space="preserve"> </w:t>
        </w:r>
        <w:proofErr w:type="spellStart"/>
        <w:r w:rsidRPr="00623430">
          <w:rPr>
            <w:rPrChange w:id="783" w:author="User" w:date="2025-06-16T09:13:00Z">
              <w:rPr/>
            </w:rPrChange>
          </w:rPr>
          <w:t>attempt</w:t>
        </w:r>
        <w:proofErr w:type="spellEnd"/>
        <w:r w:rsidRPr="00623430">
          <w:rPr>
            <w:rPrChange w:id="784" w:author="User" w:date="2025-06-16T09:13:00Z">
              <w:rPr/>
            </w:rPrChange>
          </w:rPr>
          <w:t xml:space="preserve"> </w:t>
        </w:r>
        <w:proofErr w:type="spellStart"/>
        <w:r w:rsidRPr="00623430">
          <w:rPr>
            <w:rPrChange w:id="785" w:author="User" w:date="2025-06-16T09:13:00Z">
              <w:rPr/>
            </w:rPrChange>
          </w:rPr>
          <w:t>following</w:t>
        </w:r>
        <w:proofErr w:type="spellEnd"/>
        <w:r w:rsidRPr="00623430">
          <w:rPr>
            <w:rPrChange w:id="786" w:author="User" w:date="2025-06-16T09:13:00Z">
              <w:rPr/>
            </w:rPrChange>
          </w:rPr>
          <w:t xml:space="preserve"> a 3-minute </w:t>
        </w:r>
        <w:proofErr w:type="spellStart"/>
        <w:r w:rsidRPr="00623430">
          <w:rPr>
            <w:rPrChange w:id="787" w:author="User" w:date="2025-06-16T09:13:00Z">
              <w:rPr/>
            </w:rPrChange>
          </w:rPr>
          <w:t>rest</w:t>
        </w:r>
        <w:proofErr w:type="spellEnd"/>
        <w:r w:rsidRPr="00623430">
          <w:rPr>
            <w:rPrChange w:id="788" w:author="User" w:date="2025-06-16T09:13:00Z">
              <w:rPr/>
            </w:rPrChange>
          </w:rPr>
          <w:t xml:space="preserve">, </w:t>
        </w:r>
        <w:proofErr w:type="spellStart"/>
        <w:r w:rsidRPr="00623430">
          <w:rPr>
            <w:rPrChange w:id="789" w:author="User" w:date="2025-06-16T09:13:00Z">
              <w:rPr/>
            </w:rPrChange>
          </w:rPr>
          <w:t>with</w:t>
        </w:r>
        <w:proofErr w:type="spellEnd"/>
        <w:r w:rsidRPr="00623430">
          <w:rPr>
            <w:rPrChange w:id="790" w:author="User" w:date="2025-06-16T09:13:00Z">
              <w:rPr/>
            </w:rPrChange>
          </w:rPr>
          <w:t xml:space="preserve"> </w:t>
        </w:r>
        <w:proofErr w:type="spellStart"/>
        <w:r w:rsidRPr="00623430">
          <w:rPr>
            <w:rPrChange w:id="791" w:author="User" w:date="2025-06-16T09:13:00Z">
              <w:rPr/>
            </w:rPrChange>
          </w:rPr>
          <w:t>the</w:t>
        </w:r>
        <w:proofErr w:type="spellEnd"/>
        <w:r w:rsidRPr="00623430">
          <w:rPr>
            <w:rPrChange w:id="792" w:author="User" w:date="2025-06-16T09:13:00Z">
              <w:rPr/>
            </w:rPrChange>
          </w:rPr>
          <w:t xml:space="preserve"> </w:t>
        </w:r>
        <w:proofErr w:type="spellStart"/>
        <w:r w:rsidRPr="00623430">
          <w:rPr>
            <w:rPrChange w:id="793" w:author="User" w:date="2025-06-16T09:13:00Z">
              <w:rPr/>
            </w:rPrChange>
          </w:rPr>
          <w:t>load</w:t>
        </w:r>
        <w:proofErr w:type="spellEnd"/>
        <w:r w:rsidRPr="00623430">
          <w:rPr>
            <w:rPrChange w:id="794" w:author="User" w:date="2025-06-16T09:13:00Z">
              <w:rPr/>
            </w:rPrChange>
          </w:rPr>
          <w:t xml:space="preserve"> </w:t>
        </w:r>
        <w:proofErr w:type="spellStart"/>
        <w:r w:rsidRPr="00623430">
          <w:rPr>
            <w:rPrChange w:id="795" w:author="User" w:date="2025-06-16T09:13:00Z">
              <w:rPr/>
            </w:rPrChange>
          </w:rPr>
          <w:t>reduced</w:t>
        </w:r>
        <w:proofErr w:type="spellEnd"/>
        <w:r w:rsidRPr="00623430">
          <w:rPr>
            <w:rPrChange w:id="796" w:author="User" w:date="2025-06-16T09:13:00Z">
              <w:rPr/>
            </w:rPrChange>
          </w:rPr>
          <w:t xml:space="preserve"> by 5%. </w:t>
        </w:r>
        <w:proofErr w:type="spellStart"/>
        <w:r w:rsidRPr="00623430">
          <w:rPr>
            <w:rPrChange w:id="797" w:author="User" w:date="2025-06-16T09:13:00Z">
              <w:rPr/>
            </w:rPrChange>
          </w:rPr>
          <w:t>If</w:t>
        </w:r>
        <w:proofErr w:type="spellEnd"/>
        <w:r w:rsidRPr="00623430">
          <w:rPr>
            <w:rPrChange w:id="798" w:author="User" w:date="2025-06-16T09:13:00Z">
              <w:rPr/>
            </w:rPrChange>
          </w:rPr>
          <w:t xml:space="preserve"> </w:t>
        </w:r>
        <w:proofErr w:type="spellStart"/>
        <w:r w:rsidRPr="00623430">
          <w:rPr>
            <w:rPrChange w:id="799" w:author="User" w:date="2025-06-16T09:13:00Z">
              <w:rPr/>
            </w:rPrChange>
          </w:rPr>
          <w:t>successful</w:t>
        </w:r>
        <w:proofErr w:type="spellEnd"/>
        <w:r w:rsidRPr="00623430">
          <w:rPr>
            <w:rPrChange w:id="800" w:author="User" w:date="2025-06-16T09:13:00Z">
              <w:rPr/>
            </w:rPrChange>
          </w:rPr>
          <w:t xml:space="preserve">, </w:t>
        </w:r>
        <w:proofErr w:type="spellStart"/>
        <w:r w:rsidRPr="00623430">
          <w:rPr>
            <w:rPrChange w:id="801" w:author="User" w:date="2025-06-16T09:13:00Z">
              <w:rPr/>
            </w:rPrChange>
          </w:rPr>
          <w:t>they</w:t>
        </w:r>
        <w:proofErr w:type="spellEnd"/>
        <w:r w:rsidRPr="00623430">
          <w:rPr>
            <w:rPrChange w:id="802" w:author="User" w:date="2025-06-16T09:13:00Z">
              <w:rPr/>
            </w:rPrChange>
          </w:rPr>
          <w:t xml:space="preserve"> </w:t>
        </w:r>
        <w:proofErr w:type="spellStart"/>
        <w:r w:rsidRPr="00623430">
          <w:rPr>
            <w:rPrChange w:id="803" w:author="User" w:date="2025-06-16T09:13:00Z">
              <w:rPr/>
            </w:rPrChange>
          </w:rPr>
          <w:t>could</w:t>
        </w:r>
        <w:proofErr w:type="spellEnd"/>
        <w:r w:rsidRPr="00623430">
          <w:rPr>
            <w:rPrChange w:id="804" w:author="User" w:date="2025-06-16T09:13:00Z">
              <w:rPr/>
            </w:rPrChange>
          </w:rPr>
          <w:t xml:space="preserve"> continue </w:t>
        </w:r>
        <w:proofErr w:type="spellStart"/>
        <w:r w:rsidRPr="00623430">
          <w:rPr>
            <w:rPrChange w:id="805" w:author="User" w:date="2025-06-16T09:13:00Z">
              <w:rPr/>
            </w:rPrChange>
          </w:rPr>
          <w:t>with</w:t>
        </w:r>
        <w:proofErr w:type="spellEnd"/>
        <w:r w:rsidRPr="00623430">
          <w:rPr>
            <w:rPrChange w:id="806" w:author="User" w:date="2025-06-16T09:13:00Z">
              <w:rPr/>
            </w:rPrChange>
          </w:rPr>
          <w:t xml:space="preserve"> 5% </w:t>
        </w:r>
        <w:proofErr w:type="spellStart"/>
        <w:r w:rsidRPr="00623430">
          <w:rPr>
            <w:rPrChange w:id="807" w:author="User" w:date="2025-06-16T09:13:00Z">
              <w:rPr/>
            </w:rPrChange>
          </w:rPr>
          <w:t>increases</w:t>
        </w:r>
        <w:proofErr w:type="spellEnd"/>
        <w:r w:rsidRPr="00623430">
          <w:rPr>
            <w:rPrChange w:id="808" w:author="User" w:date="2025-06-16T09:13:00Z">
              <w:rPr/>
            </w:rPrChange>
          </w:rPr>
          <w:t xml:space="preserve"> </w:t>
        </w:r>
        <w:proofErr w:type="spellStart"/>
        <w:r w:rsidRPr="00623430">
          <w:rPr>
            <w:rPrChange w:id="809" w:author="User" w:date="2025-06-16T09:13:00Z">
              <w:rPr/>
            </w:rPrChange>
          </w:rPr>
          <w:t>until</w:t>
        </w:r>
        <w:proofErr w:type="spellEnd"/>
        <w:r w:rsidRPr="00623430">
          <w:rPr>
            <w:rPrChange w:id="810" w:author="User" w:date="2025-06-16T09:13:00Z">
              <w:rPr/>
            </w:rPrChange>
          </w:rPr>
          <w:t xml:space="preserve"> </w:t>
        </w:r>
        <w:proofErr w:type="spellStart"/>
        <w:r w:rsidRPr="00623430">
          <w:rPr>
            <w:rPrChange w:id="811" w:author="User" w:date="2025-06-16T09:13:00Z">
              <w:rPr/>
            </w:rPrChange>
          </w:rPr>
          <w:t>their</w:t>
        </w:r>
        <w:proofErr w:type="spellEnd"/>
        <w:r w:rsidRPr="00623430">
          <w:rPr>
            <w:rPrChange w:id="812" w:author="User" w:date="2025-06-16T09:13:00Z">
              <w:rPr/>
            </w:rPrChange>
          </w:rPr>
          <w:t xml:space="preserve"> </w:t>
        </w:r>
        <w:proofErr w:type="spellStart"/>
        <w:r w:rsidRPr="00623430">
          <w:rPr>
            <w:rPrChange w:id="813" w:author="User" w:date="2025-06-16T09:13:00Z">
              <w:rPr/>
            </w:rPrChange>
          </w:rPr>
          <w:t>true</w:t>
        </w:r>
        <w:proofErr w:type="spellEnd"/>
        <w:r w:rsidRPr="00623430">
          <w:rPr>
            <w:rPrChange w:id="814" w:author="User" w:date="2025-06-16T09:13:00Z">
              <w:rPr/>
            </w:rPrChange>
          </w:rPr>
          <w:t xml:space="preserve"> 1-RM </w:t>
        </w:r>
        <w:proofErr w:type="spellStart"/>
        <w:r w:rsidRPr="00623430">
          <w:rPr>
            <w:rPrChange w:id="815" w:author="User" w:date="2025-06-16T09:13:00Z">
              <w:rPr/>
            </w:rPrChange>
          </w:rPr>
          <w:t>was</w:t>
        </w:r>
        <w:proofErr w:type="spellEnd"/>
        <w:r w:rsidRPr="00623430">
          <w:rPr>
            <w:rPrChange w:id="816" w:author="User" w:date="2025-06-16T09:13:00Z">
              <w:rPr/>
            </w:rPrChange>
          </w:rPr>
          <w:t xml:space="preserve"> </w:t>
        </w:r>
        <w:proofErr w:type="spellStart"/>
        <w:r w:rsidRPr="00623430">
          <w:rPr>
            <w:rPrChange w:id="817" w:author="User" w:date="2025-06-16T09:13:00Z">
              <w:rPr/>
            </w:rPrChange>
          </w:rPr>
          <w:t>identified</w:t>
        </w:r>
        <w:proofErr w:type="spellEnd"/>
        <w:r w:rsidRPr="00623430">
          <w:rPr>
            <w:rPrChange w:id="818" w:author="User" w:date="2025-06-16T09:13:00Z">
              <w:rPr/>
            </w:rPrChange>
          </w:rPr>
          <w:t xml:space="preserve">. </w:t>
        </w:r>
        <w:proofErr w:type="spellStart"/>
        <w:r w:rsidRPr="00623430">
          <w:rPr>
            <w:rPrChange w:id="819" w:author="User" w:date="2025-06-16T09:13:00Z">
              <w:rPr/>
            </w:rPrChange>
          </w:rPr>
          <w:t>Conversely</w:t>
        </w:r>
        <w:proofErr w:type="spellEnd"/>
        <w:r w:rsidRPr="00623430">
          <w:rPr>
            <w:rPrChange w:id="820" w:author="User" w:date="2025-06-16T09:13:00Z">
              <w:rPr/>
            </w:rPrChange>
          </w:rPr>
          <w:t xml:space="preserve">, </w:t>
        </w:r>
        <w:proofErr w:type="spellStart"/>
        <w:r w:rsidRPr="00623430">
          <w:rPr>
            <w:rPrChange w:id="821" w:author="User" w:date="2025-06-16T09:13:00Z">
              <w:rPr/>
            </w:rPrChange>
          </w:rPr>
          <w:t>if</w:t>
        </w:r>
        <w:proofErr w:type="spellEnd"/>
        <w:r w:rsidRPr="00623430">
          <w:rPr>
            <w:rPrChange w:id="822" w:author="User" w:date="2025-06-16T09:13:00Z">
              <w:rPr/>
            </w:rPrChange>
          </w:rPr>
          <w:t xml:space="preserve"> a </w:t>
        </w:r>
        <w:proofErr w:type="spellStart"/>
        <w:r w:rsidRPr="00623430">
          <w:rPr>
            <w:rPrChange w:id="823" w:author="User" w:date="2025-06-16T09:13:00Z">
              <w:rPr/>
            </w:rPrChange>
          </w:rPr>
          <w:t>participant</w:t>
        </w:r>
        <w:proofErr w:type="spellEnd"/>
        <w:r w:rsidRPr="00623430">
          <w:rPr>
            <w:rPrChange w:id="824" w:author="User" w:date="2025-06-16T09:13:00Z">
              <w:rPr/>
            </w:rPrChange>
          </w:rPr>
          <w:t xml:space="preserve"> </w:t>
        </w:r>
        <w:proofErr w:type="spellStart"/>
        <w:r w:rsidRPr="00623430">
          <w:rPr>
            <w:rPrChange w:id="825" w:author="User" w:date="2025-06-16T09:13:00Z">
              <w:rPr/>
            </w:rPrChange>
          </w:rPr>
          <w:t>successfully</w:t>
        </w:r>
        <w:proofErr w:type="spellEnd"/>
        <w:r w:rsidRPr="00623430">
          <w:rPr>
            <w:rPrChange w:id="826" w:author="User" w:date="2025-06-16T09:13:00Z">
              <w:rPr/>
            </w:rPrChange>
          </w:rPr>
          <w:t xml:space="preserve"> </w:t>
        </w:r>
        <w:proofErr w:type="spellStart"/>
        <w:r w:rsidRPr="00623430">
          <w:rPr>
            <w:rPrChange w:id="827" w:author="User" w:date="2025-06-16T09:13:00Z">
              <w:rPr/>
            </w:rPrChange>
          </w:rPr>
          <w:t>lifted</w:t>
        </w:r>
        <w:proofErr w:type="spellEnd"/>
        <w:r w:rsidRPr="00623430">
          <w:rPr>
            <w:rPrChange w:id="828" w:author="User" w:date="2025-06-16T09:13:00Z">
              <w:rPr/>
            </w:rPrChange>
          </w:rPr>
          <w:t xml:space="preserve"> </w:t>
        </w:r>
        <w:proofErr w:type="spellStart"/>
        <w:r w:rsidRPr="00623430">
          <w:rPr>
            <w:rPrChange w:id="829" w:author="User" w:date="2025-06-16T09:13:00Z">
              <w:rPr/>
            </w:rPrChange>
          </w:rPr>
          <w:t>the</w:t>
        </w:r>
        <w:proofErr w:type="spellEnd"/>
        <w:r w:rsidRPr="00623430">
          <w:rPr>
            <w:rPrChange w:id="830" w:author="User" w:date="2025-06-16T09:13:00Z">
              <w:rPr/>
            </w:rPrChange>
          </w:rPr>
          <w:t xml:space="preserve"> </w:t>
        </w:r>
        <w:proofErr w:type="spellStart"/>
        <w:r w:rsidRPr="00623430">
          <w:rPr>
            <w:rPrChange w:id="831" w:author="User" w:date="2025-06-16T09:13:00Z">
              <w:rPr/>
            </w:rPrChange>
          </w:rPr>
          <w:t>estimated</w:t>
        </w:r>
        <w:proofErr w:type="spellEnd"/>
        <w:r w:rsidRPr="00623430">
          <w:rPr>
            <w:rPrChange w:id="832" w:author="User" w:date="2025-06-16T09:13:00Z">
              <w:rPr/>
            </w:rPrChange>
          </w:rPr>
          <w:t xml:space="preserve"> 100% </w:t>
        </w:r>
        <w:proofErr w:type="spellStart"/>
        <w:r w:rsidRPr="00623430">
          <w:rPr>
            <w:rPrChange w:id="833" w:author="User" w:date="2025-06-16T09:13:00Z">
              <w:rPr/>
            </w:rPrChange>
          </w:rPr>
          <w:t>load</w:t>
        </w:r>
        <w:proofErr w:type="spellEnd"/>
        <w:r w:rsidRPr="00623430">
          <w:rPr>
            <w:rPrChange w:id="834" w:author="User" w:date="2025-06-16T09:13:00Z">
              <w:rPr/>
            </w:rPrChange>
          </w:rPr>
          <w:t xml:space="preserve"> </w:t>
        </w:r>
        <w:proofErr w:type="spellStart"/>
        <w:r w:rsidRPr="00623430">
          <w:rPr>
            <w:rPrChange w:id="835" w:author="User" w:date="2025-06-16T09:13:00Z">
              <w:rPr/>
            </w:rPrChange>
          </w:rPr>
          <w:t>and</w:t>
        </w:r>
        <w:proofErr w:type="spellEnd"/>
        <w:r w:rsidRPr="00623430">
          <w:rPr>
            <w:rPrChange w:id="836" w:author="User" w:date="2025-06-16T09:13:00Z">
              <w:rPr/>
            </w:rPrChange>
          </w:rPr>
          <w:t xml:space="preserve"> </w:t>
        </w:r>
        <w:proofErr w:type="spellStart"/>
        <w:r w:rsidRPr="00623430">
          <w:rPr>
            <w:rPrChange w:id="837" w:author="User" w:date="2025-06-16T09:13:00Z">
              <w:rPr/>
            </w:rPrChange>
          </w:rPr>
          <w:t>felt</w:t>
        </w:r>
        <w:proofErr w:type="spellEnd"/>
        <w:r w:rsidRPr="00623430">
          <w:rPr>
            <w:rPrChange w:id="838" w:author="User" w:date="2025-06-16T09:13:00Z">
              <w:rPr/>
            </w:rPrChange>
          </w:rPr>
          <w:t xml:space="preserve"> </w:t>
        </w:r>
        <w:proofErr w:type="spellStart"/>
        <w:r w:rsidRPr="00623430">
          <w:rPr>
            <w:rPrChange w:id="839" w:author="User" w:date="2025-06-16T09:13:00Z">
              <w:rPr/>
            </w:rPrChange>
          </w:rPr>
          <w:t>capable</w:t>
        </w:r>
        <w:proofErr w:type="spellEnd"/>
        <w:r w:rsidRPr="00623430">
          <w:rPr>
            <w:rPrChange w:id="840" w:author="User" w:date="2025-06-16T09:13:00Z">
              <w:rPr/>
            </w:rPrChange>
          </w:rPr>
          <w:t xml:space="preserve">, </w:t>
        </w:r>
        <w:proofErr w:type="spellStart"/>
        <w:r w:rsidRPr="00623430">
          <w:rPr>
            <w:rPrChange w:id="841" w:author="User" w:date="2025-06-16T09:13:00Z">
              <w:rPr/>
            </w:rPrChange>
          </w:rPr>
          <w:t>they</w:t>
        </w:r>
        <w:proofErr w:type="spellEnd"/>
        <w:r w:rsidRPr="00623430">
          <w:rPr>
            <w:rPrChange w:id="842" w:author="User" w:date="2025-06-16T09:13:00Z">
              <w:rPr/>
            </w:rPrChange>
          </w:rPr>
          <w:t xml:space="preserve"> </w:t>
        </w:r>
        <w:proofErr w:type="spellStart"/>
        <w:r w:rsidRPr="00623430">
          <w:rPr>
            <w:rPrChange w:id="843" w:author="User" w:date="2025-06-16T09:13:00Z">
              <w:rPr/>
            </w:rPrChange>
          </w:rPr>
          <w:t>were</w:t>
        </w:r>
        <w:proofErr w:type="spellEnd"/>
        <w:r w:rsidRPr="00623430">
          <w:rPr>
            <w:rPrChange w:id="844" w:author="User" w:date="2025-06-16T09:13:00Z">
              <w:rPr/>
            </w:rPrChange>
          </w:rPr>
          <w:t xml:space="preserve"> </w:t>
        </w:r>
        <w:proofErr w:type="spellStart"/>
        <w:r w:rsidRPr="00623430">
          <w:rPr>
            <w:rPrChange w:id="845" w:author="User" w:date="2025-06-16T09:13:00Z">
              <w:rPr/>
            </w:rPrChange>
          </w:rPr>
          <w:t>allowed</w:t>
        </w:r>
        <w:proofErr w:type="spellEnd"/>
        <w:r w:rsidRPr="00623430">
          <w:rPr>
            <w:rPrChange w:id="846" w:author="User" w:date="2025-06-16T09:13:00Z">
              <w:rPr/>
            </w:rPrChange>
          </w:rPr>
          <w:t xml:space="preserve"> </w:t>
        </w:r>
        <w:proofErr w:type="spellStart"/>
        <w:r w:rsidRPr="00623430">
          <w:rPr>
            <w:rPrChange w:id="847" w:author="User" w:date="2025-06-16T09:13:00Z">
              <w:rPr/>
            </w:rPrChange>
          </w:rPr>
          <w:t>to</w:t>
        </w:r>
        <w:proofErr w:type="spellEnd"/>
        <w:r w:rsidRPr="00623430">
          <w:rPr>
            <w:rPrChange w:id="848" w:author="User" w:date="2025-06-16T09:13:00Z">
              <w:rPr/>
            </w:rPrChange>
          </w:rPr>
          <w:t xml:space="preserve"> </w:t>
        </w:r>
        <w:proofErr w:type="spellStart"/>
        <w:r w:rsidRPr="00623430">
          <w:rPr>
            <w:rPrChange w:id="849" w:author="User" w:date="2025-06-16T09:13:00Z">
              <w:rPr/>
            </w:rPrChange>
          </w:rPr>
          <w:t>attempt</w:t>
        </w:r>
        <w:proofErr w:type="spellEnd"/>
        <w:r w:rsidRPr="00623430">
          <w:rPr>
            <w:rPrChange w:id="850" w:author="User" w:date="2025-06-16T09:13:00Z">
              <w:rPr/>
            </w:rPrChange>
          </w:rPr>
          <w:t xml:space="preserve"> </w:t>
        </w:r>
        <w:proofErr w:type="spellStart"/>
        <w:r w:rsidRPr="00623430">
          <w:rPr>
            <w:rPrChange w:id="851" w:author="User" w:date="2025-06-16T09:13:00Z">
              <w:rPr/>
            </w:rPrChange>
          </w:rPr>
          <w:t>higher</w:t>
        </w:r>
        <w:proofErr w:type="spellEnd"/>
        <w:r w:rsidRPr="00623430">
          <w:rPr>
            <w:rPrChange w:id="852" w:author="User" w:date="2025-06-16T09:13:00Z">
              <w:rPr/>
            </w:rPrChange>
          </w:rPr>
          <w:t xml:space="preserve"> </w:t>
        </w:r>
        <w:proofErr w:type="spellStart"/>
        <w:r w:rsidRPr="00623430">
          <w:rPr>
            <w:rPrChange w:id="853" w:author="User" w:date="2025-06-16T09:13:00Z">
              <w:rPr/>
            </w:rPrChange>
          </w:rPr>
          <w:t>loads</w:t>
        </w:r>
        <w:proofErr w:type="spellEnd"/>
        <w:r w:rsidRPr="00623430">
          <w:rPr>
            <w:rPrChange w:id="854" w:author="User" w:date="2025-06-16T09:13:00Z">
              <w:rPr/>
            </w:rPrChange>
          </w:rPr>
          <w:t xml:space="preserve"> in 5% </w:t>
        </w:r>
        <w:proofErr w:type="spellStart"/>
        <w:r w:rsidRPr="00623430">
          <w:rPr>
            <w:rPrChange w:id="855" w:author="User" w:date="2025-06-16T09:13:00Z">
              <w:rPr/>
            </w:rPrChange>
          </w:rPr>
          <w:t>increments</w:t>
        </w:r>
        <w:proofErr w:type="spellEnd"/>
        <w:r w:rsidRPr="00623430">
          <w:rPr>
            <w:rPrChange w:id="856" w:author="User" w:date="2025-06-16T09:13:00Z">
              <w:rPr/>
            </w:rPrChange>
          </w:rPr>
          <w:t xml:space="preserve"> </w:t>
        </w:r>
        <w:proofErr w:type="spellStart"/>
        <w:r w:rsidRPr="00623430">
          <w:rPr>
            <w:rPrChange w:id="857" w:author="User" w:date="2025-06-16T09:13:00Z">
              <w:rPr/>
            </w:rPrChange>
          </w:rPr>
          <w:t>until</w:t>
        </w:r>
        <w:proofErr w:type="spellEnd"/>
        <w:r w:rsidRPr="00623430">
          <w:rPr>
            <w:rPrChange w:id="858" w:author="User" w:date="2025-06-16T09:13:00Z">
              <w:rPr/>
            </w:rPrChange>
          </w:rPr>
          <w:t xml:space="preserve"> </w:t>
        </w:r>
        <w:proofErr w:type="spellStart"/>
        <w:r w:rsidRPr="00623430">
          <w:rPr>
            <w:rPrChange w:id="859" w:author="User" w:date="2025-06-16T09:13:00Z">
              <w:rPr/>
            </w:rPrChange>
          </w:rPr>
          <w:t>reaching</w:t>
        </w:r>
        <w:proofErr w:type="spellEnd"/>
        <w:r w:rsidRPr="00623430">
          <w:rPr>
            <w:rPrChange w:id="860" w:author="User" w:date="2025-06-16T09:13:00Z">
              <w:rPr/>
            </w:rPrChange>
          </w:rPr>
          <w:t xml:space="preserve"> </w:t>
        </w:r>
        <w:proofErr w:type="spellStart"/>
        <w:r w:rsidRPr="00623430">
          <w:rPr>
            <w:rPrChange w:id="861" w:author="User" w:date="2025-06-16T09:13:00Z">
              <w:rPr/>
            </w:rPrChange>
          </w:rPr>
          <w:t>failure</w:t>
        </w:r>
        <w:proofErr w:type="spellEnd"/>
        <w:r w:rsidRPr="00623430">
          <w:rPr>
            <w:rPrChange w:id="862" w:author="User" w:date="2025-06-16T09:13:00Z">
              <w:rPr/>
            </w:rPrChange>
          </w:rPr>
          <w:t xml:space="preserve">. The </w:t>
        </w:r>
        <w:proofErr w:type="spellStart"/>
        <w:r w:rsidRPr="00623430">
          <w:rPr>
            <w:rPrChange w:id="863" w:author="User" w:date="2025-06-16T09:13:00Z">
              <w:rPr/>
            </w:rPrChange>
          </w:rPr>
          <w:t>highest</w:t>
        </w:r>
        <w:proofErr w:type="spellEnd"/>
        <w:r w:rsidRPr="00623430">
          <w:rPr>
            <w:rPrChange w:id="864" w:author="User" w:date="2025-06-16T09:13:00Z">
              <w:rPr/>
            </w:rPrChange>
          </w:rPr>
          <w:t xml:space="preserve"> </w:t>
        </w:r>
        <w:proofErr w:type="spellStart"/>
        <w:r w:rsidRPr="00623430">
          <w:rPr>
            <w:rPrChange w:id="865" w:author="User" w:date="2025-06-16T09:13:00Z">
              <w:rPr/>
            </w:rPrChange>
          </w:rPr>
          <w:t>successfully</w:t>
        </w:r>
        <w:proofErr w:type="spellEnd"/>
        <w:r w:rsidRPr="00623430">
          <w:rPr>
            <w:rPrChange w:id="866" w:author="User" w:date="2025-06-16T09:13:00Z">
              <w:rPr/>
            </w:rPrChange>
          </w:rPr>
          <w:t xml:space="preserve"> </w:t>
        </w:r>
        <w:proofErr w:type="spellStart"/>
        <w:r w:rsidRPr="00623430">
          <w:rPr>
            <w:rPrChange w:id="867" w:author="User" w:date="2025-06-16T09:13:00Z">
              <w:rPr/>
            </w:rPrChange>
          </w:rPr>
          <w:t>lifted</w:t>
        </w:r>
        <w:proofErr w:type="spellEnd"/>
        <w:r w:rsidRPr="00623430">
          <w:rPr>
            <w:rPrChange w:id="868" w:author="User" w:date="2025-06-16T09:13:00Z">
              <w:rPr/>
            </w:rPrChange>
          </w:rPr>
          <w:t xml:space="preserve"> </w:t>
        </w:r>
        <w:proofErr w:type="spellStart"/>
        <w:r w:rsidRPr="00623430">
          <w:rPr>
            <w:rPrChange w:id="869" w:author="User" w:date="2025-06-16T09:13:00Z">
              <w:rPr/>
            </w:rPrChange>
          </w:rPr>
          <w:t>load</w:t>
        </w:r>
        <w:proofErr w:type="spellEnd"/>
        <w:r w:rsidRPr="00623430">
          <w:rPr>
            <w:rPrChange w:id="870" w:author="User" w:date="2025-06-16T09:13:00Z">
              <w:rPr/>
            </w:rPrChange>
          </w:rPr>
          <w:t xml:space="preserve"> </w:t>
        </w:r>
        <w:proofErr w:type="spellStart"/>
        <w:r w:rsidRPr="00623430">
          <w:rPr>
            <w:rPrChange w:id="871" w:author="User" w:date="2025-06-16T09:13:00Z">
              <w:rPr/>
            </w:rPrChange>
          </w:rPr>
          <w:t>with</w:t>
        </w:r>
        <w:proofErr w:type="spellEnd"/>
        <w:r w:rsidRPr="00623430">
          <w:rPr>
            <w:rPrChange w:id="872" w:author="User" w:date="2025-06-16T09:13:00Z">
              <w:rPr/>
            </w:rPrChange>
          </w:rPr>
          <w:t xml:space="preserve"> </w:t>
        </w:r>
        <w:proofErr w:type="spellStart"/>
        <w:r w:rsidRPr="00623430">
          <w:rPr>
            <w:rPrChange w:id="873" w:author="User" w:date="2025-06-16T09:13:00Z">
              <w:rPr/>
            </w:rPrChange>
          </w:rPr>
          <w:t>correct</w:t>
        </w:r>
        <w:proofErr w:type="spellEnd"/>
        <w:r w:rsidRPr="00623430">
          <w:rPr>
            <w:rPrChange w:id="874" w:author="User" w:date="2025-06-16T09:13:00Z">
              <w:rPr/>
            </w:rPrChange>
          </w:rPr>
          <w:t xml:space="preserve"> </w:t>
        </w:r>
        <w:proofErr w:type="spellStart"/>
        <w:r w:rsidRPr="00623430">
          <w:rPr>
            <w:rPrChange w:id="875" w:author="User" w:date="2025-06-16T09:13:00Z">
              <w:rPr/>
            </w:rPrChange>
          </w:rPr>
          <w:t>technique</w:t>
        </w:r>
        <w:proofErr w:type="spellEnd"/>
        <w:r w:rsidRPr="00623430">
          <w:rPr>
            <w:rPrChange w:id="876" w:author="User" w:date="2025-06-16T09:13:00Z">
              <w:rPr/>
            </w:rPrChange>
          </w:rPr>
          <w:t xml:space="preserve"> </w:t>
        </w:r>
        <w:proofErr w:type="spellStart"/>
        <w:r w:rsidRPr="00623430">
          <w:rPr>
            <w:rPrChange w:id="877" w:author="User" w:date="2025-06-16T09:13:00Z">
              <w:rPr/>
            </w:rPrChange>
          </w:rPr>
          <w:t>was</w:t>
        </w:r>
        <w:proofErr w:type="spellEnd"/>
        <w:r w:rsidRPr="00623430">
          <w:rPr>
            <w:rPrChange w:id="878" w:author="User" w:date="2025-06-16T09:13:00Z">
              <w:rPr/>
            </w:rPrChange>
          </w:rPr>
          <w:t xml:space="preserve"> </w:t>
        </w:r>
        <w:proofErr w:type="spellStart"/>
        <w:r w:rsidRPr="00623430">
          <w:rPr>
            <w:rPrChange w:id="879" w:author="User" w:date="2025-06-16T09:13:00Z">
              <w:rPr/>
            </w:rPrChange>
          </w:rPr>
          <w:t>recorded</w:t>
        </w:r>
        <w:proofErr w:type="spellEnd"/>
        <w:r w:rsidRPr="00623430">
          <w:rPr>
            <w:rPrChange w:id="880" w:author="User" w:date="2025-06-16T09:13:00Z">
              <w:rPr/>
            </w:rPrChange>
          </w:rPr>
          <w:t xml:space="preserve"> as </w:t>
        </w:r>
        <w:proofErr w:type="spellStart"/>
        <w:r w:rsidRPr="00623430">
          <w:rPr>
            <w:rPrChange w:id="881" w:author="User" w:date="2025-06-16T09:13:00Z">
              <w:rPr/>
            </w:rPrChange>
          </w:rPr>
          <w:t>the</w:t>
        </w:r>
        <w:proofErr w:type="spellEnd"/>
        <w:r w:rsidRPr="00623430">
          <w:rPr>
            <w:rPrChange w:id="882" w:author="User" w:date="2025-06-16T09:13:00Z">
              <w:rPr/>
            </w:rPrChange>
          </w:rPr>
          <w:t xml:space="preserve"> 1-RM.</w:t>
        </w:r>
      </w:ins>
    </w:p>
    <w:p w14:paraId="3197DCB9" w14:textId="29FB84E4" w:rsidR="007B25CD" w:rsidRPr="00623430" w:rsidRDefault="007B25CD" w:rsidP="007B25CD">
      <w:pPr>
        <w:pStyle w:val="NormalWeb"/>
        <w:spacing w:line="480" w:lineRule="auto"/>
        <w:ind w:firstLine="708"/>
        <w:jc w:val="both"/>
        <w:rPr>
          <w:ins w:id="883" w:author="User" w:date="2025-06-10T12:09:00Z"/>
          <w:rPrChange w:id="884" w:author="User" w:date="2025-06-16T09:13:00Z">
            <w:rPr>
              <w:ins w:id="885" w:author="User" w:date="2025-06-10T12:09:00Z"/>
            </w:rPr>
          </w:rPrChange>
        </w:rPr>
      </w:pPr>
    </w:p>
    <w:p w14:paraId="3125F6F2" w14:textId="77777777" w:rsidR="007B25CD" w:rsidRPr="00623430" w:rsidRDefault="007B25CD">
      <w:pPr>
        <w:pStyle w:val="NormalWeb"/>
        <w:spacing w:line="480" w:lineRule="auto"/>
        <w:ind w:firstLine="708"/>
        <w:jc w:val="both"/>
        <w:rPr>
          <w:ins w:id="886" w:author="User" w:date="2025-06-10T12:08:00Z"/>
          <w:rPrChange w:id="887" w:author="User" w:date="2025-06-16T09:13:00Z">
            <w:rPr>
              <w:ins w:id="888" w:author="User" w:date="2025-06-10T12:08:00Z"/>
            </w:rPr>
          </w:rPrChange>
        </w:rPr>
        <w:pPrChange w:id="889" w:author="User" w:date="2025-06-10T12:09:00Z">
          <w:pPr>
            <w:pStyle w:val="NormalWeb"/>
          </w:pPr>
        </w:pPrChange>
      </w:pPr>
    </w:p>
    <w:p w14:paraId="04F32C13" w14:textId="467751AD" w:rsidR="007B25CD" w:rsidRDefault="007B25CD" w:rsidP="00623430">
      <w:pPr>
        <w:pStyle w:val="NormalWeb"/>
        <w:shd w:val="clear" w:color="auto" w:fill="FFE599" w:themeFill="accent4" w:themeFillTint="66"/>
        <w:spacing w:line="480" w:lineRule="auto"/>
        <w:ind w:firstLine="708"/>
        <w:jc w:val="both"/>
        <w:rPr>
          <w:ins w:id="890" w:author="User" w:date="2025-06-10T12:08:00Z"/>
        </w:rPr>
        <w:pPrChange w:id="891" w:author="User" w:date="2025-06-16T09:13:00Z">
          <w:pPr>
            <w:pStyle w:val="NormalWeb"/>
          </w:pPr>
        </w:pPrChange>
      </w:pPr>
      <w:proofErr w:type="spellStart"/>
      <w:ins w:id="892" w:author="User" w:date="2025-06-10T12:08:00Z">
        <w:r w:rsidRPr="00623430">
          <w:rPr>
            <w:rPrChange w:id="893" w:author="User" w:date="2025-06-16T09:13:00Z">
              <w:rPr/>
            </w:rPrChange>
          </w:rPr>
          <w:lastRenderedPageBreak/>
          <w:t>To</w:t>
        </w:r>
        <w:proofErr w:type="spellEnd"/>
        <w:r w:rsidRPr="00623430">
          <w:rPr>
            <w:rPrChange w:id="894" w:author="User" w:date="2025-06-16T09:13:00Z">
              <w:rPr/>
            </w:rPrChange>
          </w:rPr>
          <w:t xml:space="preserve"> </w:t>
        </w:r>
        <w:proofErr w:type="spellStart"/>
        <w:r w:rsidRPr="00623430">
          <w:rPr>
            <w:rPrChange w:id="895" w:author="User" w:date="2025-06-16T09:13:00Z">
              <w:rPr/>
            </w:rPrChange>
          </w:rPr>
          <w:t>standardize</w:t>
        </w:r>
        <w:proofErr w:type="spellEnd"/>
        <w:r w:rsidRPr="00623430">
          <w:rPr>
            <w:rPrChange w:id="896" w:author="User" w:date="2025-06-16T09:13:00Z">
              <w:rPr/>
            </w:rPrChange>
          </w:rPr>
          <w:t xml:space="preserve"> </w:t>
        </w:r>
        <w:proofErr w:type="spellStart"/>
        <w:r w:rsidRPr="00623430">
          <w:rPr>
            <w:rPrChange w:id="897" w:author="User" w:date="2025-06-16T09:13:00Z">
              <w:rPr/>
            </w:rPrChange>
          </w:rPr>
          <w:t>execution</w:t>
        </w:r>
        <w:proofErr w:type="spellEnd"/>
        <w:r w:rsidRPr="00623430">
          <w:rPr>
            <w:rPrChange w:id="898" w:author="User" w:date="2025-06-16T09:13:00Z">
              <w:rPr/>
            </w:rPrChange>
          </w:rPr>
          <w:t xml:space="preserve"> </w:t>
        </w:r>
        <w:proofErr w:type="spellStart"/>
        <w:r w:rsidRPr="00623430">
          <w:rPr>
            <w:rPrChange w:id="899" w:author="User" w:date="2025-06-16T09:13:00Z">
              <w:rPr/>
            </w:rPrChange>
          </w:rPr>
          <w:t>across</w:t>
        </w:r>
        <w:proofErr w:type="spellEnd"/>
        <w:r w:rsidRPr="00623430">
          <w:rPr>
            <w:rPrChange w:id="900" w:author="User" w:date="2025-06-16T09:13:00Z">
              <w:rPr/>
            </w:rPrChange>
          </w:rPr>
          <w:t xml:space="preserve"> </w:t>
        </w:r>
        <w:proofErr w:type="spellStart"/>
        <w:r w:rsidRPr="00623430">
          <w:rPr>
            <w:rPrChange w:id="901" w:author="User" w:date="2025-06-16T09:13:00Z">
              <w:rPr/>
            </w:rPrChange>
          </w:rPr>
          <w:t>all</w:t>
        </w:r>
        <w:proofErr w:type="spellEnd"/>
        <w:r w:rsidRPr="00623430">
          <w:rPr>
            <w:rPrChange w:id="902" w:author="User" w:date="2025-06-16T09:13:00Z">
              <w:rPr/>
            </w:rPrChange>
          </w:rPr>
          <w:t xml:space="preserve"> </w:t>
        </w:r>
        <w:proofErr w:type="spellStart"/>
        <w:r w:rsidRPr="00623430">
          <w:rPr>
            <w:rPrChange w:id="903" w:author="User" w:date="2025-06-16T09:13:00Z">
              <w:rPr/>
            </w:rPrChange>
          </w:rPr>
          <w:t>participants</w:t>
        </w:r>
        <w:proofErr w:type="spellEnd"/>
        <w:r w:rsidRPr="00623430">
          <w:rPr>
            <w:rPrChange w:id="904" w:author="User" w:date="2025-06-16T09:13:00Z">
              <w:rPr/>
            </w:rPrChange>
          </w:rPr>
          <w:t xml:space="preserve">, </w:t>
        </w:r>
        <w:proofErr w:type="spellStart"/>
        <w:r w:rsidRPr="00623430">
          <w:rPr>
            <w:rPrChange w:id="905" w:author="User" w:date="2025-06-16T09:13:00Z">
              <w:rPr/>
            </w:rPrChange>
          </w:rPr>
          <w:t>the</w:t>
        </w:r>
        <w:proofErr w:type="spellEnd"/>
        <w:r w:rsidRPr="00623430">
          <w:rPr>
            <w:rPrChange w:id="906" w:author="User" w:date="2025-06-16T09:13:00Z">
              <w:rPr/>
            </w:rPrChange>
          </w:rPr>
          <w:t xml:space="preserve"> </w:t>
        </w:r>
        <w:proofErr w:type="spellStart"/>
        <w:r w:rsidRPr="00623430">
          <w:rPr>
            <w:rPrChange w:id="907" w:author="User" w:date="2025-06-16T09:13:00Z">
              <w:rPr/>
            </w:rPrChange>
          </w:rPr>
          <w:t>following</w:t>
        </w:r>
        <w:proofErr w:type="spellEnd"/>
        <w:r w:rsidRPr="00623430">
          <w:rPr>
            <w:rPrChange w:id="908" w:author="User" w:date="2025-06-16T09:13:00Z">
              <w:rPr/>
            </w:rPrChange>
          </w:rPr>
          <w:t xml:space="preserve"> </w:t>
        </w:r>
        <w:proofErr w:type="spellStart"/>
        <w:r w:rsidRPr="00623430">
          <w:rPr>
            <w:rPrChange w:id="909" w:author="User" w:date="2025-06-16T09:13:00Z">
              <w:rPr/>
            </w:rPrChange>
          </w:rPr>
          <w:t>technical</w:t>
        </w:r>
        <w:proofErr w:type="spellEnd"/>
        <w:r w:rsidRPr="00623430">
          <w:rPr>
            <w:rPrChange w:id="910" w:author="User" w:date="2025-06-16T09:13:00Z">
              <w:rPr/>
            </w:rPrChange>
          </w:rPr>
          <w:t xml:space="preserve"> </w:t>
        </w:r>
        <w:proofErr w:type="spellStart"/>
        <w:r w:rsidRPr="00623430">
          <w:rPr>
            <w:rPrChange w:id="911" w:author="User" w:date="2025-06-16T09:13:00Z">
              <w:rPr/>
            </w:rPrChange>
          </w:rPr>
          <w:t>criteria</w:t>
        </w:r>
        <w:proofErr w:type="spellEnd"/>
        <w:r w:rsidRPr="00623430">
          <w:rPr>
            <w:rPrChange w:id="912" w:author="User" w:date="2025-06-16T09:13:00Z">
              <w:rPr/>
            </w:rPrChange>
          </w:rPr>
          <w:t xml:space="preserve"> </w:t>
        </w:r>
        <w:proofErr w:type="spellStart"/>
        <w:r w:rsidRPr="00623430">
          <w:rPr>
            <w:rPrChange w:id="913" w:author="User" w:date="2025-06-16T09:13:00Z">
              <w:rPr/>
            </w:rPrChange>
          </w:rPr>
          <w:t>were</w:t>
        </w:r>
        <w:proofErr w:type="spellEnd"/>
        <w:r w:rsidRPr="00623430">
          <w:rPr>
            <w:rPrChange w:id="914" w:author="User" w:date="2025-06-16T09:13:00Z">
              <w:rPr/>
            </w:rPrChange>
          </w:rPr>
          <w:t xml:space="preserve"> </w:t>
        </w:r>
        <w:proofErr w:type="spellStart"/>
        <w:r w:rsidRPr="00623430">
          <w:rPr>
            <w:rPrChange w:id="915" w:author="User" w:date="2025-06-16T09:13:00Z">
              <w:rPr/>
            </w:rPrChange>
          </w:rPr>
          <w:t>required</w:t>
        </w:r>
        <w:proofErr w:type="spellEnd"/>
        <w:r w:rsidRPr="00623430">
          <w:rPr>
            <w:rPrChange w:id="916" w:author="User" w:date="2025-06-16T09:13:00Z">
              <w:rPr/>
            </w:rPrChange>
          </w:rPr>
          <w:t xml:space="preserve">: </w:t>
        </w:r>
        <w:proofErr w:type="spellStart"/>
        <w:r w:rsidRPr="00623430">
          <w:rPr>
            <w:rPrChange w:id="917" w:author="User" w:date="2025-06-16T09:13:00Z">
              <w:rPr/>
            </w:rPrChange>
          </w:rPr>
          <w:t>feet</w:t>
        </w:r>
        <w:proofErr w:type="spellEnd"/>
        <w:r w:rsidRPr="00623430">
          <w:rPr>
            <w:rPrChange w:id="918" w:author="User" w:date="2025-06-16T09:13:00Z">
              <w:rPr/>
            </w:rPrChange>
          </w:rPr>
          <w:t xml:space="preserve"> </w:t>
        </w:r>
        <w:proofErr w:type="spellStart"/>
        <w:r w:rsidRPr="00623430">
          <w:rPr>
            <w:rPrChange w:id="919" w:author="User" w:date="2025-06-16T09:13:00Z">
              <w:rPr/>
            </w:rPrChange>
          </w:rPr>
          <w:t>shoulder-width</w:t>
        </w:r>
        <w:proofErr w:type="spellEnd"/>
        <w:r w:rsidRPr="00623430">
          <w:rPr>
            <w:rPrChange w:id="920" w:author="User" w:date="2025-06-16T09:13:00Z">
              <w:rPr/>
            </w:rPrChange>
          </w:rPr>
          <w:t xml:space="preserve"> apart, glutes </w:t>
        </w:r>
        <w:proofErr w:type="spellStart"/>
        <w:r w:rsidRPr="00623430">
          <w:rPr>
            <w:rPrChange w:id="921" w:author="User" w:date="2025-06-16T09:13:00Z">
              <w:rPr/>
            </w:rPrChange>
          </w:rPr>
          <w:t>and</w:t>
        </w:r>
        <w:proofErr w:type="spellEnd"/>
        <w:r w:rsidRPr="00623430">
          <w:rPr>
            <w:rPrChange w:id="922" w:author="User" w:date="2025-06-16T09:13:00Z">
              <w:rPr/>
            </w:rPrChange>
          </w:rPr>
          <w:t xml:space="preserve"> core </w:t>
        </w:r>
        <w:proofErr w:type="spellStart"/>
        <w:r w:rsidRPr="00623430">
          <w:rPr>
            <w:rPrChange w:id="923" w:author="User" w:date="2025-06-16T09:13:00Z">
              <w:rPr/>
            </w:rPrChange>
          </w:rPr>
          <w:t>engaged</w:t>
        </w:r>
        <w:proofErr w:type="spellEnd"/>
        <w:r w:rsidRPr="00623430">
          <w:rPr>
            <w:rPrChange w:id="924" w:author="User" w:date="2025-06-16T09:13:00Z">
              <w:rPr/>
            </w:rPrChange>
          </w:rPr>
          <w:t xml:space="preserve"> </w:t>
        </w:r>
        <w:proofErr w:type="spellStart"/>
        <w:r w:rsidRPr="00623430">
          <w:rPr>
            <w:rPrChange w:id="925" w:author="User" w:date="2025-06-16T09:13:00Z">
              <w:rPr/>
            </w:rPrChange>
          </w:rPr>
          <w:t>throughout</w:t>
        </w:r>
        <w:proofErr w:type="spellEnd"/>
        <w:r w:rsidRPr="00623430">
          <w:rPr>
            <w:rPrChange w:id="926" w:author="User" w:date="2025-06-16T09:13:00Z">
              <w:rPr/>
            </w:rPrChange>
          </w:rPr>
          <w:t xml:space="preserve"> </w:t>
        </w:r>
        <w:proofErr w:type="spellStart"/>
        <w:r w:rsidRPr="00623430">
          <w:rPr>
            <w:rPrChange w:id="927" w:author="User" w:date="2025-06-16T09:13:00Z">
              <w:rPr/>
            </w:rPrChange>
          </w:rPr>
          <w:t>the</w:t>
        </w:r>
        <w:proofErr w:type="spellEnd"/>
        <w:r w:rsidRPr="00623430">
          <w:rPr>
            <w:rPrChange w:id="928" w:author="User" w:date="2025-06-16T09:13:00Z">
              <w:rPr/>
            </w:rPrChange>
          </w:rPr>
          <w:t xml:space="preserve"> </w:t>
        </w:r>
        <w:proofErr w:type="spellStart"/>
        <w:r w:rsidRPr="00623430">
          <w:rPr>
            <w:rPrChange w:id="929" w:author="User" w:date="2025-06-16T09:13:00Z">
              <w:rPr/>
            </w:rPrChange>
          </w:rPr>
          <w:t>lift</w:t>
        </w:r>
        <w:proofErr w:type="spellEnd"/>
        <w:r w:rsidRPr="00623430">
          <w:rPr>
            <w:rPrChange w:id="930" w:author="User" w:date="2025-06-16T09:13:00Z">
              <w:rPr/>
            </w:rPrChange>
          </w:rPr>
          <w:t xml:space="preserve">, </w:t>
        </w:r>
        <w:proofErr w:type="spellStart"/>
        <w:r w:rsidRPr="00623430">
          <w:rPr>
            <w:rPrChange w:id="931" w:author="User" w:date="2025-06-16T09:13:00Z">
              <w:rPr/>
            </w:rPrChange>
          </w:rPr>
          <w:t>elbows</w:t>
        </w:r>
        <w:proofErr w:type="spellEnd"/>
        <w:r w:rsidRPr="00623430">
          <w:rPr>
            <w:rPrChange w:id="932" w:author="User" w:date="2025-06-16T09:13:00Z">
              <w:rPr/>
            </w:rPrChange>
          </w:rPr>
          <w:t xml:space="preserve"> </w:t>
        </w:r>
        <w:proofErr w:type="spellStart"/>
        <w:r w:rsidRPr="00623430">
          <w:rPr>
            <w:rPrChange w:id="933" w:author="User" w:date="2025-06-16T09:13:00Z">
              <w:rPr/>
            </w:rPrChange>
          </w:rPr>
          <w:t>positioned</w:t>
        </w:r>
        <w:proofErr w:type="spellEnd"/>
        <w:r w:rsidRPr="00623430">
          <w:rPr>
            <w:rPrChange w:id="934" w:author="User" w:date="2025-06-16T09:13:00Z">
              <w:rPr/>
            </w:rPrChange>
          </w:rPr>
          <w:t xml:space="preserve"> </w:t>
        </w:r>
        <w:proofErr w:type="spellStart"/>
        <w:r w:rsidRPr="00623430">
          <w:rPr>
            <w:rPrChange w:id="935" w:author="User" w:date="2025-06-16T09:13:00Z">
              <w:rPr/>
            </w:rPrChange>
          </w:rPr>
          <w:t>slightly</w:t>
        </w:r>
        <w:proofErr w:type="spellEnd"/>
        <w:r w:rsidRPr="00623430">
          <w:rPr>
            <w:rPrChange w:id="936" w:author="User" w:date="2025-06-16T09:13:00Z">
              <w:rPr/>
            </w:rPrChange>
          </w:rPr>
          <w:t xml:space="preserve"> </w:t>
        </w:r>
        <w:proofErr w:type="spellStart"/>
        <w:r w:rsidRPr="00623430">
          <w:rPr>
            <w:rPrChange w:id="937" w:author="User" w:date="2025-06-16T09:13:00Z">
              <w:rPr/>
            </w:rPrChange>
          </w:rPr>
          <w:t>forward</w:t>
        </w:r>
        <w:proofErr w:type="spellEnd"/>
        <w:r w:rsidRPr="00623430">
          <w:rPr>
            <w:rPrChange w:id="938" w:author="User" w:date="2025-06-16T09:13:00Z">
              <w:rPr/>
            </w:rPrChange>
          </w:rPr>
          <w:t xml:space="preserve"> </w:t>
        </w:r>
        <w:proofErr w:type="spellStart"/>
        <w:r w:rsidRPr="00623430">
          <w:rPr>
            <w:rPrChange w:id="939" w:author="User" w:date="2025-06-16T09:13:00Z">
              <w:rPr/>
            </w:rPrChange>
          </w:rPr>
          <w:t>of</w:t>
        </w:r>
        <w:proofErr w:type="spellEnd"/>
        <w:r w:rsidRPr="00623430">
          <w:rPr>
            <w:rPrChange w:id="940" w:author="User" w:date="2025-06-16T09:13:00Z">
              <w:rPr/>
            </w:rPrChange>
          </w:rPr>
          <w:t xml:space="preserve"> </w:t>
        </w:r>
        <w:proofErr w:type="spellStart"/>
        <w:r w:rsidRPr="00623430">
          <w:rPr>
            <w:rPrChange w:id="941" w:author="User" w:date="2025-06-16T09:13:00Z">
              <w:rPr/>
            </w:rPrChange>
          </w:rPr>
          <w:t>the</w:t>
        </w:r>
        <w:proofErr w:type="spellEnd"/>
        <w:r w:rsidRPr="00623430">
          <w:rPr>
            <w:rPrChange w:id="942" w:author="User" w:date="2025-06-16T09:13:00Z">
              <w:rPr/>
            </w:rPrChange>
          </w:rPr>
          <w:t xml:space="preserve"> bar in </w:t>
        </w:r>
        <w:proofErr w:type="spellStart"/>
        <w:r w:rsidRPr="00623430">
          <w:rPr>
            <w:rPrChange w:id="943" w:author="User" w:date="2025-06-16T09:13:00Z">
              <w:rPr/>
            </w:rPrChange>
          </w:rPr>
          <w:t>the</w:t>
        </w:r>
        <w:proofErr w:type="spellEnd"/>
        <w:r w:rsidRPr="00623430">
          <w:rPr>
            <w:rPrChange w:id="944" w:author="User" w:date="2025-06-16T09:13:00Z">
              <w:rPr/>
            </w:rPrChange>
          </w:rPr>
          <w:t xml:space="preserve"> </w:t>
        </w:r>
        <w:proofErr w:type="spellStart"/>
        <w:r w:rsidRPr="00623430">
          <w:rPr>
            <w:rPrChange w:id="945" w:author="User" w:date="2025-06-16T09:13:00Z">
              <w:rPr/>
            </w:rPrChange>
          </w:rPr>
          <w:t>starting</w:t>
        </w:r>
        <w:proofErr w:type="spellEnd"/>
        <w:r w:rsidRPr="00623430">
          <w:rPr>
            <w:rPrChange w:id="946" w:author="User" w:date="2025-06-16T09:13:00Z">
              <w:rPr/>
            </w:rPrChange>
          </w:rPr>
          <w:t xml:space="preserve"> position, </w:t>
        </w:r>
        <w:proofErr w:type="spellStart"/>
        <w:r w:rsidRPr="00623430">
          <w:rPr>
            <w:rPrChange w:id="947" w:author="User" w:date="2025-06-16T09:13:00Z">
              <w:rPr/>
            </w:rPrChange>
          </w:rPr>
          <w:t>scapular</w:t>
        </w:r>
        <w:proofErr w:type="spellEnd"/>
        <w:r w:rsidRPr="00623430">
          <w:rPr>
            <w:rPrChange w:id="948" w:author="User" w:date="2025-06-16T09:13:00Z">
              <w:rPr/>
            </w:rPrChange>
          </w:rPr>
          <w:t xml:space="preserve"> </w:t>
        </w:r>
        <w:proofErr w:type="spellStart"/>
        <w:r w:rsidRPr="00623430">
          <w:rPr>
            <w:rPrChange w:id="949" w:author="User" w:date="2025-06-16T09:13:00Z">
              <w:rPr/>
            </w:rPrChange>
          </w:rPr>
          <w:t>retraction</w:t>
        </w:r>
        <w:proofErr w:type="spellEnd"/>
        <w:r w:rsidRPr="00623430">
          <w:rPr>
            <w:rPrChange w:id="950" w:author="User" w:date="2025-06-16T09:13:00Z">
              <w:rPr/>
            </w:rPrChange>
          </w:rPr>
          <w:t xml:space="preserve"> </w:t>
        </w:r>
        <w:proofErr w:type="spellStart"/>
        <w:r w:rsidRPr="00623430">
          <w:rPr>
            <w:rPrChange w:id="951" w:author="User" w:date="2025-06-16T09:13:00Z">
              <w:rPr/>
            </w:rPrChange>
          </w:rPr>
          <w:t>to</w:t>
        </w:r>
        <w:proofErr w:type="spellEnd"/>
        <w:r w:rsidRPr="00623430">
          <w:rPr>
            <w:rPrChange w:id="952" w:author="User" w:date="2025-06-16T09:13:00Z">
              <w:rPr/>
            </w:rPrChange>
          </w:rPr>
          <w:t xml:space="preserve"> </w:t>
        </w:r>
        <w:proofErr w:type="spellStart"/>
        <w:r w:rsidRPr="00623430">
          <w:rPr>
            <w:rPrChange w:id="953" w:author="User" w:date="2025-06-16T09:13:00Z">
              <w:rPr/>
            </w:rPrChange>
          </w:rPr>
          <w:t>allow</w:t>
        </w:r>
        <w:proofErr w:type="spellEnd"/>
        <w:r w:rsidRPr="00623430">
          <w:rPr>
            <w:rPrChange w:id="954" w:author="User" w:date="2025-06-16T09:13:00Z">
              <w:rPr/>
            </w:rPrChange>
          </w:rPr>
          <w:t xml:space="preserve"> </w:t>
        </w:r>
        <w:proofErr w:type="spellStart"/>
        <w:r w:rsidRPr="00623430">
          <w:rPr>
            <w:rPrChange w:id="955" w:author="User" w:date="2025-06-16T09:13:00Z">
              <w:rPr/>
            </w:rPrChange>
          </w:rPr>
          <w:t>the</w:t>
        </w:r>
        <w:proofErr w:type="spellEnd"/>
        <w:r w:rsidRPr="00623430">
          <w:rPr>
            <w:rPrChange w:id="956" w:author="User" w:date="2025-06-16T09:13:00Z">
              <w:rPr/>
            </w:rPrChange>
          </w:rPr>
          <w:t xml:space="preserve"> </w:t>
        </w:r>
        <w:proofErr w:type="spellStart"/>
        <w:r w:rsidRPr="00623430">
          <w:rPr>
            <w:rPrChange w:id="957" w:author="User" w:date="2025-06-16T09:13:00Z">
              <w:rPr/>
            </w:rPrChange>
          </w:rPr>
          <w:t>head</w:t>
        </w:r>
        <w:proofErr w:type="spellEnd"/>
        <w:r w:rsidRPr="00623430">
          <w:rPr>
            <w:rPrChange w:id="958" w:author="User" w:date="2025-06-16T09:13:00Z">
              <w:rPr/>
            </w:rPrChange>
          </w:rPr>
          <w:t xml:space="preserve"> </w:t>
        </w:r>
        <w:proofErr w:type="spellStart"/>
        <w:r w:rsidRPr="00623430">
          <w:rPr>
            <w:rPrChange w:id="959" w:author="User" w:date="2025-06-16T09:13:00Z">
              <w:rPr/>
            </w:rPrChange>
          </w:rPr>
          <w:t>to</w:t>
        </w:r>
        <w:proofErr w:type="spellEnd"/>
        <w:r w:rsidRPr="00623430">
          <w:rPr>
            <w:rPrChange w:id="960" w:author="User" w:date="2025-06-16T09:13:00Z">
              <w:rPr/>
            </w:rPrChange>
          </w:rPr>
          <w:t xml:space="preserve"> move </w:t>
        </w:r>
        <w:proofErr w:type="spellStart"/>
        <w:r w:rsidRPr="00623430">
          <w:rPr>
            <w:rPrChange w:id="961" w:author="User" w:date="2025-06-16T09:13:00Z">
              <w:rPr/>
            </w:rPrChange>
          </w:rPr>
          <w:t>slightly</w:t>
        </w:r>
        <w:proofErr w:type="spellEnd"/>
        <w:r w:rsidRPr="00623430">
          <w:rPr>
            <w:rPrChange w:id="962" w:author="User" w:date="2025-06-16T09:13:00Z">
              <w:rPr/>
            </w:rPrChange>
          </w:rPr>
          <w:t xml:space="preserve"> </w:t>
        </w:r>
        <w:proofErr w:type="spellStart"/>
        <w:r w:rsidRPr="00623430">
          <w:rPr>
            <w:rPrChange w:id="963" w:author="User" w:date="2025-06-16T09:13:00Z">
              <w:rPr/>
            </w:rPrChange>
          </w:rPr>
          <w:t>behind</w:t>
        </w:r>
        <w:proofErr w:type="spellEnd"/>
        <w:r w:rsidRPr="00623430">
          <w:rPr>
            <w:rPrChange w:id="964" w:author="User" w:date="2025-06-16T09:13:00Z">
              <w:rPr/>
            </w:rPrChange>
          </w:rPr>
          <w:t xml:space="preserve"> </w:t>
        </w:r>
        <w:proofErr w:type="spellStart"/>
        <w:r w:rsidRPr="00623430">
          <w:rPr>
            <w:rPrChange w:id="965" w:author="User" w:date="2025-06-16T09:13:00Z">
              <w:rPr/>
            </w:rPrChange>
          </w:rPr>
          <w:t>the</w:t>
        </w:r>
        <w:proofErr w:type="spellEnd"/>
        <w:r w:rsidRPr="00623430">
          <w:rPr>
            <w:rPrChange w:id="966" w:author="User" w:date="2025-06-16T09:13:00Z">
              <w:rPr/>
            </w:rPrChange>
          </w:rPr>
          <w:t xml:space="preserve"> </w:t>
        </w:r>
        <w:proofErr w:type="spellStart"/>
        <w:r w:rsidRPr="00623430">
          <w:rPr>
            <w:rPrChange w:id="967" w:author="User" w:date="2025-06-16T09:13:00Z">
              <w:rPr/>
            </w:rPrChange>
          </w:rPr>
          <w:t>bar’s</w:t>
        </w:r>
        <w:proofErr w:type="spellEnd"/>
        <w:r w:rsidRPr="00623430">
          <w:rPr>
            <w:rPrChange w:id="968" w:author="User" w:date="2025-06-16T09:13:00Z">
              <w:rPr/>
            </w:rPrChange>
          </w:rPr>
          <w:t xml:space="preserve"> vertical path, </w:t>
        </w:r>
        <w:proofErr w:type="spellStart"/>
        <w:r w:rsidRPr="00623430">
          <w:rPr>
            <w:rPrChange w:id="969" w:author="User" w:date="2025-06-16T09:13:00Z">
              <w:rPr/>
            </w:rPrChange>
          </w:rPr>
          <w:t>and</w:t>
        </w:r>
        <w:proofErr w:type="spellEnd"/>
        <w:r w:rsidRPr="00623430">
          <w:rPr>
            <w:rPrChange w:id="970" w:author="User" w:date="2025-06-16T09:13:00Z">
              <w:rPr/>
            </w:rPrChange>
          </w:rPr>
          <w:t xml:space="preserve"> a straight bar path </w:t>
        </w:r>
        <w:proofErr w:type="spellStart"/>
        <w:r w:rsidRPr="00623430">
          <w:rPr>
            <w:rPrChange w:id="971" w:author="User" w:date="2025-06-16T09:13:00Z">
              <w:rPr/>
            </w:rPrChange>
          </w:rPr>
          <w:t>from</w:t>
        </w:r>
        <w:proofErr w:type="spellEnd"/>
        <w:r w:rsidRPr="00623430">
          <w:rPr>
            <w:rPrChange w:id="972" w:author="User" w:date="2025-06-16T09:13:00Z">
              <w:rPr/>
            </w:rPrChange>
          </w:rPr>
          <w:t xml:space="preserve"> </w:t>
        </w:r>
        <w:proofErr w:type="spellStart"/>
        <w:r w:rsidRPr="00623430">
          <w:rPr>
            <w:rPrChange w:id="973" w:author="User" w:date="2025-06-16T09:13:00Z">
              <w:rPr/>
            </w:rPrChange>
          </w:rPr>
          <w:t>shoulder</w:t>
        </w:r>
        <w:proofErr w:type="spellEnd"/>
        <w:r w:rsidRPr="00623430">
          <w:rPr>
            <w:rPrChange w:id="974" w:author="User" w:date="2025-06-16T09:13:00Z">
              <w:rPr/>
            </w:rPrChange>
          </w:rPr>
          <w:t xml:space="preserve"> </w:t>
        </w:r>
        <w:proofErr w:type="spellStart"/>
        <w:r w:rsidRPr="00623430">
          <w:rPr>
            <w:rPrChange w:id="975" w:author="User" w:date="2025-06-16T09:13:00Z">
              <w:rPr/>
            </w:rPrChange>
          </w:rPr>
          <w:t>to</w:t>
        </w:r>
        <w:proofErr w:type="spellEnd"/>
        <w:r w:rsidRPr="00623430">
          <w:rPr>
            <w:rPrChange w:id="976" w:author="User" w:date="2025-06-16T09:13:00Z">
              <w:rPr/>
            </w:rPrChange>
          </w:rPr>
          <w:t xml:space="preserve"> overhead. At </w:t>
        </w:r>
        <w:proofErr w:type="spellStart"/>
        <w:r w:rsidRPr="00623430">
          <w:rPr>
            <w:rPrChange w:id="977" w:author="User" w:date="2025-06-16T09:13:00Z">
              <w:rPr/>
            </w:rPrChange>
          </w:rPr>
          <w:t>the</w:t>
        </w:r>
        <w:proofErr w:type="spellEnd"/>
        <w:r w:rsidRPr="00623430">
          <w:rPr>
            <w:rPrChange w:id="978" w:author="User" w:date="2025-06-16T09:13:00Z">
              <w:rPr/>
            </w:rPrChange>
          </w:rPr>
          <w:t xml:space="preserve"> top, </w:t>
        </w:r>
        <w:proofErr w:type="spellStart"/>
        <w:r w:rsidRPr="00623430">
          <w:rPr>
            <w:rPrChange w:id="979" w:author="User" w:date="2025-06-16T09:13:00Z">
              <w:rPr/>
            </w:rPrChange>
          </w:rPr>
          <w:t>participants</w:t>
        </w:r>
        <w:proofErr w:type="spellEnd"/>
        <w:r w:rsidRPr="00623430">
          <w:rPr>
            <w:rPrChange w:id="980" w:author="User" w:date="2025-06-16T09:13:00Z">
              <w:rPr/>
            </w:rPrChange>
          </w:rPr>
          <w:t xml:space="preserve"> </w:t>
        </w:r>
        <w:proofErr w:type="spellStart"/>
        <w:r w:rsidRPr="00623430">
          <w:rPr>
            <w:rPrChange w:id="981" w:author="User" w:date="2025-06-16T09:13:00Z">
              <w:rPr/>
            </w:rPrChange>
          </w:rPr>
          <w:t>were</w:t>
        </w:r>
        <w:proofErr w:type="spellEnd"/>
        <w:r w:rsidRPr="00623430">
          <w:rPr>
            <w:rPrChange w:id="982" w:author="User" w:date="2025-06-16T09:13:00Z">
              <w:rPr/>
            </w:rPrChange>
          </w:rPr>
          <w:t xml:space="preserve"> </w:t>
        </w:r>
        <w:proofErr w:type="spellStart"/>
        <w:r w:rsidRPr="00623430">
          <w:rPr>
            <w:rPrChange w:id="983" w:author="User" w:date="2025-06-16T09:13:00Z">
              <w:rPr/>
            </w:rPrChange>
          </w:rPr>
          <w:t>instructed</w:t>
        </w:r>
        <w:proofErr w:type="spellEnd"/>
        <w:r w:rsidRPr="00623430">
          <w:rPr>
            <w:rPrChange w:id="984" w:author="User" w:date="2025-06-16T09:13:00Z">
              <w:rPr/>
            </w:rPrChange>
          </w:rPr>
          <w:t xml:space="preserve"> </w:t>
        </w:r>
        <w:proofErr w:type="spellStart"/>
        <w:r w:rsidRPr="00623430">
          <w:rPr>
            <w:rPrChange w:id="985" w:author="User" w:date="2025-06-16T09:13:00Z">
              <w:rPr/>
            </w:rPrChange>
          </w:rPr>
          <w:t>to</w:t>
        </w:r>
        <w:proofErr w:type="spellEnd"/>
        <w:r w:rsidRPr="00623430">
          <w:rPr>
            <w:rPrChange w:id="986" w:author="User" w:date="2025-06-16T09:13:00Z">
              <w:rPr/>
            </w:rPrChange>
          </w:rPr>
          <w:t xml:space="preserve"> </w:t>
        </w:r>
        <w:proofErr w:type="spellStart"/>
        <w:r w:rsidRPr="00623430">
          <w:rPr>
            <w:rPrChange w:id="987" w:author="User" w:date="2025-06-16T09:13:00Z">
              <w:rPr/>
            </w:rPrChange>
          </w:rPr>
          <w:t>fully</w:t>
        </w:r>
        <w:proofErr w:type="spellEnd"/>
        <w:r w:rsidRPr="00623430">
          <w:rPr>
            <w:rPrChange w:id="988" w:author="User" w:date="2025-06-16T09:13:00Z">
              <w:rPr/>
            </w:rPrChange>
          </w:rPr>
          <w:t xml:space="preserve"> </w:t>
        </w:r>
        <w:proofErr w:type="spellStart"/>
        <w:r w:rsidRPr="00623430">
          <w:rPr>
            <w:rPrChange w:id="989" w:author="User" w:date="2025-06-16T09:13:00Z">
              <w:rPr/>
            </w:rPrChange>
          </w:rPr>
          <w:t>extend</w:t>
        </w:r>
        <w:proofErr w:type="spellEnd"/>
        <w:r w:rsidRPr="00623430">
          <w:rPr>
            <w:rPrChange w:id="990" w:author="User" w:date="2025-06-16T09:13:00Z">
              <w:rPr/>
            </w:rPrChange>
          </w:rPr>
          <w:t xml:space="preserve"> </w:t>
        </w:r>
        <w:proofErr w:type="spellStart"/>
        <w:r w:rsidRPr="00623430">
          <w:rPr>
            <w:rPrChange w:id="991" w:author="User" w:date="2025-06-16T09:13:00Z">
              <w:rPr/>
            </w:rPrChange>
          </w:rPr>
          <w:t>the</w:t>
        </w:r>
        <w:proofErr w:type="spellEnd"/>
        <w:r w:rsidRPr="00623430">
          <w:rPr>
            <w:rPrChange w:id="992" w:author="User" w:date="2025-06-16T09:13:00Z">
              <w:rPr/>
            </w:rPrChange>
          </w:rPr>
          <w:t xml:space="preserve"> </w:t>
        </w:r>
        <w:proofErr w:type="spellStart"/>
        <w:r w:rsidRPr="00623430">
          <w:rPr>
            <w:rPrChange w:id="993" w:author="User" w:date="2025-06-16T09:13:00Z">
              <w:rPr/>
            </w:rPrChange>
          </w:rPr>
          <w:t>elbows</w:t>
        </w:r>
        <w:proofErr w:type="spellEnd"/>
        <w:r w:rsidRPr="00623430">
          <w:rPr>
            <w:rPrChange w:id="994" w:author="User" w:date="2025-06-16T09:13:00Z">
              <w:rPr/>
            </w:rPrChange>
          </w:rPr>
          <w:t xml:space="preserve">, </w:t>
        </w:r>
        <w:proofErr w:type="spellStart"/>
        <w:r w:rsidRPr="00623430">
          <w:rPr>
            <w:rPrChange w:id="995" w:author="User" w:date="2025-06-16T09:13:00Z">
              <w:rPr/>
            </w:rPrChange>
          </w:rPr>
          <w:t>perform</w:t>
        </w:r>
        <w:proofErr w:type="spellEnd"/>
        <w:r w:rsidRPr="00623430">
          <w:rPr>
            <w:rPrChange w:id="996" w:author="User" w:date="2025-06-16T09:13:00Z">
              <w:rPr/>
            </w:rPrChange>
          </w:rPr>
          <w:t xml:space="preserve"> </w:t>
        </w:r>
        <w:proofErr w:type="spellStart"/>
        <w:r w:rsidRPr="00623430">
          <w:rPr>
            <w:rPrChange w:id="997" w:author="User" w:date="2025-06-16T09:13:00Z">
              <w:rPr/>
            </w:rPrChange>
          </w:rPr>
          <w:t>external</w:t>
        </w:r>
        <w:proofErr w:type="spellEnd"/>
        <w:r w:rsidRPr="00623430">
          <w:rPr>
            <w:rPrChange w:id="998" w:author="User" w:date="2025-06-16T09:13:00Z">
              <w:rPr/>
            </w:rPrChange>
          </w:rPr>
          <w:t xml:space="preserve"> </w:t>
        </w:r>
        <w:proofErr w:type="spellStart"/>
        <w:r w:rsidRPr="00623430">
          <w:rPr>
            <w:rPrChange w:id="999" w:author="User" w:date="2025-06-16T09:13:00Z">
              <w:rPr/>
            </w:rPrChange>
          </w:rPr>
          <w:t>shoulder</w:t>
        </w:r>
        <w:proofErr w:type="spellEnd"/>
        <w:r w:rsidRPr="00623430">
          <w:rPr>
            <w:rPrChange w:id="1000" w:author="User" w:date="2025-06-16T09:13:00Z">
              <w:rPr/>
            </w:rPrChange>
          </w:rPr>
          <w:t xml:space="preserve"> </w:t>
        </w:r>
        <w:proofErr w:type="spellStart"/>
        <w:r w:rsidRPr="00623430">
          <w:rPr>
            <w:rPrChange w:id="1001" w:author="User" w:date="2025-06-16T09:13:00Z">
              <w:rPr/>
            </w:rPrChange>
          </w:rPr>
          <w:t>rotation</w:t>
        </w:r>
        <w:proofErr w:type="spellEnd"/>
        <w:r w:rsidRPr="00623430">
          <w:rPr>
            <w:rPrChange w:id="1002" w:author="User" w:date="2025-06-16T09:13:00Z">
              <w:rPr/>
            </w:rPrChange>
          </w:rPr>
          <w:t xml:space="preserve">, </w:t>
        </w:r>
        <w:proofErr w:type="spellStart"/>
        <w:r w:rsidRPr="00623430">
          <w:rPr>
            <w:rPrChange w:id="1003" w:author="User" w:date="2025-06-16T09:13:00Z">
              <w:rPr/>
            </w:rPrChange>
          </w:rPr>
          <w:t>and</w:t>
        </w:r>
        <w:proofErr w:type="spellEnd"/>
        <w:r w:rsidRPr="00623430">
          <w:rPr>
            <w:rPrChange w:id="1004" w:author="User" w:date="2025-06-16T09:13:00Z">
              <w:rPr/>
            </w:rPrChange>
          </w:rPr>
          <w:t xml:space="preserve"> </w:t>
        </w:r>
        <w:proofErr w:type="spellStart"/>
        <w:r w:rsidRPr="00623430">
          <w:rPr>
            <w:rPrChange w:id="1005" w:author="User" w:date="2025-06-16T09:13:00Z">
              <w:rPr/>
            </w:rPrChange>
          </w:rPr>
          <w:t>bring</w:t>
        </w:r>
        <w:proofErr w:type="spellEnd"/>
        <w:r w:rsidRPr="00623430">
          <w:rPr>
            <w:rPrChange w:id="1006" w:author="User" w:date="2025-06-16T09:13:00Z">
              <w:rPr/>
            </w:rPrChange>
          </w:rPr>
          <w:t xml:space="preserve"> </w:t>
        </w:r>
        <w:proofErr w:type="spellStart"/>
        <w:r w:rsidRPr="00623430">
          <w:rPr>
            <w:rPrChange w:id="1007" w:author="User" w:date="2025-06-16T09:13:00Z">
              <w:rPr/>
            </w:rPrChange>
          </w:rPr>
          <w:t>the</w:t>
        </w:r>
        <w:proofErr w:type="spellEnd"/>
        <w:r w:rsidRPr="00623430">
          <w:rPr>
            <w:rPrChange w:id="1008" w:author="User" w:date="2025-06-16T09:13:00Z">
              <w:rPr/>
            </w:rPrChange>
          </w:rPr>
          <w:t xml:space="preserve"> </w:t>
        </w:r>
        <w:proofErr w:type="spellStart"/>
        <w:r w:rsidRPr="00623430">
          <w:rPr>
            <w:rPrChange w:id="1009" w:author="User" w:date="2025-06-16T09:13:00Z">
              <w:rPr/>
            </w:rPrChange>
          </w:rPr>
          <w:t>head</w:t>
        </w:r>
        <w:proofErr w:type="spellEnd"/>
        <w:r w:rsidRPr="00623430">
          <w:rPr>
            <w:rPrChange w:id="1010" w:author="User" w:date="2025-06-16T09:13:00Z">
              <w:rPr/>
            </w:rPrChange>
          </w:rPr>
          <w:t xml:space="preserve"> </w:t>
        </w:r>
        <w:proofErr w:type="spellStart"/>
        <w:r w:rsidRPr="00623430">
          <w:rPr>
            <w:rPrChange w:id="1011" w:author="User" w:date="2025-06-16T09:13:00Z">
              <w:rPr/>
            </w:rPrChange>
          </w:rPr>
          <w:t>forward</w:t>
        </w:r>
        <w:proofErr w:type="spellEnd"/>
        <w:r w:rsidRPr="00623430">
          <w:rPr>
            <w:rPrChange w:id="1012" w:author="User" w:date="2025-06-16T09:13:00Z">
              <w:rPr/>
            </w:rPrChange>
          </w:rPr>
          <w:t xml:space="preserve"> </w:t>
        </w:r>
        <w:proofErr w:type="spellStart"/>
        <w:r w:rsidRPr="00623430">
          <w:rPr>
            <w:rPrChange w:id="1013" w:author="User" w:date="2025-06-16T09:13:00Z">
              <w:rPr/>
            </w:rPrChange>
          </w:rPr>
          <w:t>into</w:t>
        </w:r>
        <w:proofErr w:type="spellEnd"/>
        <w:r w:rsidRPr="00623430">
          <w:rPr>
            <w:rPrChange w:id="1014" w:author="User" w:date="2025-06-16T09:13:00Z">
              <w:rPr/>
            </w:rPrChange>
          </w:rPr>
          <w:t xml:space="preserve"> a neutral position</w:t>
        </w:r>
      </w:ins>
      <w:ins w:id="1015" w:author="User" w:date="2025-06-10T14:25:00Z">
        <w:r w:rsidR="00162F91" w:rsidRPr="00623430">
          <w:rPr>
            <w:rPrChange w:id="1016" w:author="User" w:date="2025-06-16T09:13:00Z">
              <w:rPr>
                <w:highlight w:val="yellow"/>
              </w:rPr>
            </w:rPrChange>
          </w:rPr>
          <w:t xml:space="preserve"> (figure 2)</w:t>
        </w:r>
      </w:ins>
      <w:ins w:id="1017" w:author="User" w:date="2025-06-10T12:08:00Z">
        <w:r w:rsidRPr="00623430">
          <w:rPr>
            <w:rPrChange w:id="1018" w:author="User" w:date="2025-06-16T09:13:00Z">
              <w:rPr/>
            </w:rPrChange>
          </w:rPr>
          <w:t xml:space="preserve">. </w:t>
        </w:r>
        <w:proofErr w:type="spellStart"/>
        <w:r w:rsidRPr="00623430">
          <w:rPr>
            <w:rPrChange w:id="1019" w:author="User" w:date="2025-06-16T09:13:00Z">
              <w:rPr/>
            </w:rPrChange>
          </w:rPr>
          <w:t>Any</w:t>
        </w:r>
        <w:proofErr w:type="spellEnd"/>
        <w:r w:rsidRPr="00623430">
          <w:rPr>
            <w:rPrChange w:id="1020" w:author="User" w:date="2025-06-16T09:13:00Z">
              <w:rPr/>
            </w:rPrChange>
          </w:rPr>
          <w:t xml:space="preserve"> </w:t>
        </w:r>
        <w:proofErr w:type="spellStart"/>
        <w:r w:rsidRPr="00623430">
          <w:rPr>
            <w:rPrChange w:id="1021" w:author="User" w:date="2025-06-16T09:13:00Z">
              <w:rPr/>
            </w:rPrChange>
          </w:rPr>
          <w:t>form</w:t>
        </w:r>
        <w:proofErr w:type="spellEnd"/>
        <w:r w:rsidRPr="00623430">
          <w:rPr>
            <w:rPrChange w:id="1022" w:author="User" w:date="2025-06-16T09:13:00Z">
              <w:rPr/>
            </w:rPrChange>
          </w:rPr>
          <w:t xml:space="preserve"> </w:t>
        </w:r>
        <w:proofErr w:type="spellStart"/>
        <w:r w:rsidRPr="00623430">
          <w:rPr>
            <w:rPrChange w:id="1023" w:author="User" w:date="2025-06-16T09:13:00Z">
              <w:rPr/>
            </w:rPrChange>
          </w:rPr>
          <w:t>of</w:t>
        </w:r>
        <w:proofErr w:type="spellEnd"/>
        <w:r w:rsidRPr="00623430">
          <w:rPr>
            <w:rPrChange w:id="1024" w:author="User" w:date="2025-06-16T09:13:00Z">
              <w:rPr/>
            </w:rPrChange>
          </w:rPr>
          <w:t xml:space="preserve"> </w:t>
        </w:r>
        <w:proofErr w:type="spellStart"/>
        <w:r w:rsidRPr="00623430">
          <w:rPr>
            <w:rPrChange w:id="1025" w:author="User" w:date="2025-06-16T09:13:00Z">
              <w:rPr/>
            </w:rPrChange>
          </w:rPr>
          <w:t>assistance</w:t>
        </w:r>
        <w:proofErr w:type="spellEnd"/>
        <w:r w:rsidRPr="00623430">
          <w:rPr>
            <w:rPrChange w:id="1026" w:author="User" w:date="2025-06-16T09:13:00Z">
              <w:rPr/>
            </w:rPrChange>
          </w:rPr>
          <w:t>—</w:t>
        </w:r>
        <w:proofErr w:type="spellStart"/>
        <w:r w:rsidRPr="00623430">
          <w:rPr>
            <w:rPrChange w:id="1027" w:author="User" w:date="2025-06-16T09:13:00Z">
              <w:rPr/>
            </w:rPrChange>
          </w:rPr>
          <w:t>such</w:t>
        </w:r>
        <w:proofErr w:type="spellEnd"/>
        <w:r w:rsidRPr="00623430">
          <w:rPr>
            <w:rPrChange w:id="1028" w:author="User" w:date="2025-06-16T09:13:00Z">
              <w:rPr/>
            </w:rPrChange>
          </w:rPr>
          <w:t xml:space="preserve"> as </w:t>
        </w:r>
        <w:proofErr w:type="spellStart"/>
        <w:r w:rsidRPr="00623430">
          <w:rPr>
            <w:rPrChange w:id="1029" w:author="User" w:date="2025-06-16T09:13:00Z">
              <w:rPr/>
            </w:rPrChange>
          </w:rPr>
          <w:t>knee</w:t>
        </w:r>
        <w:proofErr w:type="spellEnd"/>
        <w:r w:rsidRPr="00623430">
          <w:rPr>
            <w:rPrChange w:id="1030" w:author="User" w:date="2025-06-16T09:13:00Z">
              <w:rPr/>
            </w:rPrChange>
          </w:rPr>
          <w:t xml:space="preserve"> </w:t>
        </w:r>
        <w:proofErr w:type="spellStart"/>
        <w:r w:rsidRPr="00623430">
          <w:rPr>
            <w:rPrChange w:id="1031" w:author="User" w:date="2025-06-16T09:13:00Z">
              <w:rPr/>
            </w:rPrChange>
          </w:rPr>
          <w:t>or</w:t>
        </w:r>
        <w:proofErr w:type="spellEnd"/>
        <w:r w:rsidRPr="00623430">
          <w:rPr>
            <w:rPrChange w:id="1032" w:author="User" w:date="2025-06-16T09:13:00Z">
              <w:rPr/>
            </w:rPrChange>
          </w:rPr>
          <w:t xml:space="preserve"> hip drive (i.e., </w:t>
        </w:r>
        <w:proofErr w:type="spellStart"/>
        <w:r w:rsidRPr="00623430">
          <w:rPr>
            <w:rPrChange w:id="1033" w:author="User" w:date="2025-06-16T09:13:00Z">
              <w:rPr/>
            </w:rPrChange>
          </w:rPr>
          <w:t>push</w:t>
        </w:r>
        <w:proofErr w:type="spellEnd"/>
        <w:r w:rsidRPr="00623430">
          <w:rPr>
            <w:rPrChange w:id="1034" w:author="User" w:date="2025-06-16T09:13:00Z">
              <w:rPr/>
            </w:rPrChange>
          </w:rPr>
          <w:t xml:space="preserve"> </w:t>
        </w:r>
        <w:proofErr w:type="spellStart"/>
        <w:r w:rsidRPr="00623430">
          <w:rPr>
            <w:rPrChange w:id="1035" w:author="User" w:date="2025-06-16T09:13:00Z">
              <w:rPr/>
            </w:rPrChange>
          </w:rPr>
          <w:t>press</w:t>
        </w:r>
        <w:proofErr w:type="spellEnd"/>
        <w:r w:rsidRPr="00623430">
          <w:rPr>
            <w:rPrChange w:id="1036" w:author="User" w:date="2025-06-16T09:13:00Z">
              <w:rPr/>
            </w:rPrChange>
          </w:rPr>
          <w:t xml:space="preserve">), </w:t>
        </w:r>
        <w:proofErr w:type="spellStart"/>
        <w:r w:rsidRPr="00623430">
          <w:rPr>
            <w:rPrChange w:id="1037" w:author="User" w:date="2025-06-16T09:13:00Z">
              <w:rPr/>
            </w:rPrChange>
          </w:rPr>
          <w:t>heel</w:t>
        </w:r>
        <w:proofErr w:type="spellEnd"/>
        <w:r w:rsidRPr="00623430">
          <w:rPr>
            <w:rPrChange w:id="1038" w:author="User" w:date="2025-06-16T09:13:00Z">
              <w:rPr/>
            </w:rPrChange>
          </w:rPr>
          <w:t xml:space="preserve"> </w:t>
        </w:r>
        <w:proofErr w:type="spellStart"/>
        <w:r w:rsidRPr="00623430">
          <w:rPr>
            <w:rPrChange w:id="1039" w:author="User" w:date="2025-06-16T09:13:00Z">
              <w:rPr/>
            </w:rPrChange>
          </w:rPr>
          <w:t>elevation</w:t>
        </w:r>
        <w:proofErr w:type="spellEnd"/>
        <w:r w:rsidRPr="00623430">
          <w:rPr>
            <w:rPrChange w:id="1040" w:author="User" w:date="2025-06-16T09:13:00Z">
              <w:rPr/>
            </w:rPrChange>
          </w:rPr>
          <w:t xml:space="preserve">, </w:t>
        </w:r>
        <w:proofErr w:type="spellStart"/>
        <w:r w:rsidRPr="00623430">
          <w:rPr>
            <w:rPrChange w:id="1041" w:author="User" w:date="2025-06-16T09:13:00Z">
              <w:rPr/>
            </w:rPrChange>
          </w:rPr>
          <w:t>lumbar</w:t>
        </w:r>
        <w:proofErr w:type="spellEnd"/>
        <w:r w:rsidRPr="00623430">
          <w:rPr>
            <w:rPrChange w:id="1042" w:author="User" w:date="2025-06-16T09:13:00Z">
              <w:rPr/>
            </w:rPrChange>
          </w:rPr>
          <w:t xml:space="preserve"> </w:t>
        </w:r>
        <w:proofErr w:type="spellStart"/>
        <w:r w:rsidRPr="00623430">
          <w:rPr>
            <w:rPrChange w:id="1043" w:author="User" w:date="2025-06-16T09:13:00Z">
              <w:rPr/>
            </w:rPrChange>
          </w:rPr>
          <w:t>hyperextension</w:t>
        </w:r>
        <w:proofErr w:type="spellEnd"/>
        <w:r w:rsidRPr="00623430">
          <w:rPr>
            <w:rPrChange w:id="1044" w:author="User" w:date="2025-06-16T09:13:00Z">
              <w:rPr/>
            </w:rPrChange>
          </w:rPr>
          <w:t xml:space="preserve">, </w:t>
        </w:r>
        <w:proofErr w:type="spellStart"/>
        <w:r w:rsidRPr="00623430">
          <w:rPr>
            <w:rPrChange w:id="1045" w:author="User" w:date="2025-06-16T09:13:00Z">
              <w:rPr/>
            </w:rPrChange>
          </w:rPr>
          <w:t>or</w:t>
        </w:r>
        <w:proofErr w:type="spellEnd"/>
        <w:r w:rsidRPr="00623430">
          <w:rPr>
            <w:rPrChange w:id="1046" w:author="User" w:date="2025-06-16T09:13:00Z">
              <w:rPr/>
            </w:rPrChange>
          </w:rPr>
          <w:t xml:space="preserve"> </w:t>
        </w:r>
        <w:proofErr w:type="spellStart"/>
        <w:r w:rsidRPr="00623430">
          <w:rPr>
            <w:rPrChange w:id="1047" w:author="User" w:date="2025-06-16T09:13:00Z">
              <w:rPr/>
            </w:rPrChange>
          </w:rPr>
          <w:t>bouncing</w:t>
        </w:r>
        <w:proofErr w:type="spellEnd"/>
        <w:r w:rsidRPr="00623430">
          <w:rPr>
            <w:rPrChange w:id="1048" w:author="User" w:date="2025-06-16T09:13:00Z">
              <w:rPr/>
            </w:rPrChange>
          </w:rPr>
          <w:t xml:space="preserve"> </w:t>
        </w:r>
        <w:proofErr w:type="spellStart"/>
        <w:r w:rsidRPr="00623430">
          <w:rPr>
            <w:rPrChange w:id="1049" w:author="User" w:date="2025-06-16T09:13:00Z">
              <w:rPr/>
            </w:rPrChange>
          </w:rPr>
          <w:t>the</w:t>
        </w:r>
        <w:proofErr w:type="spellEnd"/>
        <w:r w:rsidRPr="00623430">
          <w:rPr>
            <w:rPrChange w:id="1050" w:author="User" w:date="2025-06-16T09:13:00Z">
              <w:rPr/>
            </w:rPrChange>
          </w:rPr>
          <w:t xml:space="preserve"> bar—</w:t>
        </w:r>
        <w:proofErr w:type="spellStart"/>
        <w:r w:rsidRPr="00623430">
          <w:rPr>
            <w:rPrChange w:id="1051" w:author="User" w:date="2025-06-16T09:13:00Z">
              <w:rPr/>
            </w:rPrChange>
          </w:rPr>
          <w:t>was</w:t>
        </w:r>
        <w:proofErr w:type="spellEnd"/>
        <w:r w:rsidRPr="00623430">
          <w:rPr>
            <w:rPrChange w:id="1052" w:author="User" w:date="2025-06-16T09:13:00Z">
              <w:rPr/>
            </w:rPrChange>
          </w:rPr>
          <w:t xml:space="preserve"> </w:t>
        </w:r>
        <w:proofErr w:type="spellStart"/>
        <w:r w:rsidRPr="00623430">
          <w:rPr>
            <w:rPrChange w:id="1053" w:author="User" w:date="2025-06-16T09:13:00Z">
              <w:rPr/>
            </w:rPrChange>
          </w:rPr>
          <w:t>strictly</w:t>
        </w:r>
        <w:proofErr w:type="spellEnd"/>
        <w:r w:rsidRPr="00623430">
          <w:rPr>
            <w:rPrChange w:id="1054" w:author="User" w:date="2025-06-16T09:13:00Z">
              <w:rPr/>
            </w:rPrChange>
          </w:rPr>
          <w:t xml:space="preserve"> </w:t>
        </w:r>
        <w:proofErr w:type="spellStart"/>
        <w:r w:rsidRPr="00623430">
          <w:rPr>
            <w:rPrChange w:id="1055" w:author="User" w:date="2025-06-16T09:13:00Z">
              <w:rPr/>
            </w:rPrChange>
          </w:rPr>
          <w:t>prohibited</w:t>
        </w:r>
        <w:proofErr w:type="spellEnd"/>
        <w:r w:rsidRPr="00623430">
          <w:rPr>
            <w:rPrChange w:id="1056" w:author="User" w:date="2025-06-16T09:13:00Z">
              <w:rPr/>
            </w:rPrChange>
          </w:rPr>
          <w:t>.</w:t>
        </w:r>
      </w:ins>
    </w:p>
    <w:p w14:paraId="778A9C19" w14:textId="77777777" w:rsidR="007B25CD" w:rsidRPr="007B25CD" w:rsidRDefault="007B25CD" w:rsidP="00932FB9">
      <w:pPr>
        <w:spacing w:before="100" w:beforeAutospacing="1" w:after="100" w:afterAutospacing="1" w:line="480" w:lineRule="auto"/>
        <w:ind w:left="0" w:firstLine="708"/>
        <w:rPr>
          <w:ins w:id="1057" w:author="User" w:date="2025-06-10T12:08:00Z"/>
          <w:color w:val="auto"/>
          <w:szCs w:val="24"/>
          <w:lang w:val="en-US"/>
          <w:rPrChange w:id="1058" w:author="User" w:date="2025-06-10T12:08:00Z">
            <w:rPr>
              <w:ins w:id="1059" w:author="User" w:date="2025-06-10T12:08:00Z"/>
              <w:i/>
              <w:iCs/>
              <w:color w:val="auto"/>
              <w:szCs w:val="24"/>
              <w:lang w:val="en-US"/>
            </w:rPr>
          </w:rPrChange>
        </w:rPr>
      </w:pPr>
    </w:p>
    <w:p w14:paraId="0F68BCC4" w14:textId="67991A16" w:rsidR="0028080A" w:rsidRPr="0053613A" w:rsidRDefault="00B668F3">
      <w:pPr>
        <w:spacing w:before="100" w:beforeAutospacing="1" w:after="100" w:afterAutospacing="1" w:line="480" w:lineRule="auto"/>
        <w:ind w:left="0" w:firstLine="708"/>
        <w:rPr>
          <w:i/>
          <w:iCs/>
          <w:color w:val="auto"/>
          <w:szCs w:val="24"/>
          <w:lang w:val="en-US"/>
          <w:rPrChange w:id="1060" w:author="User" w:date="2025-06-10T12:08:00Z">
            <w:rPr>
              <w:color w:val="auto"/>
              <w:szCs w:val="24"/>
              <w:lang w:val="en-US"/>
            </w:rPr>
          </w:rPrChange>
        </w:rPr>
        <w:pPrChange w:id="1061" w:author="User" w:date="2025-06-05T17:50:00Z">
          <w:pPr>
            <w:spacing w:before="100" w:beforeAutospacing="1" w:after="100" w:afterAutospacing="1" w:line="480" w:lineRule="auto"/>
            <w:ind w:left="0" w:firstLine="360"/>
          </w:pPr>
        </w:pPrChange>
      </w:pPr>
      <w:ins w:id="1062" w:author="User" w:date="2025-06-05T18:08:00Z">
        <w:r w:rsidRPr="007B25CD">
          <w:rPr>
            <w:i/>
            <w:iCs/>
            <w:color w:val="auto"/>
            <w:szCs w:val="24"/>
            <w:lang w:val="en-US"/>
            <w:rPrChange w:id="1063" w:author="User" w:date="2025-06-10T12:08:00Z">
              <w:rPr>
                <w:color w:val="auto"/>
                <w:szCs w:val="24"/>
              </w:rPr>
            </w:rPrChange>
          </w:rPr>
          <w:t>T</w:t>
        </w:r>
      </w:ins>
      <w:ins w:id="1064" w:author="User" w:date="2025-06-05T18:07:00Z">
        <w:r w:rsidRPr="007B25CD">
          <w:rPr>
            <w:i/>
            <w:iCs/>
            <w:color w:val="auto"/>
            <w:szCs w:val="24"/>
            <w:lang w:val="en-US"/>
            <w:rPrChange w:id="1065" w:author="User" w:date="2025-06-10T12:08:00Z">
              <w:rPr>
                <w:color w:val="auto"/>
                <w:szCs w:val="24"/>
              </w:rPr>
            </w:rPrChange>
          </w:rPr>
          <w:t>he</w:t>
        </w:r>
      </w:ins>
      <w:ins w:id="1066" w:author="User" w:date="2025-06-05T18:08:00Z">
        <w:r w:rsidRPr="007B25CD">
          <w:rPr>
            <w:i/>
            <w:iCs/>
            <w:color w:val="auto"/>
            <w:szCs w:val="24"/>
            <w:lang w:val="en-US"/>
            <w:rPrChange w:id="1067" w:author="User" w:date="2025-06-10T12:08:00Z">
              <w:rPr>
                <w:color w:val="auto"/>
                <w:szCs w:val="24"/>
              </w:rPr>
            </w:rPrChange>
          </w:rPr>
          <w:t xml:space="preserve"> SP</w:t>
        </w:r>
      </w:ins>
      <w:ins w:id="1068" w:author="User" w:date="2025-06-05T18:07:00Z">
        <w:r w:rsidRPr="007B25CD">
          <w:rPr>
            <w:i/>
            <w:iCs/>
            <w:color w:val="auto"/>
            <w:szCs w:val="24"/>
            <w:lang w:val="en-US"/>
            <w:rPrChange w:id="1069" w:author="User" w:date="2025-06-10T12:08:00Z">
              <w:rPr>
                <w:color w:val="auto"/>
                <w:szCs w:val="24"/>
              </w:rPr>
            </w:rPrChange>
          </w:rPr>
          <w:t xml:space="preserve"> initial position </w:t>
        </w:r>
      </w:ins>
      <w:ins w:id="1070" w:author="User" w:date="2025-06-05T18:08:00Z">
        <w:r w:rsidRPr="007B25CD">
          <w:rPr>
            <w:i/>
            <w:iCs/>
            <w:color w:val="auto"/>
            <w:szCs w:val="24"/>
            <w:lang w:val="en-US"/>
            <w:rPrChange w:id="1071" w:author="User" w:date="2025-06-10T12:08:00Z">
              <w:rPr>
                <w:color w:val="auto"/>
                <w:szCs w:val="24"/>
              </w:rPr>
            </w:rPrChange>
          </w:rPr>
          <w:t xml:space="preserve">was </w:t>
        </w:r>
      </w:ins>
      <w:ins w:id="1072" w:author="User" w:date="2025-06-05T18:07:00Z">
        <w:r w:rsidRPr="007B25CD">
          <w:rPr>
            <w:i/>
            <w:iCs/>
            <w:color w:val="auto"/>
            <w:szCs w:val="24"/>
            <w:lang w:val="en-US"/>
            <w:rPrChange w:id="1073" w:author="User" w:date="2025-06-10T12:08:00Z">
              <w:rPr>
                <w:color w:val="auto"/>
                <w:szCs w:val="24"/>
              </w:rPr>
            </w:rPrChange>
          </w:rPr>
          <w:t>barbell at shoulder level and the execution through full elbow extension</w:t>
        </w:r>
      </w:ins>
      <w:ins w:id="1074" w:author="User" w:date="2025-06-05T18:09:00Z">
        <w:r w:rsidRPr="007B25CD">
          <w:rPr>
            <w:i/>
            <w:iCs/>
            <w:color w:val="auto"/>
            <w:szCs w:val="24"/>
            <w:lang w:val="en-US"/>
            <w:rPrChange w:id="1075" w:author="User" w:date="2025-06-10T12:08:00Z">
              <w:rPr>
                <w:color w:val="auto"/>
                <w:szCs w:val="24"/>
              </w:rPr>
            </w:rPrChange>
          </w:rPr>
          <w:t xml:space="preserve"> above the head (figure 2)</w:t>
        </w:r>
        <w:r w:rsidR="00E45AD3" w:rsidRPr="007B25CD">
          <w:rPr>
            <w:i/>
            <w:iCs/>
            <w:color w:val="auto"/>
            <w:szCs w:val="24"/>
            <w:lang w:val="en-US"/>
            <w:rPrChange w:id="1076" w:author="User" w:date="2025-06-10T12:08:00Z">
              <w:rPr>
                <w:color w:val="auto"/>
                <w:szCs w:val="24"/>
              </w:rPr>
            </w:rPrChange>
          </w:rPr>
          <w:t>.</w:t>
        </w:r>
        <w:r w:rsidRPr="007B25CD">
          <w:rPr>
            <w:i/>
            <w:iCs/>
            <w:color w:val="auto"/>
            <w:szCs w:val="24"/>
            <w:lang w:val="en-US"/>
            <w:rPrChange w:id="1077" w:author="User" w:date="2025-06-10T12:08:00Z">
              <w:rPr>
                <w:color w:val="auto"/>
                <w:szCs w:val="24"/>
              </w:rPr>
            </w:rPrChange>
          </w:rPr>
          <w:t xml:space="preserve"> </w:t>
        </w:r>
        <w:r w:rsidRPr="007B25CD">
          <w:rPr>
            <w:i/>
            <w:iCs/>
            <w:color w:val="auto"/>
            <w:szCs w:val="24"/>
            <w:lang w:val="en-US"/>
            <w:rPrChange w:id="1078" w:author="User" w:date="2025-06-10T12:08:00Z">
              <w:rPr>
                <w:color w:val="auto"/>
                <w:szCs w:val="24"/>
                <w:lang w:val="en-US"/>
              </w:rPr>
            </w:rPrChange>
          </w:rPr>
          <w:t>Movement standards included maintaining a neutral spine</w:t>
        </w:r>
      </w:ins>
      <w:ins w:id="1079" w:author="User" w:date="2025-06-05T18:10:00Z">
        <w:r w:rsidR="00E45AD3" w:rsidRPr="007B25CD">
          <w:rPr>
            <w:i/>
            <w:iCs/>
            <w:color w:val="auto"/>
            <w:szCs w:val="24"/>
            <w:lang w:val="en-US"/>
            <w:rPrChange w:id="1080" w:author="User" w:date="2025-06-10T12:08:00Z">
              <w:rPr>
                <w:color w:val="auto"/>
                <w:szCs w:val="24"/>
                <w:lang w:val="en-US"/>
              </w:rPr>
            </w:rPrChange>
          </w:rPr>
          <w:t xml:space="preserve"> and</w:t>
        </w:r>
      </w:ins>
      <w:ins w:id="1081" w:author="User" w:date="2025-06-05T18:09:00Z">
        <w:r w:rsidRPr="007B25CD">
          <w:rPr>
            <w:i/>
            <w:iCs/>
            <w:color w:val="auto"/>
            <w:szCs w:val="24"/>
            <w:lang w:val="en-US"/>
            <w:rPrChange w:id="1082" w:author="User" w:date="2025-06-10T12:08:00Z">
              <w:rPr>
                <w:color w:val="auto"/>
                <w:szCs w:val="24"/>
                <w:lang w:val="en-US"/>
              </w:rPr>
            </w:rPrChange>
          </w:rPr>
          <w:t xml:space="preserve"> no use of lower-body assistance</w:t>
        </w:r>
      </w:ins>
      <w:ins w:id="1083" w:author="User" w:date="2025-06-05T18:10:00Z">
        <w:r w:rsidR="00E45AD3" w:rsidRPr="0053613A">
          <w:rPr>
            <w:i/>
            <w:iCs/>
            <w:color w:val="auto"/>
            <w:szCs w:val="24"/>
            <w:lang w:val="en-US"/>
            <w:rPrChange w:id="1084" w:author="User" w:date="2025-06-10T12:08:00Z">
              <w:rPr>
                <w:color w:val="auto"/>
                <w:szCs w:val="24"/>
                <w:lang w:val="en-US"/>
              </w:rPr>
            </w:rPrChange>
          </w:rPr>
          <w:t xml:space="preserve">. </w:t>
        </w:r>
      </w:ins>
      <w:r w:rsidR="0028080A" w:rsidRPr="0053613A">
        <w:rPr>
          <w:i/>
          <w:iCs/>
          <w:color w:val="auto"/>
          <w:szCs w:val="24"/>
          <w:lang w:val="en-US"/>
          <w:rPrChange w:id="1085" w:author="User" w:date="2025-06-10T12:08:00Z">
            <w:rPr>
              <w:color w:val="auto"/>
              <w:szCs w:val="24"/>
              <w:lang w:val="en-US"/>
            </w:rPr>
          </w:rPrChange>
        </w:rPr>
        <w:t xml:space="preserve">The 1-RM test followed a protocol adapted from Dias et al. </w:t>
      </w:r>
      <w:ins w:id="1086" w:author="User" w:date="2025-05-29T18:16:00Z">
        <w:r w:rsidR="000F070B" w:rsidRPr="0053613A">
          <w:rPr>
            <w:i/>
            <w:iCs/>
            <w:color w:val="auto"/>
            <w:szCs w:val="24"/>
            <w:rPrChange w:id="1087" w:author="User" w:date="2025-06-10T12:08:00Z">
              <w:rPr>
                <w:color w:val="auto"/>
                <w:szCs w:val="24"/>
              </w:rPr>
            </w:rPrChange>
          </w:rPr>
          <w:t>(</w:t>
        </w:r>
      </w:ins>
      <w:r w:rsidR="000F070B" w:rsidRPr="0053613A">
        <w:rPr>
          <w:i/>
          <w:iCs/>
          <w:color w:val="auto"/>
          <w:szCs w:val="24"/>
          <w:rPrChange w:id="1088" w:author="User" w:date="2025-06-10T12:08:00Z">
            <w:rPr>
              <w:color w:val="auto"/>
              <w:szCs w:val="24"/>
            </w:rPr>
          </w:rPrChange>
        </w:rPr>
        <w:fldChar w:fldCharType="begin"/>
      </w:r>
      <w:r w:rsidR="00485B57" w:rsidRPr="0053613A">
        <w:rPr>
          <w:i/>
          <w:iCs/>
          <w:color w:val="auto"/>
          <w:szCs w:val="24"/>
          <w:rPrChange w:id="1089" w:author="User" w:date="2025-06-10T12:08:00Z">
            <w:rPr>
              <w:color w:val="auto"/>
              <w:szCs w:val="24"/>
            </w:rPr>
          </w:rPrChange>
        </w:rPr>
        <w:instrText xml:space="preserve"> ADDIN ZOTERO_ITEM CSL_CITATION {"citationID":"vPZGi1xv","properties":{"formattedCitation":"\\super 16\\nosupersub{}","plainCitation":"16","noteIndex":0},"citationItems":[{"id":20,"uris":["http://zotero.org/users/17274952/items/PT598QVY"],"itemData":{"id":20,"type":"article-journal","abstract":"Embora testes de uma repetição máxima (1-RM) sejam freqüentemente utilizados para a avaliação da força muscular, acredita-se que os resultados obtidos possam ser afetados pela falta de familiarização prévia, até mesmo em sujeitos com experiência em exercícios com pesos. Assim, o objetivo deste estudo foi investigar o impacto do processo de familiarização para avaliação da força muscular em testes de 1-RM. Para tanto, 21 homens (24,5 ± 3,8 anos), aparentemente saudáveis, com experiência prévia de pelo menos seis meses em treinamento com pesos, foram submetidos a testes repetitivos de 1-RM nos exercícios supino em banco horizontal, agachamento e rosca direta de bíceps. Os testes foram executados em quatro sessões, intervaladas a cada 48-72 horas. Um número máximo de três tentativas, com intervalo de três a cinco minutos para recuperação, foi utilizado em cada exercício, nas quatro sessões de testagem. ANOVA para medidas repetidas, seguida pelo teste post hoc de Tukey, quando p &lt; 0,05, foi utilizada para o tratamento dos dados. Aumentos significantes na força muscular (p &lt; 0,01) foram encontrados nos três exercícios analisados entre a primeira e a quarta sessão de familiarização (2,4% no supino em banco horizontal, 3,4% no agachamento e 5,4% na rosca direta de bíceps). Todavia, nenhuma diferença estatisticamente significante foi encontrada entre a segunda e a quarta sessão de familiarização na rosca direta de bíceps (p &gt; 0,05), bem como entre a terceira e a quarta sessão no supino em banco horizontal e no agachamento (p &gt; 0,05). Os resultados indicam que a falta de familiarização prévia com testes de 1-RM pode comprometer a avaliação da força muscular. Portanto, sugere-se, para avaliação mais acurada da força muscular mediante testes de 1-RM, a execução de duas a três sessões de familiarização em homens adultos com experiência em exercícios com pesos.Embora la utilización de tests de una repetición máxima (1-RM) es frecuente para la evaluación de la fuerza muscular, se acredita que los resultados obtenidos puedan ser afectados por la falta de familiarización previa, hasta mismo en sujetos con experiencia en ejercicios con pesos. Asi, el objetivo de este estudio fué investigar el impacto del proceso de familiarización para evaluación de la fuerza muscular en tests de 1-RM. Por lo tanto, 21 hombres (24,5 ± 3,8 años), aparentemente saludables con experiencia previa de por lo menos seis meses de entrenamiento con pesos, fueron sometidos a tests reptitivos de 1-RM en los ejercicios supino en banco horizontal, agachamiento y rosca directa de bíceps. Los tests fueran ejecutados en cuatro sesiones, intervaladas en cada 48-72 horas. Un número máximo de tres tentativas, con intérvalo de tres a cinco minutos para recuperación, fué utilizado en cada ejercicio, en las cuatro sessiones de testeo. ANOVA se utilizó para medidas repetidas, seguida por el test post hoc de Tukey, cuando p &lt; 0,05, fué utilizada para el tratamiento de los datos. Aumentos significantes en la fuerza muscular (p &lt; 0,01) fueron encontrados los tres ejercicios analizados entre la primera y la cuarta sesión de familiarización (2,4% en supino en banco horizontal, 3,4% en agachamiento y 5,4% en la rosca directa del bíceps). Todavía, ninguna diferencia estadísticamente significativamente fuera encontrada entre la segunda y la cuarta sesión de familiarización en la rosca directa de bíceps (p &gt; 0,05), bien con entre la tercera y la cuarta sesión en el supino en el banco horizontal y en el agachamiento (p &gt; 0,05). Los resultados indican que la falta de familiarización previa con tests de 1-RM puede comprometer la evaluación de la fuerza muscular. Por lo tanto, se sugiere para la evaluación mas acurada de la fuerza muscular mediante tests de 1-RM la ejecución de dos a tres sesiones de familiarización en los hombres adultos con experiencia en ejercicios con pesos.Although the use of maximum repetition tests (1-RM) is frequent for assessment of the muscular strength, one believes that the results obtained may be affected by the lack of previous familiarization, even in skilled subjects in exercises with weights. Thus, the objective of this study was to investigate the impact of the familiarization process on the muscular strength assessment in 1-RM tests. To do so, 21 men (24.5 ± 3.8 years of age), apparently healthy and with previous experience of at least six months on weight training, were submitted to repetitive tests of 1-RM in bench press, squat, and arm curl exercises. The tests were performed in four sessions with intervals every 48-72 hours. A maximum number of three attempts with 3-5 minutes interval for recovery was used in each exercise in the four testing sessions. The analysis of variance ANOVA for repeated measures followed by the post hoc Tukey test when p &lt; 0.05 were used for the data treatment. Significant increases on the muscular strength (p &lt; 0.01) were found in the three exercises analyzed between the first and the fourth familiarization session (2.4% in bench press, 3.4% in squat, and 5.4% in the arm curl). However, no statistically significant difference was found between the second and fourth familiarization sessions in the arm curl (p &gt; 0.05) as well as between the third and fourth sessions in the bench press and squat (p &gt; 0.05). The results indicate that the lack of previous familiarization with 1-RM tests may impair the muscular strength evaluation. Therefore, the performance of two to three familiarization sessions in adult men with previous experience with weightlifting is suggested for a more accurate muscular strength assessment by means of the 1-RM tests.","container-title":"Revista Brasileira de Medicina do Esporte","DOI":"10.1590/s1517-86922005000100004","issue":"1","title":"Influência do processo de familiarização para avaliação da força muscular em testes de 1-RM","volume":"11","author":[{"family":"Dias","given":"Raphael Mendes Ritti"},{"family":"Cyrino","given":"Edilson Serpeloni"},{"family":"Salvador","given":"Emanuel Péricles"},{"family":"Caldeira","given":"Lúcio Flávio Soares"},{"family":"Nakamura","given":"Fábio Yuzo"},{"family":"Papst","given":"Rafael Raul"},{"family":"Bruna","given":"Nelson"},{"family":"Gurjão","given":"André Luiz Demantova"}],"issued":{"date-parts":[["2005"]]}}}],"schema":"https://github.com/citation-style-language/schema/raw/master/csl-citation.json"} </w:instrText>
      </w:r>
      <w:r w:rsidR="000F070B" w:rsidRPr="0053613A">
        <w:rPr>
          <w:i/>
          <w:iCs/>
          <w:color w:val="auto"/>
          <w:szCs w:val="24"/>
          <w:rPrChange w:id="1090" w:author="User" w:date="2025-06-10T12:08:00Z">
            <w:rPr>
              <w:color w:val="auto"/>
              <w:szCs w:val="24"/>
            </w:rPr>
          </w:rPrChange>
        </w:rPr>
        <w:fldChar w:fldCharType="separate"/>
      </w:r>
      <w:r w:rsidR="00485B57" w:rsidRPr="0053613A">
        <w:rPr>
          <w:i/>
          <w:iCs/>
          <w:szCs w:val="24"/>
          <w:vertAlign w:val="superscript"/>
          <w:rPrChange w:id="1091" w:author="User" w:date="2025-06-10T12:08:00Z">
            <w:rPr>
              <w:szCs w:val="24"/>
              <w:vertAlign w:val="superscript"/>
            </w:rPr>
          </w:rPrChange>
        </w:rPr>
        <w:t>16</w:t>
      </w:r>
      <w:r w:rsidR="000F070B" w:rsidRPr="0053613A">
        <w:rPr>
          <w:i/>
          <w:iCs/>
          <w:color w:val="auto"/>
          <w:szCs w:val="24"/>
          <w:rPrChange w:id="1092" w:author="User" w:date="2025-06-10T12:08:00Z">
            <w:rPr>
              <w:color w:val="auto"/>
              <w:szCs w:val="24"/>
            </w:rPr>
          </w:rPrChange>
        </w:rPr>
        <w:fldChar w:fldCharType="end"/>
      </w:r>
      <w:ins w:id="1093" w:author="User" w:date="2025-05-29T18:16:00Z">
        <w:r w:rsidR="000F070B" w:rsidRPr="0053613A">
          <w:rPr>
            <w:i/>
            <w:iCs/>
            <w:color w:val="auto"/>
            <w:szCs w:val="24"/>
            <w:rPrChange w:id="1094" w:author="User" w:date="2025-06-10T12:08:00Z">
              <w:rPr>
                <w:color w:val="auto"/>
                <w:szCs w:val="24"/>
              </w:rPr>
            </w:rPrChange>
          </w:rPr>
          <w:t>)</w:t>
        </w:r>
      </w:ins>
      <w:del w:id="1095" w:author="User" w:date="2025-05-29T18:16:00Z">
        <w:r w:rsidR="0028080A" w:rsidRPr="0053613A" w:rsidDel="000F070B">
          <w:rPr>
            <w:i/>
            <w:iCs/>
            <w:color w:val="auto"/>
            <w:szCs w:val="24"/>
            <w:rPrChange w:id="1096" w:author="User" w:date="2025-06-10T12:08:00Z">
              <w:rPr>
                <w:color w:val="auto"/>
                <w:szCs w:val="24"/>
              </w:rPr>
            </w:rPrChange>
          </w:rPr>
          <w:delText>(20</w:delText>
        </w:r>
      </w:del>
      <w:del w:id="1097" w:author="User" w:date="2025-05-29T18:15:00Z">
        <w:r w:rsidR="0028080A" w:rsidRPr="0053613A" w:rsidDel="000F070B">
          <w:rPr>
            <w:i/>
            <w:iCs/>
            <w:color w:val="auto"/>
            <w:szCs w:val="24"/>
            <w:rPrChange w:id="1098" w:author="User" w:date="2025-06-10T12:08:00Z">
              <w:rPr>
                <w:color w:val="auto"/>
                <w:szCs w:val="24"/>
              </w:rPr>
            </w:rPrChange>
          </w:rPr>
          <w:delText>)</w:delText>
        </w:r>
      </w:del>
      <w:r w:rsidR="0028080A" w:rsidRPr="0053613A">
        <w:rPr>
          <w:i/>
          <w:iCs/>
          <w:color w:val="auto"/>
          <w:szCs w:val="24"/>
          <w:rPrChange w:id="1099" w:author="User" w:date="2025-06-10T12:08:00Z">
            <w:rPr>
              <w:color w:val="auto"/>
              <w:szCs w:val="24"/>
            </w:rPr>
          </w:rPrChange>
        </w:rPr>
        <w:t xml:space="preserve">. </w:t>
      </w:r>
      <w:r w:rsidR="0028080A" w:rsidRPr="0053613A">
        <w:rPr>
          <w:i/>
          <w:iCs/>
          <w:color w:val="auto"/>
          <w:szCs w:val="24"/>
          <w:lang w:val="en-US"/>
          <w:rPrChange w:id="1100" w:author="User" w:date="2025-06-10T12:08:00Z">
            <w:rPr>
              <w:color w:val="auto"/>
              <w:szCs w:val="24"/>
              <w:lang w:val="en-US"/>
            </w:rPr>
          </w:rPrChange>
        </w:rPr>
        <w:t xml:space="preserve">After a warm-up set with an unloaded barbell (20 kg for males, 10-15 kg for females), </w:t>
      </w:r>
      <w:commentRangeStart w:id="1101"/>
      <w:commentRangeStart w:id="1102"/>
      <w:commentRangeStart w:id="1103"/>
      <w:r w:rsidR="0028080A" w:rsidRPr="0053613A">
        <w:rPr>
          <w:i/>
          <w:iCs/>
          <w:color w:val="auto"/>
          <w:szCs w:val="24"/>
          <w:lang w:val="en-US"/>
          <w:rPrChange w:id="1104" w:author="User" w:date="2025-06-10T12:08:00Z">
            <w:rPr>
              <w:color w:val="auto"/>
              <w:szCs w:val="24"/>
              <w:lang w:val="en-US"/>
            </w:rPr>
          </w:rPrChange>
        </w:rPr>
        <w:t>progressive loads were applied:</w:t>
      </w:r>
      <w:commentRangeEnd w:id="1101"/>
      <w:r w:rsidR="002A6B4D" w:rsidRPr="0053613A">
        <w:rPr>
          <w:rStyle w:val="Refdecomentrio"/>
          <w:i/>
          <w:iCs/>
          <w:rPrChange w:id="1105" w:author="User" w:date="2025-06-10T12:08:00Z">
            <w:rPr>
              <w:rStyle w:val="Refdecomentrio"/>
            </w:rPr>
          </w:rPrChange>
        </w:rPr>
        <w:commentReference w:id="1101"/>
      </w:r>
      <w:commentRangeEnd w:id="1102"/>
      <w:r w:rsidR="007B25CD">
        <w:rPr>
          <w:rStyle w:val="Refdecomentrio"/>
        </w:rPr>
        <w:commentReference w:id="1102"/>
      </w:r>
      <w:commentRangeEnd w:id="1103"/>
      <w:r w:rsidR="007B25CD">
        <w:rPr>
          <w:rStyle w:val="Refdecomentrio"/>
        </w:rPr>
        <w:commentReference w:id="1103"/>
      </w:r>
    </w:p>
    <w:p w14:paraId="401E7156" w14:textId="77777777" w:rsidR="00BE5691" w:rsidRPr="0053613A" w:rsidRDefault="00BE5691" w:rsidP="00BE5691">
      <w:pPr>
        <w:spacing w:before="100" w:beforeAutospacing="1" w:after="100" w:afterAutospacing="1" w:line="480" w:lineRule="auto"/>
        <w:ind w:left="0" w:firstLine="360"/>
        <w:rPr>
          <w:i/>
          <w:iCs/>
          <w:color w:val="auto"/>
          <w:szCs w:val="24"/>
          <w:lang w:val="en-US"/>
          <w:rPrChange w:id="1106" w:author="User" w:date="2025-06-10T12:08:00Z">
            <w:rPr>
              <w:color w:val="auto"/>
              <w:szCs w:val="24"/>
              <w:lang w:val="en-US"/>
            </w:rPr>
          </w:rPrChange>
        </w:rPr>
      </w:pPr>
    </w:p>
    <w:p w14:paraId="6AEECAAE" w14:textId="77777777" w:rsidR="0028080A" w:rsidRPr="0053613A" w:rsidRDefault="0028080A" w:rsidP="00BE5691">
      <w:pPr>
        <w:numPr>
          <w:ilvl w:val="0"/>
          <w:numId w:val="5"/>
        </w:numPr>
        <w:spacing w:before="100" w:beforeAutospacing="1" w:after="100" w:afterAutospacing="1" w:line="480" w:lineRule="auto"/>
        <w:rPr>
          <w:i/>
          <w:iCs/>
          <w:color w:val="auto"/>
          <w:szCs w:val="24"/>
          <w:lang w:val="en-US"/>
          <w:rPrChange w:id="1107" w:author="User" w:date="2025-06-10T12:08:00Z">
            <w:rPr>
              <w:color w:val="auto"/>
              <w:szCs w:val="24"/>
              <w:lang w:val="en-US"/>
            </w:rPr>
          </w:rPrChange>
        </w:rPr>
      </w:pPr>
      <w:r w:rsidRPr="0053613A">
        <w:rPr>
          <w:i/>
          <w:iCs/>
          <w:color w:val="auto"/>
          <w:szCs w:val="24"/>
          <w:lang w:val="en-US"/>
          <w:rPrChange w:id="1108" w:author="User" w:date="2025-06-10T12:08:00Z">
            <w:rPr>
              <w:color w:val="auto"/>
              <w:szCs w:val="24"/>
              <w:lang w:val="en-US"/>
            </w:rPr>
          </w:rPrChange>
        </w:rPr>
        <w:t>Initial load: 50% of estimated 1-RM (or 40% of body mass for those without a prior estimate).</w:t>
      </w:r>
    </w:p>
    <w:p w14:paraId="65E25844" w14:textId="77777777" w:rsidR="0028080A" w:rsidRPr="0053613A" w:rsidRDefault="0028080A" w:rsidP="00BE5691">
      <w:pPr>
        <w:numPr>
          <w:ilvl w:val="0"/>
          <w:numId w:val="5"/>
        </w:numPr>
        <w:spacing w:before="100" w:beforeAutospacing="1" w:after="100" w:afterAutospacing="1" w:line="480" w:lineRule="auto"/>
        <w:rPr>
          <w:i/>
          <w:iCs/>
          <w:color w:val="auto"/>
          <w:szCs w:val="24"/>
          <w:lang w:val="en-US"/>
          <w:rPrChange w:id="1109" w:author="User" w:date="2025-06-10T12:08:00Z">
            <w:rPr>
              <w:color w:val="auto"/>
              <w:szCs w:val="24"/>
              <w:lang w:val="en-US"/>
            </w:rPr>
          </w:rPrChange>
        </w:rPr>
      </w:pPr>
      <w:r w:rsidRPr="0053613A">
        <w:rPr>
          <w:i/>
          <w:iCs/>
          <w:color w:val="auto"/>
          <w:szCs w:val="24"/>
          <w:lang w:val="en-US"/>
          <w:rPrChange w:id="1110" w:author="User" w:date="2025-06-10T12:08:00Z">
            <w:rPr>
              <w:color w:val="auto"/>
              <w:szCs w:val="24"/>
              <w:lang w:val="en-US"/>
            </w:rPr>
          </w:rPrChange>
        </w:rPr>
        <w:t>Subsequent increments: 10% of estimated 1-RM per set (60%, 70%, 80%, 90%, and final attempt at 100%).</w:t>
      </w:r>
    </w:p>
    <w:p w14:paraId="376107A3" w14:textId="77777777" w:rsidR="0028080A" w:rsidRPr="0053613A" w:rsidRDefault="0028080A" w:rsidP="00BE5691">
      <w:pPr>
        <w:numPr>
          <w:ilvl w:val="0"/>
          <w:numId w:val="5"/>
        </w:numPr>
        <w:spacing w:before="100" w:beforeAutospacing="1" w:after="100" w:afterAutospacing="1" w:line="480" w:lineRule="auto"/>
        <w:rPr>
          <w:i/>
          <w:iCs/>
          <w:color w:val="auto"/>
          <w:szCs w:val="24"/>
          <w:lang w:val="en-US"/>
          <w:rPrChange w:id="1111" w:author="User" w:date="2025-06-10T12:08:00Z">
            <w:rPr>
              <w:color w:val="auto"/>
              <w:szCs w:val="24"/>
              <w:lang w:val="en-US"/>
            </w:rPr>
          </w:rPrChange>
        </w:rPr>
      </w:pPr>
      <w:r w:rsidRPr="0053613A">
        <w:rPr>
          <w:i/>
          <w:iCs/>
          <w:color w:val="auto"/>
          <w:szCs w:val="24"/>
          <w:lang w:val="en-US"/>
          <w:rPrChange w:id="1112" w:author="User" w:date="2025-06-10T12:08:00Z">
            <w:rPr>
              <w:color w:val="auto"/>
              <w:szCs w:val="24"/>
              <w:lang w:val="en-US"/>
            </w:rPr>
          </w:rPrChange>
        </w:rPr>
        <w:t>Rest intervals: 3 minutes between sets.</w:t>
      </w:r>
    </w:p>
    <w:p w14:paraId="206ED760" w14:textId="136660BD" w:rsidR="0028080A" w:rsidRPr="0053613A" w:rsidRDefault="0028080A" w:rsidP="00BE5691">
      <w:pPr>
        <w:numPr>
          <w:ilvl w:val="0"/>
          <w:numId w:val="5"/>
        </w:numPr>
        <w:spacing w:before="100" w:beforeAutospacing="1" w:after="100" w:afterAutospacing="1" w:line="480" w:lineRule="auto"/>
        <w:rPr>
          <w:ins w:id="1113" w:author="User" w:date="2025-06-05T18:10:00Z"/>
          <w:i/>
          <w:iCs/>
          <w:color w:val="auto"/>
          <w:szCs w:val="24"/>
          <w:lang w:val="en-US"/>
          <w:rPrChange w:id="1114" w:author="User" w:date="2025-06-10T12:08:00Z">
            <w:rPr>
              <w:ins w:id="1115" w:author="User" w:date="2025-06-05T18:10:00Z"/>
              <w:color w:val="auto"/>
              <w:szCs w:val="24"/>
              <w:lang w:val="en-US"/>
            </w:rPr>
          </w:rPrChange>
        </w:rPr>
      </w:pPr>
      <w:r w:rsidRPr="0053613A">
        <w:rPr>
          <w:i/>
          <w:iCs/>
          <w:color w:val="auto"/>
          <w:szCs w:val="24"/>
          <w:lang w:val="en-US"/>
          <w:rPrChange w:id="1116" w:author="User" w:date="2025-06-10T12:08:00Z">
            <w:rPr>
              <w:color w:val="auto"/>
              <w:szCs w:val="24"/>
              <w:lang w:val="en-US"/>
            </w:rPr>
          </w:rPrChange>
        </w:rPr>
        <w:t>If a lift was unsuccessful, a second attempt was permitted after a 5% weight reduction.</w:t>
      </w:r>
    </w:p>
    <w:p w14:paraId="6362399F" w14:textId="77777777" w:rsidR="00E45AD3" w:rsidRPr="00E45AD3" w:rsidRDefault="00E45AD3" w:rsidP="00E45AD3">
      <w:pPr>
        <w:pStyle w:val="PargrafodaLista"/>
        <w:numPr>
          <w:ilvl w:val="0"/>
          <w:numId w:val="5"/>
        </w:numPr>
        <w:spacing w:before="100" w:beforeAutospacing="1" w:after="100" w:afterAutospacing="1" w:line="480" w:lineRule="auto"/>
        <w:rPr>
          <w:ins w:id="1117" w:author="User" w:date="2025-06-05T18:10:00Z"/>
          <w:color w:val="auto"/>
          <w:szCs w:val="24"/>
          <w:lang w:val="en-US"/>
        </w:rPr>
      </w:pPr>
      <w:ins w:id="1118" w:author="User" w:date="2025-06-05T18:10:00Z">
        <w:r w:rsidRPr="0053613A">
          <w:rPr>
            <w:i/>
            <w:iCs/>
            <w:color w:val="auto"/>
            <w:szCs w:val="24"/>
            <w:lang w:val="en-US"/>
            <w:rPrChange w:id="1119" w:author="User" w:date="2025-06-10T12:08:00Z">
              <w:rPr>
                <w:color w:val="auto"/>
                <w:szCs w:val="24"/>
                <w:lang w:val="en-US"/>
              </w:rPr>
            </w:rPrChange>
          </w:rPr>
          <w:t>The highest successful lift was recorded as 1-RM.</w:t>
        </w:r>
      </w:ins>
    </w:p>
    <w:p w14:paraId="5999EF20" w14:textId="77777777" w:rsidR="00E45AD3" w:rsidRDefault="00E45AD3">
      <w:pPr>
        <w:spacing w:before="100" w:beforeAutospacing="1" w:after="100" w:afterAutospacing="1" w:line="480" w:lineRule="auto"/>
        <w:ind w:left="720" w:firstLine="0"/>
        <w:rPr>
          <w:ins w:id="1120" w:author="User" w:date="2025-06-05T18:09:00Z"/>
          <w:color w:val="auto"/>
          <w:szCs w:val="24"/>
          <w:lang w:val="en-US"/>
        </w:rPr>
        <w:pPrChange w:id="1121" w:author="User" w:date="2025-06-05T18:10:00Z">
          <w:pPr>
            <w:numPr>
              <w:numId w:val="5"/>
            </w:numPr>
            <w:tabs>
              <w:tab w:val="num" w:pos="720"/>
            </w:tabs>
            <w:spacing w:before="100" w:beforeAutospacing="1" w:after="100" w:afterAutospacing="1" w:line="480" w:lineRule="auto"/>
            <w:ind w:left="720" w:hanging="360"/>
          </w:pPr>
        </w:pPrChange>
      </w:pPr>
    </w:p>
    <w:p w14:paraId="24DE40DB" w14:textId="7D6ADE22" w:rsidR="00B668F3" w:rsidRPr="00B36604" w:rsidDel="00B668F3" w:rsidRDefault="00B668F3" w:rsidP="00BE5691">
      <w:pPr>
        <w:numPr>
          <w:ilvl w:val="0"/>
          <w:numId w:val="5"/>
        </w:numPr>
        <w:spacing w:before="100" w:beforeAutospacing="1" w:after="100" w:afterAutospacing="1" w:line="480" w:lineRule="auto"/>
        <w:rPr>
          <w:del w:id="1122" w:author="User" w:date="2025-06-05T18:09:00Z"/>
          <w:color w:val="auto"/>
          <w:szCs w:val="24"/>
          <w:lang w:val="en-US"/>
        </w:rPr>
      </w:pPr>
    </w:p>
    <w:p w14:paraId="57494B93" w14:textId="07D8B09F" w:rsidR="00BE5691" w:rsidRPr="00B36604" w:rsidDel="00B668F3" w:rsidRDefault="00BE5691" w:rsidP="00BE5691">
      <w:pPr>
        <w:spacing w:before="100" w:beforeAutospacing="1" w:after="100" w:afterAutospacing="1" w:line="480" w:lineRule="auto"/>
        <w:ind w:left="720" w:firstLine="0"/>
        <w:rPr>
          <w:del w:id="1123" w:author="User" w:date="2025-06-05T18:09:00Z"/>
          <w:color w:val="auto"/>
          <w:szCs w:val="24"/>
          <w:lang w:val="en-US"/>
        </w:rPr>
      </w:pPr>
    </w:p>
    <w:p w14:paraId="61ADCC77" w14:textId="52174FEE" w:rsidR="00932FB9" w:rsidRPr="00B36604" w:rsidDel="00F315CA" w:rsidRDefault="0028080A" w:rsidP="00BE5691">
      <w:pPr>
        <w:spacing w:before="100" w:beforeAutospacing="1" w:after="100" w:afterAutospacing="1" w:line="480" w:lineRule="auto"/>
        <w:ind w:left="0" w:firstLine="360"/>
        <w:rPr>
          <w:del w:id="1124" w:author="User" w:date="2025-06-05T18:00:00Z"/>
          <w:color w:val="auto"/>
          <w:szCs w:val="24"/>
          <w:lang w:val="en-US"/>
        </w:rPr>
      </w:pPr>
      <w:del w:id="1125" w:author="User" w:date="2025-06-05T18:09:00Z">
        <w:r w:rsidRPr="00B36604" w:rsidDel="00B668F3">
          <w:rPr>
            <w:color w:val="auto"/>
            <w:szCs w:val="24"/>
            <w:lang w:val="en-US"/>
          </w:rPr>
          <w:delText>Movement standards included maint</w:delText>
        </w:r>
        <w:r w:rsidR="00BE5691" w:rsidRPr="00B36604" w:rsidDel="00B668F3">
          <w:rPr>
            <w:color w:val="auto"/>
            <w:szCs w:val="24"/>
            <w:lang w:val="en-US"/>
          </w:rPr>
          <w:delText>aining a neutral spine, no use of</w:delText>
        </w:r>
        <w:r w:rsidRPr="00B36604" w:rsidDel="00B668F3">
          <w:rPr>
            <w:color w:val="auto"/>
            <w:szCs w:val="24"/>
            <w:lang w:val="en-US"/>
          </w:rPr>
          <w:delText xml:space="preserve"> lower-body assistance, and ensuring full elbow extension at the top. </w:delText>
        </w:r>
      </w:del>
      <w:del w:id="1126" w:author="User" w:date="2025-06-05T18:10:00Z">
        <w:r w:rsidRPr="00B36604" w:rsidDel="00E45AD3">
          <w:rPr>
            <w:color w:val="auto"/>
            <w:szCs w:val="24"/>
            <w:lang w:val="en-US"/>
          </w:rPr>
          <w:delText>The highest successful lift was recorded as 1-RM.</w:delText>
        </w:r>
      </w:del>
    </w:p>
    <w:p w14:paraId="69664483" w14:textId="5A6EB18F" w:rsidR="00932FB9" w:rsidRPr="00B36604" w:rsidDel="00F315CA" w:rsidRDefault="00932FB9" w:rsidP="00BE5691">
      <w:pPr>
        <w:spacing w:before="100" w:beforeAutospacing="1" w:after="100" w:afterAutospacing="1" w:line="480" w:lineRule="auto"/>
        <w:ind w:left="0" w:firstLine="360"/>
        <w:rPr>
          <w:del w:id="1127" w:author="User" w:date="2025-06-05T18:00:00Z"/>
          <w:color w:val="auto"/>
          <w:szCs w:val="24"/>
          <w:lang w:val="en-US"/>
        </w:rPr>
      </w:pPr>
    </w:p>
    <w:p w14:paraId="20AD2954" w14:textId="77777777" w:rsidR="0028080A" w:rsidRPr="00B36604" w:rsidRDefault="0028080A" w:rsidP="00BE5691">
      <w:pPr>
        <w:spacing w:before="100" w:beforeAutospacing="1" w:after="100" w:afterAutospacing="1" w:line="480" w:lineRule="auto"/>
        <w:ind w:left="0" w:firstLine="0"/>
        <w:outlineLvl w:val="2"/>
        <w:rPr>
          <w:b/>
          <w:bCs/>
          <w:color w:val="auto"/>
          <w:sz w:val="27"/>
          <w:szCs w:val="27"/>
          <w:lang w:val="en-US"/>
        </w:rPr>
      </w:pPr>
      <w:r w:rsidRPr="00B36604">
        <w:rPr>
          <w:b/>
          <w:bCs/>
          <w:color w:val="auto"/>
          <w:sz w:val="27"/>
          <w:szCs w:val="27"/>
          <w:lang w:val="en-US"/>
        </w:rPr>
        <w:t>Statistical Analyses</w:t>
      </w:r>
    </w:p>
    <w:p w14:paraId="39C0853E" w14:textId="77777777" w:rsidR="00943826" w:rsidRDefault="0028080A" w:rsidP="00623430">
      <w:pPr>
        <w:shd w:val="clear" w:color="auto" w:fill="FFE599" w:themeFill="accent4" w:themeFillTint="66"/>
        <w:spacing w:before="100" w:beforeAutospacing="1" w:after="100" w:afterAutospacing="1" w:line="480" w:lineRule="auto"/>
        <w:ind w:left="0" w:firstLine="360"/>
        <w:rPr>
          <w:ins w:id="1128" w:author="User" w:date="2025-06-10T14:21:00Z"/>
          <w:i/>
          <w:iCs/>
          <w:color w:val="auto"/>
          <w:szCs w:val="24"/>
          <w:lang w:val="en-US"/>
        </w:rPr>
        <w:pPrChange w:id="1129" w:author="User" w:date="2025-06-16T09:13:00Z">
          <w:pPr>
            <w:spacing w:before="100" w:beforeAutospacing="1" w:after="100" w:afterAutospacing="1" w:line="480" w:lineRule="auto"/>
            <w:ind w:left="0" w:firstLine="360"/>
          </w:pPr>
        </w:pPrChange>
      </w:pPr>
      <w:r w:rsidRPr="00B36604">
        <w:rPr>
          <w:color w:val="auto"/>
          <w:szCs w:val="24"/>
          <w:lang w:val="en-US"/>
        </w:rPr>
        <w:t>All statistical analyses were conducted using SPSS (Version 20.0, IBM Corp., USA). Data normality was assessed using the Shapiro-</w:t>
      </w:r>
      <w:r w:rsidRPr="00623430">
        <w:rPr>
          <w:color w:val="auto"/>
          <w:szCs w:val="24"/>
          <w:lang w:val="en-US"/>
          <w:rPrChange w:id="1130" w:author="User" w:date="2025-06-16T09:13:00Z">
            <w:rPr>
              <w:color w:val="auto"/>
              <w:szCs w:val="24"/>
              <w:lang w:val="en-US"/>
            </w:rPr>
          </w:rPrChange>
        </w:rPr>
        <w:t xml:space="preserve">Wilk test. </w:t>
      </w:r>
      <w:commentRangeStart w:id="1131"/>
      <w:commentRangeStart w:id="1132"/>
      <w:commentRangeStart w:id="1133"/>
      <w:r w:rsidRPr="00623430">
        <w:rPr>
          <w:color w:val="auto"/>
          <w:szCs w:val="24"/>
          <w:lang w:val="en-US"/>
          <w:rPrChange w:id="1134" w:author="User" w:date="2025-06-16T09:13:00Z">
            <w:rPr>
              <w:color w:val="auto"/>
              <w:szCs w:val="24"/>
              <w:lang w:val="en-US"/>
            </w:rPr>
          </w:rPrChange>
        </w:rPr>
        <w:t>A linear regression analysis was performed to evaluate whether relative SP strength predicted SHSPU repetitions</w:t>
      </w:r>
      <w:r w:rsidRPr="00623430">
        <w:rPr>
          <w:i/>
          <w:iCs/>
          <w:color w:val="auto"/>
          <w:szCs w:val="24"/>
          <w:lang w:val="en-US"/>
          <w:rPrChange w:id="1135" w:author="User" w:date="2025-06-16T09:13:00Z">
            <w:rPr>
              <w:color w:val="auto"/>
              <w:szCs w:val="24"/>
              <w:lang w:val="en-US"/>
            </w:rPr>
          </w:rPrChange>
        </w:rPr>
        <w:t>.</w:t>
      </w:r>
    </w:p>
    <w:p w14:paraId="70B1E423" w14:textId="77777777" w:rsidR="00943826" w:rsidRDefault="00943826" w:rsidP="00BE5691">
      <w:pPr>
        <w:spacing w:before="100" w:beforeAutospacing="1" w:after="100" w:afterAutospacing="1" w:line="480" w:lineRule="auto"/>
        <w:ind w:left="0" w:firstLine="360"/>
        <w:rPr>
          <w:ins w:id="1136" w:author="User" w:date="2025-06-10T14:21:00Z"/>
          <w:i/>
          <w:iCs/>
          <w:color w:val="auto"/>
          <w:szCs w:val="24"/>
          <w:lang w:val="en-US"/>
        </w:rPr>
      </w:pPr>
    </w:p>
    <w:p w14:paraId="2E174253" w14:textId="29C47464" w:rsidR="005B0B6C" w:rsidRPr="00943826" w:rsidRDefault="0028080A" w:rsidP="00BE5691">
      <w:pPr>
        <w:spacing w:before="100" w:beforeAutospacing="1" w:after="100" w:afterAutospacing="1" w:line="480" w:lineRule="auto"/>
        <w:ind w:left="0" w:firstLine="360"/>
        <w:rPr>
          <w:i/>
          <w:iCs/>
          <w:color w:val="auto"/>
          <w:szCs w:val="24"/>
          <w:lang w:val="en-US"/>
          <w:rPrChange w:id="1137" w:author="User" w:date="2025-06-10T14:21:00Z">
            <w:rPr>
              <w:color w:val="auto"/>
              <w:szCs w:val="24"/>
              <w:lang w:val="en-US"/>
            </w:rPr>
          </w:rPrChange>
        </w:rPr>
      </w:pPr>
      <w:r w:rsidRPr="00943826">
        <w:rPr>
          <w:i/>
          <w:iCs/>
          <w:color w:val="auto"/>
          <w:szCs w:val="24"/>
          <w:lang w:val="en-US"/>
          <w:rPrChange w:id="1138" w:author="User" w:date="2025-06-10T14:21:00Z">
            <w:rPr>
              <w:color w:val="auto"/>
              <w:szCs w:val="24"/>
              <w:lang w:val="en-US"/>
            </w:rPr>
          </w:rPrChange>
        </w:rPr>
        <w:t xml:space="preserve"> </w:t>
      </w:r>
      <w:commentRangeEnd w:id="1131"/>
      <w:r w:rsidR="002A6B4D" w:rsidRPr="00943826">
        <w:rPr>
          <w:rStyle w:val="Refdecomentrio"/>
          <w:i/>
          <w:iCs/>
          <w:rPrChange w:id="1139" w:author="User" w:date="2025-06-10T14:21:00Z">
            <w:rPr>
              <w:rStyle w:val="Refdecomentrio"/>
            </w:rPr>
          </w:rPrChange>
        </w:rPr>
        <w:commentReference w:id="1131"/>
      </w:r>
      <w:commentRangeEnd w:id="1132"/>
      <w:r w:rsidR="00943826">
        <w:rPr>
          <w:rStyle w:val="Refdecomentrio"/>
        </w:rPr>
        <w:commentReference w:id="1132"/>
      </w:r>
      <w:commentRangeEnd w:id="1133"/>
      <w:r w:rsidR="00943826">
        <w:rPr>
          <w:rStyle w:val="Refdecomentrio"/>
        </w:rPr>
        <w:commentReference w:id="1133"/>
      </w:r>
      <w:r w:rsidRPr="00943826">
        <w:rPr>
          <w:i/>
          <w:iCs/>
          <w:color w:val="auto"/>
          <w:szCs w:val="24"/>
          <w:lang w:val="en-US"/>
          <w:rPrChange w:id="1140" w:author="User" w:date="2025-06-10T14:21:00Z">
            <w:rPr>
              <w:color w:val="auto"/>
              <w:szCs w:val="24"/>
              <w:lang w:val="en-US"/>
            </w:rPr>
          </w:rPrChange>
        </w:rPr>
        <w:t>Additionally, two separate one-way ANOVAs were conducted:</w:t>
      </w:r>
      <w:r w:rsidR="00BE5691" w:rsidRPr="00943826">
        <w:rPr>
          <w:i/>
          <w:iCs/>
          <w:color w:val="auto"/>
          <w:szCs w:val="24"/>
          <w:lang w:val="en-US"/>
          <w:rPrChange w:id="1141" w:author="User" w:date="2025-06-10T14:21:00Z">
            <w:rPr>
              <w:color w:val="auto"/>
              <w:szCs w:val="24"/>
              <w:lang w:val="en-US"/>
            </w:rPr>
          </w:rPrChange>
        </w:rPr>
        <w:t xml:space="preserve"> c</w:t>
      </w:r>
      <w:r w:rsidRPr="00943826">
        <w:rPr>
          <w:i/>
          <w:iCs/>
          <w:color w:val="auto"/>
          <w:szCs w:val="24"/>
          <w:lang w:val="en-US"/>
          <w:rPrChange w:id="1142" w:author="User" w:date="2025-06-10T14:21:00Z">
            <w:rPr>
              <w:color w:val="auto"/>
              <w:szCs w:val="24"/>
              <w:lang w:val="en-US"/>
            </w:rPr>
          </w:rPrChange>
        </w:rPr>
        <w:t>omparing SHSPU repetitions across training backgrounds (weight trai</w:t>
      </w:r>
      <w:r w:rsidR="00BE5691" w:rsidRPr="00943826">
        <w:rPr>
          <w:i/>
          <w:iCs/>
          <w:color w:val="auto"/>
          <w:szCs w:val="24"/>
          <w:lang w:val="en-US"/>
          <w:rPrChange w:id="1143" w:author="User" w:date="2025-06-10T14:21:00Z">
            <w:rPr>
              <w:color w:val="auto"/>
              <w:szCs w:val="24"/>
              <w:lang w:val="en-US"/>
            </w:rPr>
          </w:rPrChange>
        </w:rPr>
        <w:t>ning, calisthenics, gymnastics) and</w:t>
      </w:r>
      <w:ins w:id="1144" w:author="Matheus Machado Gomes" w:date="2025-03-29T14:55:00Z">
        <w:r w:rsidR="002A6B4D" w:rsidRPr="00943826">
          <w:rPr>
            <w:i/>
            <w:iCs/>
            <w:color w:val="auto"/>
            <w:szCs w:val="24"/>
            <w:lang w:val="en-US"/>
            <w:rPrChange w:id="1145" w:author="User" w:date="2025-06-10T14:21:00Z">
              <w:rPr>
                <w:color w:val="auto"/>
                <w:szCs w:val="24"/>
                <w:lang w:val="en-US"/>
              </w:rPr>
            </w:rPrChange>
          </w:rPr>
          <w:t xml:space="preserve"> </w:t>
        </w:r>
      </w:ins>
      <w:r w:rsidR="00BE5691" w:rsidRPr="00943826">
        <w:rPr>
          <w:i/>
          <w:iCs/>
          <w:color w:val="auto"/>
          <w:szCs w:val="24"/>
          <w:lang w:val="en-US"/>
          <w:rPrChange w:id="1146" w:author="User" w:date="2025-06-10T14:21:00Z">
            <w:rPr>
              <w:color w:val="auto"/>
              <w:szCs w:val="24"/>
              <w:lang w:val="en-US"/>
            </w:rPr>
          </w:rPrChange>
        </w:rPr>
        <w:t>a c</w:t>
      </w:r>
      <w:r w:rsidRPr="00943826">
        <w:rPr>
          <w:i/>
          <w:iCs/>
          <w:color w:val="auto"/>
          <w:szCs w:val="24"/>
          <w:lang w:val="en-US"/>
          <w:rPrChange w:id="1147" w:author="User" w:date="2025-06-10T14:21:00Z">
            <w:rPr>
              <w:color w:val="auto"/>
              <w:szCs w:val="24"/>
              <w:lang w:val="en-US"/>
            </w:rPr>
          </w:rPrChange>
        </w:rPr>
        <w:t>omparing SHSPU repetitions based on years of CrossFit® experience (&lt;1 year, 1-2 years, 2-3 years, 3-4 years, 4-5 years, 6-7 years, &gt;7 years).</w:t>
      </w:r>
      <w:r w:rsidR="00BE5691" w:rsidRPr="00943826">
        <w:rPr>
          <w:i/>
          <w:iCs/>
          <w:color w:val="auto"/>
          <w:szCs w:val="24"/>
          <w:lang w:val="en-US"/>
          <w:rPrChange w:id="1148" w:author="User" w:date="2025-06-10T14:21:00Z">
            <w:rPr>
              <w:color w:val="auto"/>
              <w:szCs w:val="24"/>
              <w:lang w:val="en-US"/>
            </w:rPr>
          </w:rPrChange>
        </w:rPr>
        <w:t xml:space="preserve"> </w:t>
      </w:r>
      <w:r w:rsidRPr="00943826">
        <w:rPr>
          <w:i/>
          <w:iCs/>
          <w:color w:val="auto"/>
          <w:szCs w:val="24"/>
          <w:lang w:val="en-US"/>
          <w:rPrChange w:id="1149" w:author="User" w:date="2025-06-10T14:21:00Z">
            <w:rPr>
              <w:color w:val="auto"/>
              <w:szCs w:val="24"/>
              <w:lang w:val="en-US"/>
            </w:rPr>
          </w:rPrChange>
        </w:rPr>
        <w:t xml:space="preserve">Statistical significance was set at p ≤ 0.05, with confidence intervals (CI) of 95%. </w:t>
      </w:r>
    </w:p>
    <w:p w14:paraId="4D583694" w14:textId="784CFED9" w:rsidR="00BE5691" w:rsidRPr="00B36604" w:rsidDel="00162F91" w:rsidRDefault="00BE5691" w:rsidP="00BE5691">
      <w:pPr>
        <w:spacing w:before="100" w:beforeAutospacing="1" w:after="100" w:afterAutospacing="1" w:line="480" w:lineRule="auto"/>
        <w:ind w:left="0" w:firstLine="360"/>
        <w:rPr>
          <w:del w:id="1150" w:author="User" w:date="2025-06-10T14:24:00Z"/>
          <w:b/>
          <w:u w:val="single" w:color="000000"/>
          <w:lang w:val="en-US"/>
        </w:rPr>
      </w:pPr>
      <w:commentRangeStart w:id="1151"/>
      <w:commentRangeStart w:id="1152"/>
    </w:p>
    <w:p w14:paraId="4C32B018" w14:textId="4CC8F11C" w:rsidR="00AB7FB9" w:rsidRDefault="00AB7FB9" w:rsidP="00AB7FB9">
      <w:pPr>
        <w:spacing w:after="249" w:line="480" w:lineRule="auto"/>
        <w:ind w:left="0" w:firstLine="0"/>
        <w:rPr>
          <w:ins w:id="1153" w:author="User" w:date="2025-06-10T17:40:00Z"/>
          <w:b/>
          <w:u w:val="single" w:color="000000"/>
          <w:lang w:val="en-US"/>
        </w:rPr>
      </w:pPr>
      <w:r w:rsidRPr="00B36604">
        <w:rPr>
          <w:b/>
          <w:u w:val="single" w:color="000000"/>
          <w:lang w:val="en-US"/>
        </w:rPr>
        <w:t>RESULTS</w:t>
      </w:r>
      <w:commentRangeEnd w:id="1151"/>
      <w:r w:rsidR="009E1794">
        <w:rPr>
          <w:rStyle w:val="Refdecomentrio"/>
        </w:rPr>
        <w:commentReference w:id="1151"/>
      </w:r>
      <w:commentRangeEnd w:id="1152"/>
      <w:r w:rsidR="009E1794">
        <w:rPr>
          <w:rStyle w:val="Refdecomentrio"/>
        </w:rPr>
        <w:commentReference w:id="1152"/>
      </w:r>
    </w:p>
    <w:p w14:paraId="662D6292" w14:textId="179C172D" w:rsidR="009E1794" w:rsidRPr="00B36604" w:rsidRDefault="009E1794" w:rsidP="00623430">
      <w:pPr>
        <w:shd w:val="clear" w:color="auto" w:fill="FFE599" w:themeFill="accent4" w:themeFillTint="66"/>
        <w:spacing w:after="249" w:line="480" w:lineRule="auto"/>
        <w:ind w:left="0" w:firstLine="708"/>
        <w:rPr>
          <w:b/>
          <w:u w:val="single" w:color="000000"/>
          <w:lang w:val="en-US"/>
        </w:rPr>
        <w:pPrChange w:id="1154" w:author="User" w:date="2025-06-16T09:13:00Z">
          <w:pPr>
            <w:spacing w:after="249" w:line="480" w:lineRule="auto"/>
            <w:ind w:left="0" w:firstLine="0"/>
          </w:pPr>
        </w:pPrChange>
      </w:pPr>
      <w:proofErr w:type="spellStart"/>
      <w:ins w:id="1155" w:author="User" w:date="2025-06-10T17:40:00Z">
        <w:r w:rsidRPr="00623430">
          <w:rPr>
            <w:rPrChange w:id="1156" w:author="User" w:date="2025-06-16T09:13:00Z">
              <w:rPr/>
            </w:rPrChange>
          </w:rPr>
          <w:t>Relative</w:t>
        </w:r>
        <w:proofErr w:type="spellEnd"/>
        <w:r w:rsidRPr="00623430">
          <w:rPr>
            <w:rPrChange w:id="1157" w:author="User" w:date="2025-06-16T09:13:00Z">
              <w:rPr/>
            </w:rPrChange>
          </w:rPr>
          <w:t xml:space="preserve"> </w:t>
        </w:r>
        <w:proofErr w:type="spellStart"/>
        <w:r w:rsidRPr="00623430">
          <w:rPr>
            <w:rPrChange w:id="1158" w:author="User" w:date="2025-06-16T09:13:00Z">
              <w:rPr/>
            </w:rPrChange>
          </w:rPr>
          <w:t>strength</w:t>
        </w:r>
        <w:proofErr w:type="spellEnd"/>
        <w:r w:rsidRPr="00623430">
          <w:rPr>
            <w:rPrChange w:id="1159" w:author="User" w:date="2025-06-16T09:13:00Z">
              <w:rPr/>
            </w:rPrChange>
          </w:rPr>
          <w:t xml:space="preserve"> in </w:t>
        </w:r>
        <w:proofErr w:type="spellStart"/>
        <w:r w:rsidRPr="00623430">
          <w:rPr>
            <w:rPrChange w:id="1160" w:author="User" w:date="2025-06-16T09:13:00Z">
              <w:rPr/>
            </w:rPrChange>
          </w:rPr>
          <w:t>the</w:t>
        </w:r>
        <w:proofErr w:type="spellEnd"/>
        <w:r w:rsidRPr="00623430">
          <w:rPr>
            <w:rPrChange w:id="1161" w:author="User" w:date="2025-06-16T09:13:00Z">
              <w:rPr/>
            </w:rPrChange>
          </w:rPr>
          <w:t xml:space="preserve"> SP </w:t>
        </w:r>
        <w:proofErr w:type="spellStart"/>
        <w:r w:rsidRPr="00623430">
          <w:rPr>
            <w:rPrChange w:id="1162" w:author="User" w:date="2025-06-16T09:13:00Z">
              <w:rPr/>
            </w:rPrChange>
          </w:rPr>
          <w:t>was</w:t>
        </w:r>
        <w:proofErr w:type="spellEnd"/>
        <w:r w:rsidRPr="00623430">
          <w:rPr>
            <w:rPrChange w:id="1163" w:author="User" w:date="2025-06-16T09:13:00Z">
              <w:rPr/>
            </w:rPrChange>
          </w:rPr>
          <w:t xml:space="preserve"> a </w:t>
        </w:r>
        <w:proofErr w:type="spellStart"/>
        <w:r w:rsidRPr="00623430">
          <w:rPr>
            <w:rPrChange w:id="1164" w:author="User" w:date="2025-06-16T09:13:00Z">
              <w:rPr/>
            </w:rPrChange>
          </w:rPr>
          <w:t>significant</w:t>
        </w:r>
        <w:proofErr w:type="spellEnd"/>
        <w:r w:rsidRPr="00623430">
          <w:rPr>
            <w:rPrChange w:id="1165" w:author="User" w:date="2025-06-16T09:13:00Z">
              <w:rPr/>
            </w:rPrChange>
          </w:rPr>
          <w:t xml:space="preserve"> </w:t>
        </w:r>
        <w:proofErr w:type="spellStart"/>
        <w:r w:rsidRPr="00623430">
          <w:rPr>
            <w:rPrChange w:id="1166" w:author="User" w:date="2025-06-16T09:13:00Z">
              <w:rPr/>
            </w:rPrChange>
          </w:rPr>
          <w:t>predictor</w:t>
        </w:r>
        <w:proofErr w:type="spellEnd"/>
        <w:r w:rsidRPr="00623430">
          <w:rPr>
            <w:rPrChange w:id="1167" w:author="User" w:date="2025-06-16T09:13:00Z">
              <w:rPr/>
            </w:rPrChange>
          </w:rPr>
          <w:t xml:space="preserve"> </w:t>
        </w:r>
        <w:proofErr w:type="spellStart"/>
        <w:r w:rsidRPr="00623430">
          <w:rPr>
            <w:rPrChange w:id="1168" w:author="User" w:date="2025-06-16T09:13:00Z">
              <w:rPr/>
            </w:rPrChange>
          </w:rPr>
          <w:t>of</w:t>
        </w:r>
        <w:proofErr w:type="spellEnd"/>
        <w:r w:rsidRPr="00623430">
          <w:rPr>
            <w:rPrChange w:id="1169" w:author="User" w:date="2025-06-16T09:13:00Z">
              <w:rPr/>
            </w:rPrChange>
          </w:rPr>
          <w:t xml:space="preserve"> SHSPU performance, as </w:t>
        </w:r>
        <w:proofErr w:type="spellStart"/>
        <w:r w:rsidRPr="00623430">
          <w:rPr>
            <w:rPrChange w:id="1170" w:author="User" w:date="2025-06-16T09:13:00Z">
              <w:rPr/>
            </w:rPrChange>
          </w:rPr>
          <w:t>indicated</w:t>
        </w:r>
        <w:proofErr w:type="spellEnd"/>
        <w:r w:rsidRPr="00623430">
          <w:rPr>
            <w:rPrChange w:id="1171" w:author="User" w:date="2025-06-16T09:13:00Z">
              <w:rPr/>
            </w:rPrChange>
          </w:rPr>
          <w:t xml:space="preserve"> </w:t>
        </w:r>
        <w:proofErr w:type="spellStart"/>
        <w:r w:rsidRPr="00623430">
          <w:rPr>
            <w:rPrChange w:id="1172" w:author="User" w:date="2025-06-16T09:13:00Z">
              <w:rPr/>
            </w:rPrChange>
          </w:rPr>
          <w:t>by</w:t>
        </w:r>
        <w:proofErr w:type="spellEnd"/>
        <w:r w:rsidRPr="00623430">
          <w:rPr>
            <w:rPrChange w:id="1173" w:author="User" w:date="2025-06-16T09:13:00Z">
              <w:rPr/>
            </w:rPrChange>
          </w:rPr>
          <w:t xml:space="preserve"> </w:t>
        </w:r>
        <w:proofErr w:type="spellStart"/>
        <w:r w:rsidRPr="00623430">
          <w:rPr>
            <w:rPrChange w:id="1174" w:author="User" w:date="2025-06-16T09:13:00Z">
              <w:rPr/>
            </w:rPrChange>
          </w:rPr>
          <w:t>the</w:t>
        </w:r>
        <w:proofErr w:type="spellEnd"/>
        <w:r w:rsidRPr="00623430">
          <w:rPr>
            <w:rPrChange w:id="1175" w:author="User" w:date="2025-06-16T09:13:00Z">
              <w:rPr/>
            </w:rPrChange>
          </w:rPr>
          <w:t xml:space="preserve"> </w:t>
        </w:r>
        <w:proofErr w:type="spellStart"/>
        <w:r w:rsidRPr="00623430">
          <w:rPr>
            <w:rPrChange w:id="1176" w:author="User" w:date="2025-06-16T09:13:00Z">
              <w:rPr/>
            </w:rPrChange>
          </w:rPr>
          <w:t>regression</w:t>
        </w:r>
        <w:proofErr w:type="spellEnd"/>
        <w:r w:rsidRPr="00623430">
          <w:rPr>
            <w:rPrChange w:id="1177" w:author="User" w:date="2025-06-16T09:13:00Z">
              <w:rPr/>
            </w:rPrChange>
          </w:rPr>
          <w:t xml:space="preserve"> </w:t>
        </w:r>
        <w:proofErr w:type="spellStart"/>
        <w:r w:rsidRPr="00623430">
          <w:rPr>
            <w:rPrChange w:id="1178" w:author="User" w:date="2025-06-16T09:13:00Z">
              <w:rPr/>
            </w:rPrChange>
          </w:rPr>
          <w:t>equation</w:t>
        </w:r>
        <w:proofErr w:type="spellEnd"/>
        <w:r w:rsidRPr="00623430">
          <w:rPr>
            <w:rPrChange w:id="1179" w:author="User" w:date="2025-06-16T09:13:00Z">
              <w:rPr/>
            </w:rPrChange>
          </w:rPr>
          <w:t xml:space="preserve"> </w:t>
        </w:r>
        <w:r w:rsidRPr="00623430">
          <w:rPr>
            <w:rStyle w:val="nfase"/>
            <w:rPrChange w:id="1180" w:author="User" w:date="2025-06-16T09:13:00Z">
              <w:rPr>
                <w:rStyle w:val="nfase"/>
              </w:rPr>
            </w:rPrChange>
          </w:rPr>
          <w:t>y</w:t>
        </w:r>
        <w:r w:rsidRPr="00623430">
          <w:rPr>
            <w:rPrChange w:id="1181" w:author="User" w:date="2025-06-16T09:13:00Z">
              <w:rPr/>
            </w:rPrChange>
          </w:rPr>
          <w:t xml:space="preserve"> = –15.2 + 0.313</w:t>
        </w:r>
        <w:r w:rsidRPr="00623430">
          <w:rPr>
            <w:rStyle w:val="nfase"/>
            <w:rPrChange w:id="1182" w:author="User" w:date="2025-06-16T09:13:00Z">
              <w:rPr>
                <w:rStyle w:val="nfase"/>
              </w:rPr>
            </w:rPrChange>
          </w:rPr>
          <w:t>x</w:t>
        </w:r>
        <w:r w:rsidRPr="00623430">
          <w:rPr>
            <w:rPrChange w:id="1183" w:author="User" w:date="2025-06-16T09:13:00Z">
              <w:rPr/>
            </w:rPrChange>
          </w:rPr>
          <w:t xml:space="preserve"> (β = 0.313; </w:t>
        </w:r>
        <w:r w:rsidRPr="00623430">
          <w:rPr>
            <w:rStyle w:val="nfase"/>
            <w:rPrChange w:id="1184" w:author="User" w:date="2025-06-16T09:13:00Z">
              <w:rPr>
                <w:rStyle w:val="nfase"/>
              </w:rPr>
            </w:rPrChange>
          </w:rPr>
          <w:t>t</w:t>
        </w:r>
        <w:r w:rsidRPr="00623430">
          <w:rPr>
            <w:rPrChange w:id="1185" w:author="User" w:date="2025-06-16T09:13:00Z">
              <w:rPr/>
            </w:rPrChange>
          </w:rPr>
          <w:t xml:space="preserve"> = 13.749; </w:t>
        </w:r>
        <w:r w:rsidRPr="00623430">
          <w:rPr>
            <w:rStyle w:val="nfase"/>
            <w:rPrChange w:id="1186" w:author="User" w:date="2025-06-16T09:13:00Z">
              <w:rPr>
                <w:rStyle w:val="nfase"/>
              </w:rPr>
            </w:rPrChange>
          </w:rPr>
          <w:t>p</w:t>
        </w:r>
        <w:r w:rsidRPr="00623430">
          <w:rPr>
            <w:rPrChange w:id="1187" w:author="User" w:date="2025-06-16T09:13:00Z">
              <w:rPr/>
            </w:rPrChange>
          </w:rPr>
          <w:t xml:space="preserve"> &lt; 0.001). The model </w:t>
        </w:r>
        <w:proofErr w:type="spellStart"/>
        <w:r w:rsidRPr="00623430">
          <w:rPr>
            <w:rPrChange w:id="1188" w:author="User" w:date="2025-06-16T09:13:00Z">
              <w:rPr/>
            </w:rPrChange>
          </w:rPr>
          <w:t>explained</w:t>
        </w:r>
        <w:proofErr w:type="spellEnd"/>
        <w:r w:rsidRPr="00623430">
          <w:rPr>
            <w:rPrChange w:id="1189" w:author="User" w:date="2025-06-16T09:13:00Z">
              <w:rPr/>
            </w:rPrChange>
          </w:rPr>
          <w:t xml:space="preserve"> 64.3% </w:t>
        </w:r>
        <w:proofErr w:type="spellStart"/>
        <w:r w:rsidRPr="00623430">
          <w:rPr>
            <w:rPrChange w:id="1190" w:author="User" w:date="2025-06-16T09:13:00Z">
              <w:rPr/>
            </w:rPrChange>
          </w:rPr>
          <w:t>of</w:t>
        </w:r>
        <w:proofErr w:type="spellEnd"/>
        <w:r w:rsidRPr="00623430">
          <w:rPr>
            <w:rPrChange w:id="1191" w:author="User" w:date="2025-06-16T09:13:00Z">
              <w:rPr/>
            </w:rPrChange>
          </w:rPr>
          <w:t xml:space="preserve"> </w:t>
        </w:r>
        <w:proofErr w:type="spellStart"/>
        <w:r w:rsidRPr="00623430">
          <w:rPr>
            <w:rPrChange w:id="1192" w:author="User" w:date="2025-06-16T09:13:00Z">
              <w:rPr/>
            </w:rPrChange>
          </w:rPr>
          <w:t>the</w:t>
        </w:r>
        <w:proofErr w:type="spellEnd"/>
        <w:r w:rsidRPr="00623430">
          <w:rPr>
            <w:rPrChange w:id="1193" w:author="User" w:date="2025-06-16T09:13:00Z">
              <w:rPr/>
            </w:rPrChange>
          </w:rPr>
          <w:t xml:space="preserve"> </w:t>
        </w:r>
        <w:proofErr w:type="spellStart"/>
        <w:r w:rsidRPr="00623430">
          <w:rPr>
            <w:rPrChange w:id="1194" w:author="User" w:date="2025-06-16T09:13:00Z">
              <w:rPr/>
            </w:rPrChange>
          </w:rPr>
          <w:t>variance</w:t>
        </w:r>
        <w:proofErr w:type="spellEnd"/>
        <w:r w:rsidRPr="00623430">
          <w:rPr>
            <w:rPrChange w:id="1195" w:author="User" w:date="2025-06-16T09:13:00Z">
              <w:rPr/>
            </w:rPrChange>
          </w:rPr>
          <w:t xml:space="preserve"> in </w:t>
        </w:r>
        <w:proofErr w:type="spellStart"/>
        <w:r w:rsidRPr="00623430">
          <w:rPr>
            <w:rPrChange w:id="1196" w:author="User" w:date="2025-06-16T09:13:00Z">
              <w:rPr/>
            </w:rPrChange>
          </w:rPr>
          <w:t>the</w:t>
        </w:r>
        <w:proofErr w:type="spellEnd"/>
        <w:r w:rsidRPr="00623430">
          <w:rPr>
            <w:rPrChange w:id="1197" w:author="User" w:date="2025-06-16T09:13:00Z">
              <w:rPr/>
            </w:rPrChange>
          </w:rPr>
          <w:t xml:space="preserve"> </w:t>
        </w:r>
        <w:proofErr w:type="spellStart"/>
        <w:r w:rsidRPr="00623430">
          <w:rPr>
            <w:rPrChange w:id="1198" w:author="User" w:date="2025-06-16T09:13:00Z">
              <w:rPr/>
            </w:rPrChange>
          </w:rPr>
          <w:t>number</w:t>
        </w:r>
        <w:proofErr w:type="spellEnd"/>
        <w:r w:rsidRPr="00623430">
          <w:rPr>
            <w:rPrChange w:id="1199" w:author="User" w:date="2025-06-16T09:13:00Z">
              <w:rPr/>
            </w:rPrChange>
          </w:rPr>
          <w:t xml:space="preserve"> </w:t>
        </w:r>
        <w:proofErr w:type="spellStart"/>
        <w:r w:rsidRPr="00623430">
          <w:rPr>
            <w:rPrChange w:id="1200" w:author="User" w:date="2025-06-16T09:13:00Z">
              <w:rPr/>
            </w:rPrChange>
          </w:rPr>
          <w:t>of</w:t>
        </w:r>
        <w:proofErr w:type="spellEnd"/>
        <w:r w:rsidRPr="00623430">
          <w:rPr>
            <w:rPrChange w:id="1201" w:author="User" w:date="2025-06-16T09:13:00Z">
              <w:rPr/>
            </w:rPrChange>
          </w:rPr>
          <w:t xml:space="preserve"> SHSPU </w:t>
        </w:r>
        <w:proofErr w:type="spellStart"/>
        <w:r w:rsidRPr="00623430">
          <w:rPr>
            <w:rPrChange w:id="1202" w:author="User" w:date="2025-06-16T09:13:00Z">
              <w:rPr/>
            </w:rPrChange>
          </w:rPr>
          <w:t>repetitions</w:t>
        </w:r>
        <w:proofErr w:type="spellEnd"/>
        <w:r w:rsidRPr="00623430">
          <w:rPr>
            <w:rPrChange w:id="1203" w:author="User" w:date="2025-06-16T09:13:00Z">
              <w:rPr/>
            </w:rPrChange>
          </w:rPr>
          <w:t xml:space="preserve"> (</w:t>
        </w:r>
        <w:r w:rsidRPr="00623430">
          <w:rPr>
            <w:rStyle w:val="nfase"/>
            <w:rPrChange w:id="1204" w:author="User" w:date="2025-06-16T09:13:00Z">
              <w:rPr>
                <w:rStyle w:val="nfase"/>
              </w:rPr>
            </w:rPrChange>
          </w:rPr>
          <w:t>R²</w:t>
        </w:r>
        <w:r w:rsidRPr="00623430">
          <w:rPr>
            <w:rPrChange w:id="1205" w:author="User" w:date="2025-06-16T09:13:00Z">
              <w:rPr/>
            </w:rPrChange>
          </w:rPr>
          <w:t xml:space="preserve"> = 0.643; </w:t>
        </w:r>
        <w:r w:rsidRPr="00623430">
          <w:rPr>
            <w:rStyle w:val="nfase"/>
            <w:rPrChange w:id="1206" w:author="User" w:date="2025-06-16T09:13:00Z">
              <w:rPr>
                <w:rStyle w:val="nfase"/>
              </w:rPr>
            </w:rPrChange>
          </w:rPr>
          <w:t>F</w:t>
        </w:r>
        <w:r w:rsidRPr="00623430">
          <w:rPr>
            <w:rPrChange w:id="1207" w:author="User" w:date="2025-06-16T09:13:00Z">
              <w:rPr/>
            </w:rPrChange>
          </w:rPr>
          <w:t xml:space="preserve"> = 189.038; </w:t>
        </w:r>
        <w:r w:rsidRPr="00623430">
          <w:rPr>
            <w:rStyle w:val="nfase"/>
            <w:rPrChange w:id="1208" w:author="User" w:date="2025-06-16T09:13:00Z">
              <w:rPr>
                <w:rStyle w:val="nfase"/>
              </w:rPr>
            </w:rPrChange>
          </w:rPr>
          <w:t>p</w:t>
        </w:r>
        <w:r w:rsidRPr="00623430">
          <w:rPr>
            <w:rPrChange w:id="1209" w:author="User" w:date="2025-06-16T09:13:00Z">
              <w:rPr/>
            </w:rPrChange>
          </w:rPr>
          <w:t xml:space="preserve"> &lt; 0.001), </w:t>
        </w:r>
        <w:proofErr w:type="spellStart"/>
        <w:r w:rsidRPr="00623430">
          <w:rPr>
            <w:rPrChange w:id="1210" w:author="User" w:date="2025-06-16T09:13:00Z">
              <w:rPr/>
            </w:rPrChange>
          </w:rPr>
          <w:t>based</w:t>
        </w:r>
        <w:proofErr w:type="spellEnd"/>
        <w:r w:rsidRPr="00623430">
          <w:rPr>
            <w:rPrChange w:id="1211" w:author="User" w:date="2025-06-16T09:13:00Z">
              <w:rPr/>
            </w:rPrChange>
          </w:rPr>
          <w:t xml:space="preserve"> </w:t>
        </w:r>
        <w:proofErr w:type="spellStart"/>
        <w:r w:rsidRPr="00623430">
          <w:rPr>
            <w:rPrChange w:id="1212" w:author="User" w:date="2025-06-16T09:13:00Z">
              <w:rPr/>
            </w:rPrChange>
          </w:rPr>
          <w:t>on</w:t>
        </w:r>
        <w:proofErr w:type="spellEnd"/>
        <w:r w:rsidRPr="00623430">
          <w:rPr>
            <w:rPrChange w:id="1213" w:author="User" w:date="2025-06-16T09:13:00Z">
              <w:rPr/>
            </w:rPrChange>
          </w:rPr>
          <w:t xml:space="preserve"> </w:t>
        </w:r>
        <w:proofErr w:type="spellStart"/>
        <w:r w:rsidRPr="00623430">
          <w:rPr>
            <w:rPrChange w:id="1214" w:author="User" w:date="2025-06-16T09:13:00Z">
              <w:rPr/>
            </w:rPrChange>
          </w:rPr>
          <w:t>the</w:t>
        </w:r>
        <w:proofErr w:type="spellEnd"/>
        <w:r w:rsidRPr="00623430">
          <w:rPr>
            <w:rPrChange w:id="1215" w:author="User" w:date="2025-06-16T09:13:00Z">
              <w:rPr/>
            </w:rPrChange>
          </w:rPr>
          <w:t xml:space="preserve"> </w:t>
        </w:r>
        <w:proofErr w:type="spellStart"/>
        <w:r w:rsidRPr="00623430">
          <w:rPr>
            <w:rPrChange w:id="1216" w:author="User" w:date="2025-06-16T09:13:00Z">
              <w:rPr/>
            </w:rPrChange>
          </w:rPr>
          <w:t>load</w:t>
        </w:r>
        <w:proofErr w:type="spellEnd"/>
        <w:r w:rsidRPr="00623430">
          <w:rPr>
            <w:rPrChange w:id="1217" w:author="User" w:date="2025-06-16T09:13:00Z">
              <w:rPr/>
            </w:rPrChange>
          </w:rPr>
          <w:t xml:space="preserve"> </w:t>
        </w:r>
        <w:proofErr w:type="spellStart"/>
        <w:r w:rsidRPr="00623430">
          <w:rPr>
            <w:rPrChange w:id="1218" w:author="User" w:date="2025-06-16T09:13:00Z">
              <w:rPr/>
            </w:rPrChange>
          </w:rPr>
          <w:t>lifted</w:t>
        </w:r>
        <w:proofErr w:type="spellEnd"/>
        <w:r w:rsidRPr="00623430">
          <w:rPr>
            <w:rPrChange w:id="1219" w:author="User" w:date="2025-06-16T09:13:00Z">
              <w:rPr/>
            </w:rPrChange>
          </w:rPr>
          <w:t xml:space="preserve"> in </w:t>
        </w:r>
        <w:proofErr w:type="spellStart"/>
        <w:r w:rsidRPr="00623430">
          <w:rPr>
            <w:rPrChange w:id="1220" w:author="User" w:date="2025-06-16T09:13:00Z">
              <w:rPr/>
            </w:rPrChange>
          </w:rPr>
          <w:t>the</w:t>
        </w:r>
        <w:proofErr w:type="spellEnd"/>
        <w:r w:rsidRPr="00623430">
          <w:rPr>
            <w:rPrChange w:id="1221" w:author="User" w:date="2025-06-16T09:13:00Z">
              <w:rPr/>
            </w:rPrChange>
          </w:rPr>
          <w:t xml:space="preserve"> SP </w:t>
        </w:r>
        <w:proofErr w:type="spellStart"/>
        <w:r w:rsidRPr="00623430">
          <w:rPr>
            <w:rPrChange w:id="1222" w:author="User" w:date="2025-06-16T09:13:00Z">
              <w:rPr/>
            </w:rPrChange>
          </w:rPr>
          <w:t>relative</w:t>
        </w:r>
        <w:proofErr w:type="spellEnd"/>
        <w:r w:rsidRPr="00623430">
          <w:rPr>
            <w:rPrChange w:id="1223" w:author="User" w:date="2025-06-16T09:13:00Z">
              <w:rPr/>
            </w:rPrChange>
          </w:rPr>
          <w:t xml:space="preserve"> </w:t>
        </w:r>
        <w:proofErr w:type="spellStart"/>
        <w:r w:rsidRPr="00623430">
          <w:rPr>
            <w:rPrChange w:id="1224" w:author="User" w:date="2025-06-16T09:13:00Z">
              <w:rPr/>
            </w:rPrChange>
          </w:rPr>
          <w:t>to</w:t>
        </w:r>
        <w:proofErr w:type="spellEnd"/>
        <w:r w:rsidRPr="00623430">
          <w:rPr>
            <w:rPrChange w:id="1225" w:author="User" w:date="2025-06-16T09:13:00Z">
              <w:rPr/>
            </w:rPrChange>
          </w:rPr>
          <w:t xml:space="preserve"> body </w:t>
        </w:r>
        <w:proofErr w:type="spellStart"/>
        <w:r w:rsidRPr="00623430">
          <w:rPr>
            <w:rPrChange w:id="1226" w:author="User" w:date="2025-06-16T09:13:00Z">
              <w:rPr/>
            </w:rPrChange>
          </w:rPr>
          <w:t>mass</w:t>
        </w:r>
        <w:proofErr w:type="spellEnd"/>
        <w:r w:rsidRPr="00623430">
          <w:rPr>
            <w:rPrChange w:id="1227" w:author="User" w:date="2025-06-16T09:13:00Z">
              <w:rPr/>
            </w:rPrChange>
          </w:rPr>
          <w:t xml:space="preserve">. </w:t>
        </w:r>
        <w:proofErr w:type="spellStart"/>
        <w:r w:rsidRPr="00623430">
          <w:rPr>
            <w:rPrChange w:id="1228" w:author="User" w:date="2025-06-16T09:13:00Z">
              <w:rPr/>
            </w:rPrChange>
          </w:rPr>
          <w:t>According</w:t>
        </w:r>
        <w:proofErr w:type="spellEnd"/>
        <w:r w:rsidRPr="00623430">
          <w:rPr>
            <w:rPrChange w:id="1229" w:author="User" w:date="2025-06-16T09:13:00Z">
              <w:rPr/>
            </w:rPrChange>
          </w:rPr>
          <w:t xml:space="preserve"> </w:t>
        </w:r>
        <w:proofErr w:type="spellStart"/>
        <w:r w:rsidRPr="00623430">
          <w:rPr>
            <w:rPrChange w:id="1230" w:author="User" w:date="2025-06-16T09:13:00Z">
              <w:rPr/>
            </w:rPrChange>
          </w:rPr>
          <w:t>to</w:t>
        </w:r>
        <w:proofErr w:type="spellEnd"/>
        <w:r w:rsidRPr="00623430">
          <w:rPr>
            <w:rPrChange w:id="1231" w:author="User" w:date="2025-06-16T09:13:00Z">
              <w:rPr/>
            </w:rPrChange>
          </w:rPr>
          <w:t xml:space="preserve"> </w:t>
        </w:r>
        <w:proofErr w:type="spellStart"/>
        <w:r w:rsidRPr="00623430">
          <w:rPr>
            <w:rPrChange w:id="1232" w:author="User" w:date="2025-06-16T09:13:00Z">
              <w:rPr/>
            </w:rPrChange>
          </w:rPr>
          <w:t>the</w:t>
        </w:r>
        <w:proofErr w:type="spellEnd"/>
        <w:r w:rsidRPr="00623430">
          <w:rPr>
            <w:rPrChange w:id="1233" w:author="User" w:date="2025-06-16T09:13:00Z">
              <w:rPr/>
            </w:rPrChange>
          </w:rPr>
          <w:t xml:space="preserve"> </w:t>
        </w:r>
        <w:proofErr w:type="spellStart"/>
        <w:r w:rsidRPr="00623430">
          <w:rPr>
            <w:rPrChange w:id="1234" w:author="User" w:date="2025-06-16T09:13:00Z">
              <w:rPr/>
            </w:rPrChange>
          </w:rPr>
          <w:t>predictive</w:t>
        </w:r>
        <w:proofErr w:type="spellEnd"/>
        <w:r w:rsidRPr="00623430">
          <w:rPr>
            <w:rPrChange w:id="1235" w:author="User" w:date="2025-06-16T09:13:00Z">
              <w:rPr/>
            </w:rPrChange>
          </w:rPr>
          <w:t xml:space="preserve"> </w:t>
        </w:r>
        <w:proofErr w:type="spellStart"/>
        <w:r w:rsidRPr="00623430">
          <w:rPr>
            <w:rPrChange w:id="1236" w:author="User" w:date="2025-06-16T09:13:00Z">
              <w:rPr/>
            </w:rPrChange>
          </w:rPr>
          <w:t>equation</w:t>
        </w:r>
        <w:proofErr w:type="spellEnd"/>
        <w:r w:rsidRPr="00623430">
          <w:rPr>
            <w:rPrChange w:id="1237" w:author="User" w:date="2025-06-16T09:13:00Z">
              <w:rPr/>
            </w:rPrChange>
          </w:rPr>
          <w:t xml:space="preserve">, a </w:t>
        </w:r>
        <w:proofErr w:type="spellStart"/>
        <w:r w:rsidRPr="00623430">
          <w:rPr>
            <w:rPrChange w:id="1238" w:author="User" w:date="2025-06-16T09:13:00Z">
              <w:rPr/>
            </w:rPrChange>
          </w:rPr>
          <w:t>relative</w:t>
        </w:r>
        <w:proofErr w:type="spellEnd"/>
        <w:r w:rsidRPr="00623430">
          <w:rPr>
            <w:rPrChange w:id="1239" w:author="User" w:date="2025-06-16T09:13:00Z">
              <w:rPr/>
            </w:rPrChange>
          </w:rPr>
          <w:t xml:space="preserve"> </w:t>
        </w:r>
        <w:proofErr w:type="spellStart"/>
        <w:r w:rsidRPr="00623430">
          <w:rPr>
            <w:rPrChange w:id="1240" w:author="User" w:date="2025-06-16T09:13:00Z">
              <w:rPr/>
            </w:rPrChange>
          </w:rPr>
          <w:t>strength</w:t>
        </w:r>
        <w:proofErr w:type="spellEnd"/>
        <w:r w:rsidRPr="00623430">
          <w:rPr>
            <w:rPrChange w:id="1241" w:author="User" w:date="2025-06-16T09:13:00Z">
              <w:rPr/>
            </w:rPrChange>
          </w:rPr>
          <w:t xml:space="preserve"> </w:t>
        </w:r>
        <w:proofErr w:type="spellStart"/>
        <w:r w:rsidRPr="00623430">
          <w:rPr>
            <w:rPrChange w:id="1242" w:author="User" w:date="2025-06-16T09:13:00Z">
              <w:rPr/>
            </w:rPrChange>
          </w:rPr>
          <w:t>of</w:t>
        </w:r>
        <w:proofErr w:type="spellEnd"/>
        <w:r w:rsidRPr="00623430">
          <w:rPr>
            <w:rPrChange w:id="1243" w:author="User" w:date="2025-06-16T09:13:00Z">
              <w:rPr/>
            </w:rPrChange>
          </w:rPr>
          <w:t xml:space="preserve"> </w:t>
        </w:r>
        <w:proofErr w:type="spellStart"/>
        <w:r w:rsidRPr="00623430">
          <w:rPr>
            <w:rPrChange w:id="1244" w:author="User" w:date="2025-06-16T09:13:00Z">
              <w:rPr/>
            </w:rPrChange>
          </w:rPr>
          <w:t>approximately</w:t>
        </w:r>
        <w:proofErr w:type="spellEnd"/>
        <w:r w:rsidRPr="00623430">
          <w:rPr>
            <w:rPrChange w:id="1245" w:author="User" w:date="2025-06-16T09:13:00Z">
              <w:rPr/>
            </w:rPrChange>
          </w:rPr>
          <w:t xml:space="preserve"> 51.6% in </w:t>
        </w:r>
        <w:proofErr w:type="spellStart"/>
        <w:r w:rsidRPr="00623430">
          <w:rPr>
            <w:rPrChange w:id="1246" w:author="User" w:date="2025-06-16T09:13:00Z">
              <w:rPr/>
            </w:rPrChange>
          </w:rPr>
          <w:t>the</w:t>
        </w:r>
        <w:proofErr w:type="spellEnd"/>
        <w:r w:rsidRPr="00623430">
          <w:rPr>
            <w:rPrChange w:id="1247" w:author="User" w:date="2025-06-16T09:13:00Z">
              <w:rPr/>
            </w:rPrChange>
          </w:rPr>
          <w:t xml:space="preserve"> SP </w:t>
        </w:r>
        <w:proofErr w:type="spellStart"/>
        <w:r w:rsidRPr="00623430">
          <w:rPr>
            <w:rPrChange w:id="1248" w:author="User" w:date="2025-06-16T09:13:00Z">
              <w:rPr/>
            </w:rPrChange>
          </w:rPr>
          <w:t>is</w:t>
        </w:r>
        <w:proofErr w:type="spellEnd"/>
        <w:r w:rsidRPr="00623430">
          <w:rPr>
            <w:rPrChange w:id="1249" w:author="User" w:date="2025-06-16T09:13:00Z">
              <w:rPr/>
            </w:rPrChange>
          </w:rPr>
          <w:t xml:space="preserve"> </w:t>
        </w:r>
        <w:proofErr w:type="spellStart"/>
        <w:r w:rsidRPr="00623430">
          <w:rPr>
            <w:rPrChange w:id="1250" w:author="User" w:date="2025-06-16T09:13:00Z">
              <w:rPr/>
            </w:rPrChange>
          </w:rPr>
          <w:t>estimated</w:t>
        </w:r>
        <w:proofErr w:type="spellEnd"/>
        <w:r w:rsidRPr="00623430">
          <w:rPr>
            <w:rPrChange w:id="1251" w:author="User" w:date="2025-06-16T09:13:00Z">
              <w:rPr/>
            </w:rPrChange>
          </w:rPr>
          <w:t xml:space="preserve"> </w:t>
        </w:r>
        <w:proofErr w:type="spellStart"/>
        <w:r w:rsidRPr="00623430">
          <w:rPr>
            <w:rPrChange w:id="1252" w:author="User" w:date="2025-06-16T09:13:00Z">
              <w:rPr/>
            </w:rPrChange>
          </w:rPr>
          <w:t>to</w:t>
        </w:r>
        <w:proofErr w:type="spellEnd"/>
        <w:r w:rsidRPr="00623430">
          <w:rPr>
            <w:rPrChange w:id="1253" w:author="User" w:date="2025-06-16T09:13:00Z">
              <w:rPr/>
            </w:rPrChange>
          </w:rPr>
          <w:t xml:space="preserve"> </w:t>
        </w:r>
        <w:proofErr w:type="spellStart"/>
        <w:r w:rsidRPr="00623430">
          <w:rPr>
            <w:rPrChange w:id="1254" w:author="User" w:date="2025-06-16T09:13:00Z">
              <w:rPr/>
            </w:rPrChange>
          </w:rPr>
          <w:t>be</w:t>
        </w:r>
        <w:proofErr w:type="spellEnd"/>
        <w:r w:rsidRPr="00623430">
          <w:rPr>
            <w:rPrChange w:id="1255" w:author="User" w:date="2025-06-16T09:13:00Z">
              <w:rPr/>
            </w:rPrChange>
          </w:rPr>
          <w:t xml:space="preserve"> </w:t>
        </w:r>
        <w:proofErr w:type="spellStart"/>
        <w:r w:rsidRPr="00623430">
          <w:rPr>
            <w:rPrChange w:id="1256" w:author="User" w:date="2025-06-16T09:13:00Z">
              <w:rPr/>
            </w:rPrChange>
          </w:rPr>
          <w:t>the</w:t>
        </w:r>
        <w:proofErr w:type="spellEnd"/>
        <w:r w:rsidRPr="00623430">
          <w:rPr>
            <w:rPrChange w:id="1257" w:author="User" w:date="2025-06-16T09:13:00Z">
              <w:rPr/>
            </w:rPrChange>
          </w:rPr>
          <w:t xml:space="preserve"> </w:t>
        </w:r>
        <w:proofErr w:type="spellStart"/>
        <w:r w:rsidRPr="00623430">
          <w:rPr>
            <w:rPrChange w:id="1258" w:author="User" w:date="2025-06-16T09:13:00Z">
              <w:rPr/>
            </w:rPrChange>
          </w:rPr>
          <w:t>minimum</w:t>
        </w:r>
        <w:proofErr w:type="spellEnd"/>
        <w:r w:rsidRPr="00623430">
          <w:rPr>
            <w:rPrChange w:id="1259" w:author="User" w:date="2025-06-16T09:13:00Z">
              <w:rPr/>
            </w:rPrChange>
          </w:rPr>
          <w:t xml:space="preserve"> </w:t>
        </w:r>
        <w:proofErr w:type="spellStart"/>
        <w:r w:rsidRPr="00623430">
          <w:rPr>
            <w:rPrChange w:id="1260" w:author="User" w:date="2025-06-16T09:13:00Z">
              <w:rPr/>
            </w:rPrChange>
          </w:rPr>
          <w:t>threshold</w:t>
        </w:r>
        <w:proofErr w:type="spellEnd"/>
        <w:r w:rsidRPr="00623430">
          <w:rPr>
            <w:rPrChange w:id="1261" w:author="User" w:date="2025-06-16T09:13:00Z">
              <w:rPr/>
            </w:rPrChange>
          </w:rPr>
          <w:t xml:space="preserve"> </w:t>
        </w:r>
        <w:proofErr w:type="spellStart"/>
        <w:r w:rsidRPr="00623430">
          <w:rPr>
            <w:rPrChange w:id="1262" w:author="User" w:date="2025-06-16T09:13:00Z">
              <w:rPr/>
            </w:rPrChange>
          </w:rPr>
          <w:t>required</w:t>
        </w:r>
        <w:proofErr w:type="spellEnd"/>
        <w:r w:rsidRPr="00623430">
          <w:rPr>
            <w:rPrChange w:id="1263" w:author="User" w:date="2025-06-16T09:13:00Z">
              <w:rPr/>
            </w:rPrChange>
          </w:rPr>
          <w:t xml:space="preserve"> </w:t>
        </w:r>
        <w:proofErr w:type="spellStart"/>
        <w:r w:rsidRPr="00623430">
          <w:rPr>
            <w:rPrChange w:id="1264" w:author="User" w:date="2025-06-16T09:13:00Z">
              <w:rPr/>
            </w:rPrChange>
          </w:rPr>
          <w:t>to</w:t>
        </w:r>
        <w:proofErr w:type="spellEnd"/>
        <w:r w:rsidRPr="00623430">
          <w:rPr>
            <w:rPrChange w:id="1265" w:author="User" w:date="2025-06-16T09:13:00Z">
              <w:rPr/>
            </w:rPrChange>
          </w:rPr>
          <w:t xml:space="preserve"> </w:t>
        </w:r>
        <w:proofErr w:type="spellStart"/>
        <w:r w:rsidRPr="00623430">
          <w:rPr>
            <w:rPrChange w:id="1266" w:author="User" w:date="2025-06-16T09:13:00Z">
              <w:rPr/>
            </w:rPrChange>
          </w:rPr>
          <w:t>perform</w:t>
        </w:r>
        <w:proofErr w:type="spellEnd"/>
        <w:r w:rsidRPr="00623430">
          <w:rPr>
            <w:rPrChange w:id="1267" w:author="User" w:date="2025-06-16T09:13:00Z">
              <w:rPr/>
            </w:rPrChange>
          </w:rPr>
          <w:t xml:space="preserve"> </w:t>
        </w:r>
        <w:proofErr w:type="spellStart"/>
        <w:r w:rsidRPr="00623430">
          <w:rPr>
            <w:rPrChange w:id="1268" w:author="User" w:date="2025-06-16T09:13:00Z">
              <w:rPr/>
            </w:rPrChange>
          </w:rPr>
          <w:t>one</w:t>
        </w:r>
        <w:proofErr w:type="spellEnd"/>
        <w:r w:rsidRPr="00623430">
          <w:rPr>
            <w:rPrChange w:id="1269" w:author="User" w:date="2025-06-16T09:13:00Z">
              <w:rPr/>
            </w:rPrChange>
          </w:rPr>
          <w:t xml:space="preserve"> SHSPU </w:t>
        </w:r>
        <w:proofErr w:type="spellStart"/>
        <w:r w:rsidRPr="00623430">
          <w:rPr>
            <w:rPrChange w:id="1270" w:author="User" w:date="2025-06-16T09:13:00Z">
              <w:rPr/>
            </w:rPrChange>
          </w:rPr>
          <w:t>repetition</w:t>
        </w:r>
        <w:proofErr w:type="spellEnd"/>
        <w:r w:rsidRPr="00623430">
          <w:rPr>
            <w:rPrChange w:id="1271" w:author="User" w:date="2025-06-16T09:13:00Z">
              <w:rPr/>
            </w:rPrChange>
          </w:rPr>
          <w:t xml:space="preserve">. </w:t>
        </w:r>
        <w:proofErr w:type="spellStart"/>
        <w:r w:rsidRPr="00623430">
          <w:rPr>
            <w:rPrChange w:id="1272" w:author="User" w:date="2025-06-16T09:13:00Z">
              <w:rPr/>
            </w:rPrChange>
          </w:rPr>
          <w:t>Furthermore</w:t>
        </w:r>
        <w:proofErr w:type="spellEnd"/>
        <w:r w:rsidRPr="00623430">
          <w:rPr>
            <w:rPrChange w:id="1273" w:author="User" w:date="2025-06-16T09:13:00Z">
              <w:rPr/>
            </w:rPrChange>
          </w:rPr>
          <w:t xml:space="preserve">, for </w:t>
        </w:r>
        <w:proofErr w:type="spellStart"/>
        <w:r w:rsidRPr="00623430">
          <w:rPr>
            <w:rPrChange w:id="1274" w:author="User" w:date="2025-06-16T09:13:00Z">
              <w:rPr/>
            </w:rPrChange>
          </w:rPr>
          <w:t>every</w:t>
        </w:r>
        <w:proofErr w:type="spellEnd"/>
        <w:r w:rsidRPr="00623430">
          <w:rPr>
            <w:rPrChange w:id="1275" w:author="User" w:date="2025-06-16T09:13:00Z">
              <w:rPr/>
            </w:rPrChange>
          </w:rPr>
          <w:t xml:space="preserve"> 3.3% </w:t>
        </w:r>
        <w:proofErr w:type="spellStart"/>
        <w:r w:rsidRPr="00623430">
          <w:rPr>
            <w:rPrChange w:id="1276" w:author="User" w:date="2025-06-16T09:13:00Z">
              <w:rPr/>
            </w:rPrChange>
          </w:rPr>
          <w:t>increase</w:t>
        </w:r>
        <w:proofErr w:type="spellEnd"/>
        <w:r w:rsidRPr="00623430">
          <w:rPr>
            <w:rPrChange w:id="1277" w:author="User" w:date="2025-06-16T09:13:00Z">
              <w:rPr/>
            </w:rPrChange>
          </w:rPr>
          <w:t xml:space="preserve"> in SP </w:t>
        </w:r>
        <w:proofErr w:type="spellStart"/>
        <w:r w:rsidRPr="00623430">
          <w:rPr>
            <w:rPrChange w:id="1278" w:author="User" w:date="2025-06-16T09:13:00Z">
              <w:rPr/>
            </w:rPrChange>
          </w:rPr>
          <w:t>relative</w:t>
        </w:r>
        <w:proofErr w:type="spellEnd"/>
        <w:r w:rsidRPr="00623430">
          <w:rPr>
            <w:rPrChange w:id="1279" w:author="User" w:date="2025-06-16T09:13:00Z">
              <w:rPr/>
            </w:rPrChange>
          </w:rPr>
          <w:t xml:space="preserve"> </w:t>
        </w:r>
        <w:proofErr w:type="spellStart"/>
        <w:r w:rsidRPr="00623430">
          <w:rPr>
            <w:rPrChange w:id="1280" w:author="User" w:date="2025-06-16T09:13:00Z">
              <w:rPr/>
            </w:rPrChange>
          </w:rPr>
          <w:t>strength</w:t>
        </w:r>
        <w:proofErr w:type="spellEnd"/>
        <w:r w:rsidRPr="00623430">
          <w:rPr>
            <w:rPrChange w:id="1281" w:author="User" w:date="2025-06-16T09:13:00Z">
              <w:rPr/>
            </w:rPrChange>
          </w:rPr>
          <w:t xml:space="preserve">, </w:t>
        </w:r>
        <w:proofErr w:type="spellStart"/>
        <w:r w:rsidRPr="00623430">
          <w:rPr>
            <w:rPrChange w:id="1282" w:author="User" w:date="2025-06-16T09:13:00Z">
              <w:rPr/>
            </w:rPrChange>
          </w:rPr>
          <w:t>the</w:t>
        </w:r>
        <w:proofErr w:type="spellEnd"/>
        <w:r w:rsidRPr="00623430">
          <w:rPr>
            <w:rPrChange w:id="1283" w:author="User" w:date="2025-06-16T09:13:00Z">
              <w:rPr/>
            </w:rPrChange>
          </w:rPr>
          <w:t xml:space="preserve"> </w:t>
        </w:r>
        <w:proofErr w:type="spellStart"/>
        <w:r w:rsidRPr="00623430">
          <w:rPr>
            <w:rPrChange w:id="1284" w:author="User" w:date="2025-06-16T09:13:00Z">
              <w:rPr/>
            </w:rPrChange>
          </w:rPr>
          <w:t>number</w:t>
        </w:r>
        <w:proofErr w:type="spellEnd"/>
        <w:r w:rsidRPr="00623430">
          <w:rPr>
            <w:rPrChange w:id="1285" w:author="User" w:date="2025-06-16T09:13:00Z">
              <w:rPr/>
            </w:rPrChange>
          </w:rPr>
          <w:t xml:space="preserve"> </w:t>
        </w:r>
        <w:proofErr w:type="spellStart"/>
        <w:r w:rsidRPr="00623430">
          <w:rPr>
            <w:rPrChange w:id="1286" w:author="User" w:date="2025-06-16T09:13:00Z">
              <w:rPr/>
            </w:rPrChange>
          </w:rPr>
          <w:t>of</w:t>
        </w:r>
        <w:proofErr w:type="spellEnd"/>
        <w:r w:rsidRPr="00623430">
          <w:rPr>
            <w:rPrChange w:id="1287" w:author="User" w:date="2025-06-16T09:13:00Z">
              <w:rPr/>
            </w:rPrChange>
          </w:rPr>
          <w:t xml:space="preserve"> SHSPU </w:t>
        </w:r>
        <w:proofErr w:type="spellStart"/>
        <w:r w:rsidRPr="00623430">
          <w:rPr>
            <w:rPrChange w:id="1288" w:author="User" w:date="2025-06-16T09:13:00Z">
              <w:rPr/>
            </w:rPrChange>
          </w:rPr>
          <w:t>repetitions</w:t>
        </w:r>
        <w:proofErr w:type="spellEnd"/>
        <w:r w:rsidRPr="00623430">
          <w:rPr>
            <w:rPrChange w:id="1289" w:author="User" w:date="2025-06-16T09:13:00Z">
              <w:rPr/>
            </w:rPrChange>
          </w:rPr>
          <w:t xml:space="preserve"> </w:t>
        </w:r>
        <w:proofErr w:type="spellStart"/>
        <w:r w:rsidRPr="00623430">
          <w:rPr>
            <w:rPrChange w:id="1290" w:author="User" w:date="2025-06-16T09:13:00Z">
              <w:rPr/>
            </w:rPrChange>
          </w:rPr>
          <w:t>is</w:t>
        </w:r>
        <w:proofErr w:type="spellEnd"/>
        <w:r w:rsidRPr="00623430">
          <w:rPr>
            <w:rPrChange w:id="1291" w:author="User" w:date="2025-06-16T09:13:00Z">
              <w:rPr/>
            </w:rPrChange>
          </w:rPr>
          <w:t xml:space="preserve"> </w:t>
        </w:r>
        <w:proofErr w:type="spellStart"/>
        <w:r w:rsidRPr="00623430">
          <w:rPr>
            <w:rPrChange w:id="1292" w:author="User" w:date="2025-06-16T09:13:00Z">
              <w:rPr/>
            </w:rPrChange>
          </w:rPr>
          <w:t>expected</w:t>
        </w:r>
        <w:proofErr w:type="spellEnd"/>
        <w:r w:rsidRPr="00623430">
          <w:rPr>
            <w:rPrChange w:id="1293" w:author="User" w:date="2025-06-16T09:13:00Z">
              <w:rPr/>
            </w:rPrChange>
          </w:rPr>
          <w:t xml:space="preserve"> </w:t>
        </w:r>
        <w:proofErr w:type="spellStart"/>
        <w:r w:rsidRPr="00623430">
          <w:rPr>
            <w:rPrChange w:id="1294" w:author="User" w:date="2025-06-16T09:13:00Z">
              <w:rPr/>
            </w:rPrChange>
          </w:rPr>
          <w:t>to</w:t>
        </w:r>
        <w:proofErr w:type="spellEnd"/>
        <w:r w:rsidRPr="00623430">
          <w:rPr>
            <w:rPrChange w:id="1295" w:author="User" w:date="2025-06-16T09:13:00Z">
              <w:rPr/>
            </w:rPrChange>
          </w:rPr>
          <w:t xml:space="preserve"> </w:t>
        </w:r>
        <w:proofErr w:type="spellStart"/>
        <w:r w:rsidRPr="00623430">
          <w:rPr>
            <w:rPrChange w:id="1296" w:author="User" w:date="2025-06-16T09:13:00Z">
              <w:rPr/>
            </w:rPrChange>
          </w:rPr>
          <w:t>increase</w:t>
        </w:r>
        <w:proofErr w:type="spellEnd"/>
        <w:r w:rsidRPr="00623430">
          <w:rPr>
            <w:rPrChange w:id="1297" w:author="User" w:date="2025-06-16T09:13:00Z">
              <w:rPr/>
            </w:rPrChange>
          </w:rPr>
          <w:t xml:space="preserve"> </w:t>
        </w:r>
        <w:proofErr w:type="spellStart"/>
        <w:r w:rsidRPr="00623430">
          <w:rPr>
            <w:rPrChange w:id="1298" w:author="User" w:date="2025-06-16T09:13:00Z">
              <w:rPr/>
            </w:rPrChange>
          </w:rPr>
          <w:t>by</w:t>
        </w:r>
        <w:proofErr w:type="spellEnd"/>
        <w:r w:rsidRPr="00623430">
          <w:rPr>
            <w:rPrChange w:id="1299" w:author="User" w:date="2025-06-16T09:13:00Z">
              <w:rPr/>
            </w:rPrChange>
          </w:rPr>
          <w:t xml:space="preserve"> </w:t>
        </w:r>
        <w:proofErr w:type="spellStart"/>
        <w:r w:rsidRPr="00623430">
          <w:rPr>
            <w:rPrChange w:id="1300" w:author="User" w:date="2025-06-16T09:13:00Z">
              <w:rPr/>
            </w:rPrChange>
          </w:rPr>
          <w:t>one</w:t>
        </w:r>
        <w:proofErr w:type="spellEnd"/>
        <w:r w:rsidRPr="00623430">
          <w:rPr>
            <w:rPrChange w:id="1301" w:author="User" w:date="2025-06-16T09:13:00Z">
              <w:rPr/>
            </w:rPrChange>
          </w:rPr>
          <w:t>.</w:t>
        </w:r>
      </w:ins>
    </w:p>
    <w:p w14:paraId="4F9A6AE0" w14:textId="57F93B48" w:rsidR="00AB7FB9" w:rsidRDefault="00AB7FB9" w:rsidP="00AB7FB9">
      <w:pPr>
        <w:spacing w:after="249" w:line="480" w:lineRule="auto"/>
        <w:ind w:left="0" w:firstLine="0"/>
        <w:rPr>
          <w:ins w:id="1302" w:author="User" w:date="2025-06-12T10:35:00Z"/>
          <w:b/>
          <w:u w:val="single" w:color="000000"/>
          <w:lang w:val="en-US"/>
        </w:rPr>
      </w:pPr>
      <w:r w:rsidRPr="00B36604">
        <w:rPr>
          <w:b/>
          <w:u w:val="single" w:color="000000"/>
          <w:lang w:val="en-US"/>
        </w:rPr>
        <w:t>DISCUSSION</w:t>
      </w:r>
    </w:p>
    <w:p w14:paraId="2AE2FD88" w14:textId="523FAFB4" w:rsidR="00E579B8" w:rsidRDefault="00E579B8">
      <w:pPr>
        <w:pStyle w:val="NormalWeb"/>
        <w:spacing w:line="480" w:lineRule="auto"/>
        <w:ind w:firstLine="708"/>
        <w:jc w:val="both"/>
        <w:rPr>
          <w:ins w:id="1303" w:author="User" w:date="2025-06-12T10:35:00Z"/>
        </w:rPr>
        <w:pPrChange w:id="1304" w:author="User" w:date="2025-06-12T10:35:00Z">
          <w:pPr>
            <w:pStyle w:val="NormalWeb"/>
          </w:pPr>
        </w:pPrChange>
      </w:pPr>
      <w:ins w:id="1305" w:author="User" w:date="2025-06-12T10:35:00Z">
        <w:r>
          <w:t xml:space="preserve">The </w:t>
        </w:r>
        <w:proofErr w:type="spellStart"/>
        <w:r>
          <w:t>primary</w:t>
        </w:r>
        <w:proofErr w:type="spellEnd"/>
        <w:r>
          <w:t xml:space="preserve"> </w:t>
        </w:r>
        <w:proofErr w:type="spellStart"/>
        <w:r>
          <w:t>aim</w:t>
        </w:r>
        <w:proofErr w:type="spellEnd"/>
        <w:r>
          <w:t xml:space="preserve"> </w:t>
        </w:r>
        <w:proofErr w:type="spellStart"/>
        <w:r>
          <w:t>of</w:t>
        </w:r>
        <w:proofErr w:type="spellEnd"/>
        <w:r>
          <w:t xml:space="preserve"> </w:t>
        </w:r>
        <w:proofErr w:type="spellStart"/>
        <w:r>
          <w:t>this</w:t>
        </w:r>
        <w:proofErr w:type="spellEnd"/>
        <w:r>
          <w:t xml:space="preserve"> </w:t>
        </w:r>
        <w:proofErr w:type="spellStart"/>
        <w:r>
          <w:t>study</w:t>
        </w:r>
        <w:proofErr w:type="spellEnd"/>
        <w:r>
          <w:t xml:space="preserve"> </w:t>
        </w:r>
        <w:proofErr w:type="spellStart"/>
        <w:r>
          <w:t>was</w:t>
        </w:r>
        <w:proofErr w:type="spellEnd"/>
        <w:r>
          <w:t xml:space="preserve"> </w:t>
        </w:r>
        <w:proofErr w:type="spellStart"/>
        <w:r>
          <w:t>to</w:t>
        </w:r>
        <w:proofErr w:type="spellEnd"/>
        <w:r>
          <w:t xml:space="preserve"> </w:t>
        </w:r>
        <w:proofErr w:type="spellStart"/>
        <w:r>
          <w:t>investigate</w:t>
        </w:r>
        <w:proofErr w:type="spellEnd"/>
        <w:r>
          <w:t xml:space="preserve"> </w:t>
        </w:r>
        <w:proofErr w:type="spellStart"/>
        <w:r>
          <w:t>whether</w:t>
        </w:r>
        <w:proofErr w:type="spellEnd"/>
        <w:r>
          <w:t xml:space="preserve"> SP </w:t>
        </w:r>
        <w:proofErr w:type="spellStart"/>
        <w:r>
          <w:t>strength</w:t>
        </w:r>
        <w:proofErr w:type="spellEnd"/>
        <w:r>
          <w:t xml:space="preserve"> </w:t>
        </w:r>
        <w:proofErr w:type="spellStart"/>
        <w:r>
          <w:t>relative</w:t>
        </w:r>
        <w:proofErr w:type="spellEnd"/>
        <w:r>
          <w:t xml:space="preserve"> </w:t>
        </w:r>
        <w:proofErr w:type="spellStart"/>
        <w:r>
          <w:t>to</w:t>
        </w:r>
        <w:proofErr w:type="spellEnd"/>
        <w:r>
          <w:t xml:space="preserve"> body </w:t>
        </w:r>
        <w:proofErr w:type="spellStart"/>
        <w:r>
          <w:t>mass</w:t>
        </w:r>
        <w:proofErr w:type="spellEnd"/>
        <w:r>
          <w:t xml:space="preserve"> </w:t>
        </w:r>
        <w:proofErr w:type="spellStart"/>
        <w:r>
          <w:t>could</w:t>
        </w:r>
        <w:proofErr w:type="spellEnd"/>
        <w:r>
          <w:t xml:space="preserve"> </w:t>
        </w:r>
        <w:proofErr w:type="spellStart"/>
        <w:r>
          <w:t>significantly</w:t>
        </w:r>
        <w:proofErr w:type="spellEnd"/>
        <w:r>
          <w:t xml:space="preserve"> </w:t>
        </w:r>
        <w:proofErr w:type="spellStart"/>
        <w:r>
          <w:t>predict</w:t>
        </w:r>
        <w:proofErr w:type="spellEnd"/>
        <w:r>
          <w:t xml:space="preserve"> performance in SHSPU. The </w:t>
        </w:r>
        <w:proofErr w:type="spellStart"/>
        <w:r>
          <w:t>findings</w:t>
        </w:r>
        <w:proofErr w:type="spellEnd"/>
        <w:r>
          <w:t xml:space="preserve"> </w:t>
        </w:r>
        <w:proofErr w:type="spellStart"/>
        <w:r>
          <w:t>confirmed</w:t>
        </w:r>
        <w:proofErr w:type="spellEnd"/>
        <w:r>
          <w:t xml:space="preserve"> </w:t>
        </w:r>
        <w:proofErr w:type="spellStart"/>
        <w:r>
          <w:t>that</w:t>
        </w:r>
        <w:proofErr w:type="spellEnd"/>
        <w:r>
          <w:t xml:space="preserve"> </w:t>
        </w:r>
        <w:proofErr w:type="spellStart"/>
        <w:r>
          <w:t>relative</w:t>
        </w:r>
        <w:proofErr w:type="spellEnd"/>
        <w:r>
          <w:t xml:space="preserve"> </w:t>
        </w:r>
        <w:proofErr w:type="spellStart"/>
        <w:r>
          <w:lastRenderedPageBreak/>
          <w:t>strength</w:t>
        </w:r>
        <w:proofErr w:type="spellEnd"/>
        <w:r>
          <w:t xml:space="preserve"> in </w:t>
        </w:r>
        <w:proofErr w:type="spellStart"/>
        <w:r>
          <w:t>the</w:t>
        </w:r>
        <w:proofErr w:type="spellEnd"/>
        <w:r>
          <w:t xml:space="preserve"> SP </w:t>
        </w:r>
        <w:proofErr w:type="spellStart"/>
        <w:r>
          <w:t>was</w:t>
        </w:r>
        <w:proofErr w:type="spellEnd"/>
        <w:r>
          <w:t xml:space="preserve"> a </w:t>
        </w:r>
        <w:proofErr w:type="spellStart"/>
        <w:r>
          <w:t>significant</w:t>
        </w:r>
        <w:proofErr w:type="spellEnd"/>
        <w:r>
          <w:t xml:space="preserve"> </w:t>
        </w:r>
        <w:proofErr w:type="spellStart"/>
        <w:r>
          <w:t>predictor</w:t>
        </w:r>
        <w:proofErr w:type="spellEnd"/>
        <w:r>
          <w:t xml:space="preserve"> </w:t>
        </w:r>
        <w:proofErr w:type="spellStart"/>
        <w:r>
          <w:t>of</w:t>
        </w:r>
        <w:proofErr w:type="spellEnd"/>
        <w:r>
          <w:t xml:space="preserve"> SHSPU </w:t>
        </w:r>
        <w:proofErr w:type="spellStart"/>
        <w:r>
          <w:t>repetitions</w:t>
        </w:r>
        <w:proofErr w:type="spellEnd"/>
        <w:r>
          <w:t xml:space="preserve">. The linear </w:t>
        </w:r>
        <w:proofErr w:type="spellStart"/>
        <w:r>
          <w:t>regression</w:t>
        </w:r>
        <w:proofErr w:type="spellEnd"/>
        <w:r>
          <w:t xml:space="preserve"> model </w:t>
        </w:r>
        <w:proofErr w:type="spellStart"/>
        <w:r>
          <w:t>indicated</w:t>
        </w:r>
        <w:proofErr w:type="spellEnd"/>
        <w:r>
          <w:t xml:space="preserve"> </w:t>
        </w:r>
        <w:proofErr w:type="spellStart"/>
        <w:r>
          <w:t>that</w:t>
        </w:r>
        <w:proofErr w:type="spellEnd"/>
        <w:r>
          <w:t xml:space="preserve"> a </w:t>
        </w:r>
        <w:proofErr w:type="spellStart"/>
        <w:r>
          <w:t>relative</w:t>
        </w:r>
        <w:proofErr w:type="spellEnd"/>
        <w:r>
          <w:t xml:space="preserve"> </w:t>
        </w:r>
        <w:proofErr w:type="spellStart"/>
        <w:r>
          <w:t>strength</w:t>
        </w:r>
        <w:proofErr w:type="spellEnd"/>
        <w:r>
          <w:t xml:space="preserve"> </w:t>
        </w:r>
        <w:proofErr w:type="spellStart"/>
        <w:r>
          <w:t>of</w:t>
        </w:r>
        <w:proofErr w:type="spellEnd"/>
        <w:r>
          <w:t xml:space="preserve"> </w:t>
        </w:r>
        <w:proofErr w:type="spellStart"/>
        <w:r>
          <w:t>approximately</w:t>
        </w:r>
        <w:proofErr w:type="spellEnd"/>
        <w:r>
          <w:t xml:space="preserve"> 51.6% </w:t>
        </w:r>
        <w:proofErr w:type="spellStart"/>
        <w:r>
          <w:t>is</w:t>
        </w:r>
        <w:proofErr w:type="spellEnd"/>
        <w:r>
          <w:t xml:space="preserve"> </w:t>
        </w:r>
        <w:proofErr w:type="spellStart"/>
        <w:r>
          <w:t>required</w:t>
        </w:r>
        <w:proofErr w:type="spellEnd"/>
        <w:r>
          <w:t xml:space="preserve"> </w:t>
        </w:r>
        <w:proofErr w:type="spellStart"/>
        <w:r>
          <w:t>to</w:t>
        </w:r>
        <w:proofErr w:type="spellEnd"/>
        <w:r>
          <w:t xml:space="preserve"> </w:t>
        </w:r>
        <w:proofErr w:type="spellStart"/>
        <w:r>
          <w:t>perform</w:t>
        </w:r>
        <w:proofErr w:type="spellEnd"/>
        <w:r>
          <w:t xml:space="preserve"> </w:t>
        </w:r>
        <w:proofErr w:type="spellStart"/>
        <w:r>
          <w:t>one</w:t>
        </w:r>
        <w:proofErr w:type="spellEnd"/>
        <w:r>
          <w:t xml:space="preserve"> SHSPU </w:t>
        </w:r>
        <w:proofErr w:type="spellStart"/>
        <w:r>
          <w:t>repetition</w:t>
        </w:r>
        <w:proofErr w:type="spellEnd"/>
        <w:r>
          <w:t xml:space="preserve">, </w:t>
        </w:r>
        <w:proofErr w:type="spellStart"/>
        <w:r>
          <w:t>and</w:t>
        </w:r>
        <w:proofErr w:type="spellEnd"/>
        <w:r>
          <w:t xml:space="preserve"> </w:t>
        </w:r>
        <w:proofErr w:type="spellStart"/>
        <w:r>
          <w:t>that</w:t>
        </w:r>
        <w:proofErr w:type="spellEnd"/>
        <w:r>
          <w:t xml:space="preserve"> </w:t>
        </w:r>
        <w:proofErr w:type="spellStart"/>
        <w:r>
          <w:t>each</w:t>
        </w:r>
        <w:proofErr w:type="spellEnd"/>
        <w:r>
          <w:t xml:space="preserve"> 3.3% </w:t>
        </w:r>
        <w:proofErr w:type="spellStart"/>
        <w:r>
          <w:t>increase</w:t>
        </w:r>
        <w:proofErr w:type="spellEnd"/>
        <w:r>
          <w:t xml:space="preserve"> in SP </w:t>
        </w:r>
        <w:proofErr w:type="spellStart"/>
        <w:r>
          <w:t>relative</w:t>
        </w:r>
        <w:proofErr w:type="spellEnd"/>
        <w:r>
          <w:t xml:space="preserve"> </w:t>
        </w:r>
        <w:proofErr w:type="spellStart"/>
        <w:r>
          <w:t>strength</w:t>
        </w:r>
        <w:proofErr w:type="spellEnd"/>
        <w:r>
          <w:t xml:space="preserve"> </w:t>
        </w:r>
        <w:proofErr w:type="spellStart"/>
        <w:r>
          <w:t>is</w:t>
        </w:r>
        <w:proofErr w:type="spellEnd"/>
        <w:r>
          <w:t xml:space="preserve"> </w:t>
        </w:r>
        <w:proofErr w:type="spellStart"/>
        <w:r>
          <w:t>associated</w:t>
        </w:r>
        <w:proofErr w:type="spellEnd"/>
        <w:r>
          <w:t xml:space="preserve"> </w:t>
        </w:r>
        <w:proofErr w:type="spellStart"/>
        <w:r>
          <w:t>with</w:t>
        </w:r>
        <w:proofErr w:type="spellEnd"/>
        <w:r>
          <w:t xml:space="preserve"> </w:t>
        </w:r>
        <w:proofErr w:type="spellStart"/>
        <w:r>
          <w:t>one</w:t>
        </w:r>
        <w:proofErr w:type="spellEnd"/>
        <w:r>
          <w:t xml:space="preserve"> </w:t>
        </w:r>
        <w:proofErr w:type="spellStart"/>
        <w:r>
          <w:t>additional</w:t>
        </w:r>
        <w:proofErr w:type="spellEnd"/>
        <w:r>
          <w:t xml:space="preserve"> </w:t>
        </w:r>
        <w:proofErr w:type="spellStart"/>
        <w:r>
          <w:t>repetition</w:t>
        </w:r>
        <w:proofErr w:type="spellEnd"/>
        <w:r>
          <w:t xml:space="preserve">. </w:t>
        </w:r>
        <w:proofErr w:type="spellStart"/>
        <w:r>
          <w:t>However</w:t>
        </w:r>
        <w:proofErr w:type="spellEnd"/>
        <w:r>
          <w:t xml:space="preserve">, SP </w:t>
        </w:r>
        <w:proofErr w:type="spellStart"/>
        <w:r>
          <w:t>relative</w:t>
        </w:r>
        <w:proofErr w:type="spellEnd"/>
        <w:r>
          <w:t xml:space="preserve"> </w:t>
        </w:r>
        <w:proofErr w:type="spellStart"/>
        <w:r>
          <w:t>strength</w:t>
        </w:r>
        <w:proofErr w:type="spellEnd"/>
        <w:r>
          <w:t xml:space="preserve"> </w:t>
        </w:r>
        <w:proofErr w:type="spellStart"/>
        <w:r>
          <w:t>explained</w:t>
        </w:r>
        <w:proofErr w:type="spellEnd"/>
        <w:r>
          <w:t xml:space="preserve"> 64.3% </w:t>
        </w:r>
        <w:proofErr w:type="spellStart"/>
        <w:r>
          <w:t>of</w:t>
        </w:r>
        <w:proofErr w:type="spellEnd"/>
        <w:r>
          <w:t xml:space="preserve"> </w:t>
        </w:r>
        <w:proofErr w:type="spellStart"/>
        <w:r>
          <w:t>the</w:t>
        </w:r>
        <w:proofErr w:type="spellEnd"/>
        <w:r>
          <w:t xml:space="preserve"> </w:t>
        </w:r>
        <w:proofErr w:type="spellStart"/>
        <w:r>
          <w:t>variance</w:t>
        </w:r>
        <w:proofErr w:type="spellEnd"/>
        <w:r>
          <w:t xml:space="preserve"> in SHSPU performance, </w:t>
        </w:r>
        <w:proofErr w:type="spellStart"/>
        <w:r>
          <w:t>suggesting</w:t>
        </w:r>
        <w:proofErr w:type="spellEnd"/>
        <w:r>
          <w:t xml:space="preserve"> </w:t>
        </w:r>
        <w:proofErr w:type="spellStart"/>
        <w:r>
          <w:t>that</w:t>
        </w:r>
        <w:proofErr w:type="spellEnd"/>
        <w:r>
          <w:t xml:space="preserve"> </w:t>
        </w:r>
        <w:proofErr w:type="spellStart"/>
        <w:r>
          <w:t>other</w:t>
        </w:r>
        <w:proofErr w:type="spellEnd"/>
        <w:r>
          <w:t xml:space="preserve"> </w:t>
        </w:r>
        <w:proofErr w:type="spellStart"/>
        <w:r>
          <w:t>factors</w:t>
        </w:r>
        <w:proofErr w:type="spellEnd"/>
        <w:r>
          <w:t xml:space="preserve"> </w:t>
        </w:r>
        <w:proofErr w:type="spellStart"/>
        <w:r>
          <w:t>also</w:t>
        </w:r>
        <w:proofErr w:type="spellEnd"/>
        <w:r>
          <w:t xml:space="preserve"> </w:t>
        </w:r>
        <w:proofErr w:type="spellStart"/>
        <w:r>
          <w:t>contribute</w:t>
        </w:r>
        <w:proofErr w:type="spellEnd"/>
        <w:r>
          <w:t xml:space="preserve"> </w:t>
        </w:r>
        <w:proofErr w:type="spellStart"/>
        <w:r>
          <w:t>to</w:t>
        </w:r>
        <w:proofErr w:type="spellEnd"/>
        <w:r>
          <w:t xml:space="preserve"> </w:t>
        </w:r>
        <w:proofErr w:type="spellStart"/>
        <w:r>
          <w:t>success</w:t>
        </w:r>
        <w:proofErr w:type="spellEnd"/>
        <w:r>
          <w:t xml:space="preserve"> in </w:t>
        </w:r>
        <w:proofErr w:type="spellStart"/>
        <w:r>
          <w:t>this</w:t>
        </w:r>
        <w:proofErr w:type="spellEnd"/>
        <w:r>
          <w:t xml:space="preserve"> </w:t>
        </w:r>
        <w:proofErr w:type="spellStart"/>
        <w:r>
          <w:t>gymnastic</w:t>
        </w:r>
        <w:proofErr w:type="spellEnd"/>
        <w:r>
          <w:t xml:space="preserve"> skill.</w:t>
        </w:r>
      </w:ins>
    </w:p>
    <w:p w14:paraId="61251BC7" w14:textId="1DEA29EC" w:rsidR="00E579B8" w:rsidRDefault="00E579B8" w:rsidP="00E579B8">
      <w:pPr>
        <w:pStyle w:val="NormalWeb"/>
        <w:spacing w:line="480" w:lineRule="auto"/>
        <w:ind w:firstLine="708"/>
        <w:jc w:val="both"/>
        <w:rPr>
          <w:ins w:id="1306" w:author="User" w:date="2025-06-12T10:39:00Z"/>
        </w:rPr>
      </w:pPr>
      <w:proofErr w:type="spellStart"/>
      <w:ins w:id="1307" w:author="User" w:date="2025-06-12T10:35:00Z">
        <w:r>
          <w:t>These</w:t>
        </w:r>
        <w:proofErr w:type="spellEnd"/>
        <w:r>
          <w:t xml:space="preserve"> </w:t>
        </w:r>
        <w:proofErr w:type="spellStart"/>
        <w:r>
          <w:t>findings</w:t>
        </w:r>
        <w:proofErr w:type="spellEnd"/>
        <w:r>
          <w:t xml:space="preserve"> </w:t>
        </w:r>
        <w:proofErr w:type="spellStart"/>
        <w:r>
          <w:t>align</w:t>
        </w:r>
        <w:proofErr w:type="spellEnd"/>
        <w:r>
          <w:t xml:space="preserve"> </w:t>
        </w:r>
        <w:proofErr w:type="spellStart"/>
        <w:r>
          <w:t>with</w:t>
        </w:r>
        <w:proofErr w:type="spellEnd"/>
        <w:r>
          <w:t xml:space="preserve"> </w:t>
        </w:r>
        <w:proofErr w:type="spellStart"/>
        <w:r>
          <w:t>previous</w:t>
        </w:r>
        <w:proofErr w:type="spellEnd"/>
        <w:r>
          <w:t xml:space="preserve"> </w:t>
        </w:r>
        <w:proofErr w:type="spellStart"/>
        <w:r>
          <w:t>studies</w:t>
        </w:r>
        <w:proofErr w:type="spellEnd"/>
        <w:r>
          <w:t xml:space="preserve"> </w:t>
        </w:r>
        <w:proofErr w:type="spellStart"/>
        <w:r>
          <w:t>comparing</w:t>
        </w:r>
        <w:proofErr w:type="spellEnd"/>
        <w:r>
          <w:t xml:space="preserve"> </w:t>
        </w:r>
        <w:proofErr w:type="spellStart"/>
        <w:r>
          <w:t>exercises</w:t>
        </w:r>
        <w:proofErr w:type="spellEnd"/>
        <w:r>
          <w:t xml:space="preserve"> </w:t>
        </w:r>
        <w:proofErr w:type="spellStart"/>
        <w:r>
          <w:t>using</w:t>
        </w:r>
        <w:proofErr w:type="spellEnd"/>
        <w:r>
          <w:t xml:space="preserve"> </w:t>
        </w:r>
        <w:proofErr w:type="spellStart"/>
        <w:r>
          <w:t>external</w:t>
        </w:r>
        <w:proofErr w:type="spellEnd"/>
        <w:r>
          <w:t xml:space="preserve"> </w:t>
        </w:r>
        <w:proofErr w:type="spellStart"/>
        <w:r>
          <w:t>load</w:t>
        </w:r>
        <w:proofErr w:type="spellEnd"/>
        <w:r>
          <w:t xml:space="preserve"> </w:t>
        </w:r>
        <w:proofErr w:type="spellStart"/>
        <w:r>
          <w:t>and</w:t>
        </w:r>
        <w:proofErr w:type="spellEnd"/>
        <w:r>
          <w:t xml:space="preserve"> </w:t>
        </w:r>
        <w:proofErr w:type="spellStart"/>
        <w:r>
          <w:t>bodyweight</w:t>
        </w:r>
        <w:proofErr w:type="spellEnd"/>
        <w:r>
          <w:t xml:space="preserve">. </w:t>
        </w:r>
        <w:proofErr w:type="spellStart"/>
        <w:r>
          <w:t>Vinstrup</w:t>
        </w:r>
        <w:proofErr w:type="spellEnd"/>
        <w:r>
          <w:t xml:space="preserve"> et al. (2017) </w:t>
        </w:r>
        <w:proofErr w:type="spellStart"/>
        <w:r>
          <w:t>demonstrated</w:t>
        </w:r>
        <w:proofErr w:type="spellEnd"/>
        <w:r>
          <w:t xml:space="preserve"> similar </w:t>
        </w:r>
        <w:proofErr w:type="spellStart"/>
        <w:r>
          <w:t>electromyographic</w:t>
        </w:r>
        <w:proofErr w:type="spellEnd"/>
        <w:r>
          <w:t xml:space="preserve"> </w:t>
        </w:r>
        <w:proofErr w:type="spellStart"/>
        <w:r>
          <w:t>activity</w:t>
        </w:r>
        <w:proofErr w:type="spellEnd"/>
        <w:r>
          <w:t xml:space="preserve"> </w:t>
        </w:r>
        <w:proofErr w:type="spellStart"/>
        <w:r>
          <w:t>when</w:t>
        </w:r>
        <w:proofErr w:type="spellEnd"/>
        <w:r>
          <w:t xml:space="preserve"> </w:t>
        </w:r>
        <w:proofErr w:type="spellStart"/>
        <w:r>
          <w:t>comparing</w:t>
        </w:r>
        <w:proofErr w:type="spellEnd"/>
        <w:r>
          <w:t xml:space="preserve"> </w:t>
        </w:r>
        <w:proofErr w:type="spellStart"/>
        <w:r>
          <w:t>machine-based</w:t>
        </w:r>
        <w:proofErr w:type="spellEnd"/>
        <w:r>
          <w:t xml:space="preserve"> </w:t>
        </w:r>
        <w:proofErr w:type="spellStart"/>
        <w:r>
          <w:t>leg</w:t>
        </w:r>
        <w:proofErr w:type="spellEnd"/>
        <w:r>
          <w:t xml:space="preserve"> </w:t>
        </w:r>
        <w:proofErr w:type="spellStart"/>
        <w:r>
          <w:t>press</w:t>
        </w:r>
        <w:proofErr w:type="spellEnd"/>
        <w:r>
          <w:t xml:space="preserve"> </w:t>
        </w:r>
        <w:proofErr w:type="spellStart"/>
        <w:r>
          <w:t>to</w:t>
        </w:r>
        <w:proofErr w:type="spellEnd"/>
        <w:r>
          <w:t xml:space="preserve"> </w:t>
        </w:r>
        <w:proofErr w:type="spellStart"/>
        <w:r>
          <w:t>bodyweight</w:t>
        </w:r>
        <w:proofErr w:type="spellEnd"/>
        <w:r>
          <w:t xml:space="preserve"> </w:t>
        </w:r>
        <w:proofErr w:type="spellStart"/>
        <w:r>
          <w:t>exercises</w:t>
        </w:r>
        <w:proofErr w:type="spellEnd"/>
        <w:r>
          <w:t xml:space="preserve"> </w:t>
        </w:r>
        <w:proofErr w:type="spellStart"/>
        <w:r>
          <w:t>such</w:t>
        </w:r>
        <w:proofErr w:type="spellEnd"/>
        <w:r>
          <w:t xml:space="preserve"> as </w:t>
        </w:r>
        <w:proofErr w:type="spellStart"/>
        <w:r>
          <w:t>the</w:t>
        </w:r>
        <w:proofErr w:type="spellEnd"/>
        <w:r>
          <w:t xml:space="preserve"> </w:t>
        </w:r>
        <w:proofErr w:type="spellStart"/>
        <w:r>
          <w:t>chair</w:t>
        </w:r>
        <w:proofErr w:type="spellEnd"/>
        <w:r>
          <w:t xml:space="preserve"> </w:t>
        </w:r>
        <w:proofErr w:type="spellStart"/>
        <w:r>
          <w:t>rise</w:t>
        </w:r>
        <w:proofErr w:type="spellEnd"/>
        <w:r>
          <w:t xml:space="preserve"> </w:t>
        </w:r>
        <w:proofErr w:type="spellStart"/>
        <w:r>
          <w:t>and</w:t>
        </w:r>
        <w:proofErr w:type="spellEnd"/>
        <w:r>
          <w:t xml:space="preserve"> hip </w:t>
        </w:r>
        <w:proofErr w:type="spellStart"/>
        <w:r>
          <w:t>thrust</w:t>
        </w:r>
        <w:proofErr w:type="spellEnd"/>
        <w:r>
          <w:t xml:space="preserve">, </w:t>
        </w:r>
        <w:proofErr w:type="spellStart"/>
        <w:r>
          <w:t>supporting</w:t>
        </w:r>
        <w:proofErr w:type="spellEnd"/>
        <w:r>
          <w:t xml:space="preserve"> </w:t>
        </w:r>
        <w:proofErr w:type="spellStart"/>
        <w:r>
          <w:t>the</w:t>
        </w:r>
        <w:proofErr w:type="spellEnd"/>
        <w:r>
          <w:t xml:space="preserve"> </w:t>
        </w:r>
        <w:proofErr w:type="spellStart"/>
        <w:r>
          <w:t>concept</w:t>
        </w:r>
        <w:proofErr w:type="spellEnd"/>
        <w:r>
          <w:t xml:space="preserve"> </w:t>
        </w:r>
        <w:proofErr w:type="spellStart"/>
        <w:r>
          <w:t>that</w:t>
        </w:r>
        <w:proofErr w:type="spellEnd"/>
        <w:r>
          <w:t xml:space="preserve"> </w:t>
        </w:r>
        <w:proofErr w:type="spellStart"/>
        <w:r>
          <w:t>strength</w:t>
        </w:r>
        <w:proofErr w:type="spellEnd"/>
        <w:r>
          <w:t xml:space="preserve"> </w:t>
        </w:r>
        <w:proofErr w:type="spellStart"/>
        <w:r>
          <w:t>adaptations</w:t>
        </w:r>
        <w:proofErr w:type="spellEnd"/>
        <w:r>
          <w:t xml:space="preserve"> </w:t>
        </w:r>
        <w:proofErr w:type="spellStart"/>
        <w:r>
          <w:t>can</w:t>
        </w:r>
        <w:proofErr w:type="spellEnd"/>
        <w:r>
          <w:t xml:space="preserve"> </w:t>
        </w:r>
        <w:proofErr w:type="spellStart"/>
        <w:r>
          <w:t>translate</w:t>
        </w:r>
        <w:proofErr w:type="spellEnd"/>
        <w:r>
          <w:t xml:space="preserve"> </w:t>
        </w:r>
        <w:proofErr w:type="spellStart"/>
        <w:r>
          <w:t>across</w:t>
        </w:r>
        <w:proofErr w:type="spellEnd"/>
        <w:r>
          <w:t xml:space="preserve"> </w:t>
        </w:r>
        <w:proofErr w:type="spellStart"/>
        <w:r>
          <w:t>loading</w:t>
        </w:r>
        <w:proofErr w:type="spellEnd"/>
        <w:r>
          <w:t xml:space="preserve"> </w:t>
        </w:r>
        <w:proofErr w:type="spellStart"/>
        <w:r>
          <w:t>modalities</w:t>
        </w:r>
        <w:proofErr w:type="spellEnd"/>
        <w:r>
          <w:t xml:space="preserve">. </w:t>
        </w:r>
        <w:proofErr w:type="spellStart"/>
        <w:r>
          <w:t>Similarly</w:t>
        </w:r>
        <w:proofErr w:type="spellEnd"/>
        <w:r>
          <w:t xml:space="preserve">, van </w:t>
        </w:r>
        <w:proofErr w:type="spellStart"/>
        <w:r>
          <w:t>den</w:t>
        </w:r>
        <w:proofErr w:type="spellEnd"/>
        <w:r>
          <w:t xml:space="preserve"> </w:t>
        </w:r>
        <w:proofErr w:type="spellStart"/>
        <w:r>
          <w:t>Tillaar</w:t>
        </w:r>
        <w:proofErr w:type="spellEnd"/>
        <w:r>
          <w:t xml:space="preserve"> et al. (2011) </w:t>
        </w:r>
        <w:proofErr w:type="spellStart"/>
        <w:r>
          <w:t>proposed</w:t>
        </w:r>
        <w:proofErr w:type="spellEnd"/>
        <w:r>
          <w:t xml:space="preserve"> </w:t>
        </w:r>
        <w:proofErr w:type="spellStart"/>
        <w:r>
          <w:t>an</w:t>
        </w:r>
        <w:proofErr w:type="spellEnd"/>
        <w:r>
          <w:t xml:space="preserve"> </w:t>
        </w:r>
        <w:proofErr w:type="spellStart"/>
        <w:r>
          <w:t>equation</w:t>
        </w:r>
        <w:proofErr w:type="spellEnd"/>
        <w:r>
          <w:t xml:space="preserve"> </w:t>
        </w:r>
        <w:proofErr w:type="spellStart"/>
        <w:r>
          <w:t>to</w:t>
        </w:r>
        <w:proofErr w:type="spellEnd"/>
        <w:r>
          <w:t xml:space="preserve"> </w:t>
        </w:r>
        <w:proofErr w:type="spellStart"/>
        <w:r>
          <w:t>estimate</w:t>
        </w:r>
        <w:proofErr w:type="spellEnd"/>
        <w:r>
          <w:t xml:space="preserve"> </w:t>
        </w:r>
        <w:proofErr w:type="spellStart"/>
        <w:r>
          <w:t>bench</w:t>
        </w:r>
        <w:proofErr w:type="spellEnd"/>
        <w:r>
          <w:t xml:space="preserve"> </w:t>
        </w:r>
        <w:proofErr w:type="spellStart"/>
        <w:r>
          <w:t>press</w:t>
        </w:r>
        <w:proofErr w:type="spellEnd"/>
        <w:r>
          <w:t xml:space="preserve"> </w:t>
        </w:r>
        <w:proofErr w:type="spellStart"/>
        <w:r>
          <w:t>strength</w:t>
        </w:r>
        <w:proofErr w:type="spellEnd"/>
        <w:r>
          <w:t xml:space="preserve"> </w:t>
        </w:r>
        <w:proofErr w:type="spellStart"/>
        <w:r>
          <w:t>based</w:t>
        </w:r>
        <w:proofErr w:type="spellEnd"/>
        <w:r>
          <w:t xml:space="preserve"> </w:t>
        </w:r>
        <w:proofErr w:type="spellStart"/>
        <w:r>
          <w:t>on</w:t>
        </w:r>
        <w:proofErr w:type="spellEnd"/>
        <w:r>
          <w:t xml:space="preserve"> </w:t>
        </w:r>
        <w:proofErr w:type="spellStart"/>
        <w:r>
          <w:t>push-up</w:t>
        </w:r>
        <w:proofErr w:type="spellEnd"/>
        <w:r>
          <w:t xml:space="preserve"> performance. In </w:t>
        </w:r>
        <w:proofErr w:type="spellStart"/>
        <w:r>
          <w:t>line</w:t>
        </w:r>
        <w:proofErr w:type="spellEnd"/>
        <w:r>
          <w:t xml:space="preserve"> </w:t>
        </w:r>
        <w:proofErr w:type="spellStart"/>
        <w:r>
          <w:t>with</w:t>
        </w:r>
        <w:proofErr w:type="spellEnd"/>
        <w:r>
          <w:t xml:space="preserve"> </w:t>
        </w:r>
        <w:proofErr w:type="spellStart"/>
        <w:r>
          <w:t>these</w:t>
        </w:r>
        <w:proofErr w:type="spellEnd"/>
        <w:r>
          <w:t xml:space="preserve"> </w:t>
        </w:r>
        <w:proofErr w:type="spellStart"/>
        <w:r>
          <w:t>findings</w:t>
        </w:r>
        <w:proofErr w:type="spellEnd"/>
        <w:r>
          <w:t xml:space="preserve">, SP </w:t>
        </w:r>
        <w:proofErr w:type="spellStart"/>
        <w:r>
          <w:t>relative</w:t>
        </w:r>
        <w:proofErr w:type="spellEnd"/>
        <w:r>
          <w:t xml:space="preserve"> </w:t>
        </w:r>
        <w:proofErr w:type="spellStart"/>
        <w:r>
          <w:t>strength</w:t>
        </w:r>
        <w:proofErr w:type="spellEnd"/>
        <w:r>
          <w:t xml:space="preserve"> </w:t>
        </w:r>
        <w:proofErr w:type="spellStart"/>
        <w:r>
          <w:t>may</w:t>
        </w:r>
        <w:proofErr w:type="spellEnd"/>
        <w:r>
          <w:t xml:space="preserve"> serve as a </w:t>
        </w:r>
        <w:proofErr w:type="spellStart"/>
        <w:r>
          <w:t>practical</w:t>
        </w:r>
        <w:proofErr w:type="spellEnd"/>
        <w:r>
          <w:t xml:space="preserve"> tool for </w:t>
        </w:r>
        <w:proofErr w:type="spellStart"/>
        <w:r>
          <w:t>monitoring</w:t>
        </w:r>
        <w:proofErr w:type="spellEnd"/>
        <w:r>
          <w:t xml:space="preserve"> </w:t>
        </w:r>
        <w:proofErr w:type="spellStart"/>
        <w:r>
          <w:t>progress</w:t>
        </w:r>
        <w:proofErr w:type="spellEnd"/>
        <w:r>
          <w:t xml:space="preserve"> </w:t>
        </w:r>
        <w:proofErr w:type="spellStart"/>
        <w:r>
          <w:t>and</w:t>
        </w:r>
        <w:proofErr w:type="spellEnd"/>
        <w:r>
          <w:t xml:space="preserve"> </w:t>
        </w:r>
        <w:proofErr w:type="spellStart"/>
        <w:r>
          <w:t>prescribing</w:t>
        </w:r>
        <w:proofErr w:type="spellEnd"/>
        <w:r>
          <w:t xml:space="preserve"> training for SHSPU skill </w:t>
        </w:r>
        <w:proofErr w:type="spellStart"/>
        <w:r>
          <w:t>development</w:t>
        </w:r>
        <w:proofErr w:type="spellEnd"/>
        <w:r>
          <w:t>.</w:t>
        </w:r>
      </w:ins>
    </w:p>
    <w:p w14:paraId="3B570532" w14:textId="77777777" w:rsidR="00E579B8" w:rsidRDefault="00E579B8">
      <w:pPr>
        <w:pStyle w:val="NormalWeb"/>
        <w:spacing w:line="480" w:lineRule="auto"/>
        <w:ind w:firstLine="708"/>
        <w:jc w:val="both"/>
        <w:rPr>
          <w:ins w:id="1308" w:author="User" w:date="2025-06-12T10:35:00Z"/>
        </w:rPr>
        <w:pPrChange w:id="1309" w:author="User" w:date="2025-06-12T10:35:00Z">
          <w:pPr>
            <w:pStyle w:val="NormalWeb"/>
          </w:pPr>
        </w:pPrChange>
      </w:pPr>
    </w:p>
    <w:p w14:paraId="67A7852C" w14:textId="4D178A55" w:rsidR="00E579B8" w:rsidRDefault="00E579B8" w:rsidP="00E579B8">
      <w:pPr>
        <w:pStyle w:val="NormalWeb"/>
        <w:spacing w:line="480" w:lineRule="auto"/>
        <w:ind w:firstLine="708"/>
        <w:jc w:val="both"/>
        <w:rPr>
          <w:ins w:id="1310" w:author="User" w:date="2025-06-12T10:39:00Z"/>
        </w:rPr>
      </w:pPr>
      <w:proofErr w:type="spellStart"/>
      <w:ins w:id="1311" w:author="User" w:date="2025-06-12T10:35:00Z">
        <w:r>
          <w:t>Beyond</w:t>
        </w:r>
        <w:proofErr w:type="spellEnd"/>
        <w:r>
          <w:t xml:space="preserve"> performance </w:t>
        </w:r>
        <w:proofErr w:type="spellStart"/>
        <w:r>
          <w:t>prediction</w:t>
        </w:r>
        <w:proofErr w:type="spellEnd"/>
        <w:r>
          <w:t xml:space="preserve">, </w:t>
        </w:r>
        <w:proofErr w:type="spellStart"/>
        <w:r>
          <w:t>the</w:t>
        </w:r>
        <w:proofErr w:type="spellEnd"/>
        <w:r>
          <w:t xml:space="preserve"> %SP </w:t>
        </w:r>
        <w:proofErr w:type="spellStart"/>
        <w:r>
          <w:t>value</w:t>
        </w:r>
        <w:proofErr w:type="spellEnd"/>
        <w:r>
          <w:t xml:space="preserve"> </w:t>
        </w:r>
        <w:proofErr w:type="spellStart"/>
        <w:r>
          <w:t>may</w:t>
        </w:r>
        <w:proofErr w:type="spellEnd"/>
        <w:r>
          <w:t xml:space="preserve"> </w:t>
        </w:r>
        <w:proofErr w:type="spellStart"/>
        <w:r>
          <w:t>offer</w:t>
        </w:r>
        <w:proofErr w:type="spellEnd"/>
        <w:r>
          <w:t xml:space="preserve"> </w:t>
        </w:r>
        <w:proofErr w:type="spellStart"/>
        <w:r>
          <w:t>useful</w:t>
        </w:r>
        <w:proofErr w:type="spellEnd"/>
        <w:r>
          <w:t xml:space="preserve"> insights for </w:t>
        </w:r>
        <w:proofErr w:type="spellStart"/>
        <w:r>
          <w:t>safety</w:t>
        </w:r>
        <w:proofErr w:type="spellEnd"/>
        <w:r>
          <w:t xml:space="preserve"> </w:t>
        </w:r>
        <w:proofErr w:type="spellStart"/>
        <w:r>
          <w:t>and</w:t>
        </w:r>
        <w:proofErr w:type="spellEnd"/>
        <w:r>
          <w:t xml:space="preserve"> </w:t>
        </w:r>
        <w:proofErr w:type="spellStart"/>
        <w:r>
          <w:t>readiness</w:t>
        </w:r>
        <w:proofErr w:type="spellEnd"/>
        <w:r>
          <w:t xml:space="preserve"> assessment. </w:t>
        </w:r>
        <w:proofErr w:type="spellStart"/>
        <w:r>
          <w:t>According</w:t>
        </w:r>
        <w:proofErr w:type="spellEnd"/>
        <w:r>
          <w:t xml:space="preserve"> </w:t>
        </w:r>
        <w:proofErr w:type="spellStart"/>
        <w:r>
          <w:t>to</w:t>
        </w:r>
        <w:proofErr w:type="spellEnd"/>
        <w:r>
          <w:t xml:space="preserve"> </w:t>
        </w:r>
        <w:proofErr w:type="spellStart"/>
        <w:r>
          <w:t>the</w:t>
        </w:r>
        <w:proofErr w:type="spellEnd"/>
        <w:r>
          <w:t xml:space="preserve"> </w:t>
        </w:r>
        <w:proofErr w:type="spellStart"/>
        <w:r>
          <w:t>regression</w:t>
        </w:r>
        <w:proofErr w:type="spellEnd"/>
        <w:r>
          <w:t xml:space="preserve"> model, </w:t>
        </w:r>
        <w:proofErr w:type="spellStart"/>
        <w:r>
          <w:t>individuals</w:t>
        </w:r>
        <w:proofErr w:type="spellEnd"/>
        <w:r>
          <w:t xml:space="preserve"> </w:t>
        </w:r>
        <w:proofErr w:type="spellStart"/>
        <w:r>
          <w:t>with</w:t>
        </w:r>
        <w:proofErr w:type="spellEnd"/>
        <w:r>
          <w:t xml:space="preserve"> SP </w:t>
        </w:r>
        <w:proofErr w:type="spellStart"/>
        <w:r>
          <w:t>relative</w:t>
        </w:r>
        <w:proofErr w:type="spellEnd"/>
        <w:r>
          <w:t xml:space="preserve"> </w:t>
        </w:r>
        <w:proofErr w:type="spellStart"/>
        <w:r>
          <w:t>strength</w:t>
        </w:r>
        <w:proofErr w:type="spellEnd"/>
        <w:r>
          <w:t xml:space="preserve"> </w:t>
        </w:r>
        <w:proofErr w:type="spellStart"/>
        <w:r>
          <w:t>below</w:t>
        </w:r>
        <w:proofErr w:type="spellEnd"/>
        <w:r>
          <w:t xml:space="preserve"> </w:t>
        </w:r>
        <w:proofErr w:type="spellStart"/>
        <w:r>
          <w:t>the</w:t>
        </w:r>
        <w:proofErr w:type="spellEnd"/>
        <w:r>
          <w:t xml:space="preserve"> </w:t>
        </w:r>
        <w:proofErr w:type="spellStart"/>
        <w:r>
          <w:t>estimated</w:t>
        </w:r>
        <w:proofErr w:type="spellEnd"/>
        <w:r>
          <w:t xml:space="preserve"> </w:t>
        </w:r>
        <w:proofErr w:type="spellStart"/>
        <w:r>
          <w:t>threshold</w:t>
        </w:r>
        <w:proofErr w:type="spellEnd"/>
        <w:r>
          <w:t xml:space="preserve"> </w:t>
        </w:r>
        <w:proofErr w:type="spellStart"/>
        <w:r>
          <w:t>of</w:t>
        </w:r>
        <w:proofErr w:type="spellEnd"/>
        <w:r>
          <w:t xml:space="preserve"> 51.6% are </w:t>
        </w:r>
        <w:proofErr w:type="spellStart"/>
        <w:r>
          <w:t>unlikely</w:t>
        </w:r>
        <w:proofErr w:type="spellEnd"/>
        <w:r>
          <w:t xml:space="preserve"> </w:t>
        </w:r>
        <w:proofErr w:type="spellStart"/>
        <w:r>
          <w:t>to</w:t>
        </w:r>
        <w:proofErr w:type="spellEnd"/>
        <w:r>
          <w:t xml:space="preserve"> complete a single SHSPU </w:t>
        </w:r>
        <w:proofErr w:type="spellStart"/>
        <w:r>
          <w:t>repetition</w:t>
        </w:r>
        <w:proofErr w:type="spellEnd"/>
        <w:r>
          <w:t xml:space="preserve">. </w:t>
        </w:r>
        <w:proofErr w:type="spellStart"/>
        <w:r>
          <w:t>This</w:t>
        </w:r>
        <w:proofErr w:type="spellEnd"/>
        <w:r>
          <w:t xml:space="preserve"> </w:t>
        </w:r>
        <w:proofErr w:type="spellStart"/>
        <w:r>
          <w:t>threshold</w:t>
        </w:r>
        <w:proofErr w:type="spellEnd"/>
        <w:r>
          <w:t xml:space="preserve"> </w:t>
        </w:r>
        <w:proofErr w:type="spellStart"/>
        <w:r>
          <w:t>could</w:t>
        </w:r>
        <w:proofErr w:type="spellEnd"/>
        <w:r>
          <w:t xml:space="preserve"> serve as </w:t>
        </w:r>
        <w:proofErr w:type="spellStart"/>
        <w:r>
          <w:t>an</w:t>
        </w:r>
        <w:proofErr w:type="spellEnd"/>
        <w:r>
          <w:t xml:space="preserve"> </w:t>
        </w:r>
        <w:proofErr w:type="spellStart"/>
        <w:r>
          <w:t>objective</w:t>
        </w:r>
        <w:proofErr w:type="spellEnd"/>
        <w:r>
          <w:t xml:space="preserve"> </w:t>
        </w:r>
        <w:proofErr w:type="spellStart"/>
        <w:r>
          <w:t>indicator</w:t>
        </w:r>
        <w:proofErr w:type="spellEnd"/>
        <w:r>
          <w:t xml:space="preserve"> </w:t>
        </w:r>
        <w:proofErr w:type="spellStart"/>
        <w:r>
          <w:t>of</w:t>
        </w:r>
        <w:proofErr w:type="spellEnd"/>
        <w:r>
          <w:t xml:space="preserve"> </w:t>
        </w:r>
        <w:proofErr w:type="spellStart"/>
        <w:r>
          <w:t>physical</w:t>
        </w:r>
        <w:proofErr w:type="spellEnd"/>
        <w:r>
          <w:t xml:space="preserve"> </w:t>
        </w:r>
        <w:proofErr w:type="spellStart"/>
        <w:r>
          <w:t>preparedness</w:t>
        </w:r>
        <w:proofErr w:type="spellEnd"/>
        <w:r>
          <w:t xml:space="preserve"> for </w:t>
        </w:r>
        <w:proofErr w:type="spellStart"/>
        <w:r>
          <w:t>practicing</w:t>
        </w:r>
        <w:proofErr w:type="spellEnd"/>
        <w:r>
          <w:t xml:space="preserve"> </w:t>
        </w:r>
        <w:proofErr w:type="spellStart"/>
        <w:r>
          <w:t>handstand-based</w:t>
        </w:r>
        <w:proofErr w:type="spellEnd"/>
        <w:r>
          <w:t xml:space="preserve"> skills, </w:t>
        </w:r>
        <w:proofErr w:type="spellStart"/>
        <w:r>
          <w:t>potentially</w:t>
        </w:r>
        <w:proofErr w:type="spellEnd"/>
        <w:r>
          <w:t xml:space="preserve"> </w:t>
        </w:r>
        <w:proofErr w:type="spellStart"/>
        <w:r>
          <w:t>offering</w:t>
        </w:r>
        <w:proofErr w:type="spellEnd"/>
        <w:r>
          <w:t xml:space="preserve"> a more </w:t>
        </w:r>
        <w:proofErr w:type="spellStart"/>
        <w:r>
          <w:t>reliable</w:t>
        </w:r>
        <w:proofErr w:type="spellEnd"/>
        <w:r>
          <w:t xml:space="preserve"> </w:t>
        </w:r>
        <w:proofErr w:type="spellStart"/>
        <w:r>
          <w:t>alternative</w:t>
        </w:r>
        <w:proofErr w:type="spellEnd"/>
        <w:r>
          <w:t xml:space="preserve"> </w:t>
        </w:r>
        <w:proofErr w:type="spellStart"/>
        <w:r>
          <w:t>to</w:t>
        </w:r>
        <w:proofErr w:type="spellEnd"/>
        <w:r>
          <w:t xml:space="preserve"> </w:t>
        </w:r>
        <w:proofErr w:type="spellStart"/>
        <w:r>
          <w:t>subjective</w:t>
        </w:r>
        <w:proofErr w:type="spellEnd"/>
        <w:r>
          <w:t xml:space="preserve"> assessments </w:t>
        </w:r>
        <w:proofErr w:type="spellStart"/>
        <w:r>
          <w:t>or</w:t>
        </w:r>
        <w:proofErr w:type="spellEnd"/>
        <w:r>
          <w:t xml:space="preserve"> </w:t>
        </w:r>
        <w:proofErr w:type="spellStart"/>
        <w:r>
          <w:t>bodyweight-only</w:t>
        </w:r>
        <w:proofErr w:type="spellEnd"/>
        <w:r>
          <w:t xml:space="preserve"> </w:t>
        </w:r>
        <w:proofErr w:type="spellStart"/>
        <w:r>
          <w:t>progressions</w:t>
        </w:r>
        <w:proofErr w:type="spellEnd"/>
        <w:r>
          <w:t xml:space="preserve">. </w:t>
        </w:r>
        <w:proofErr w:type="spellStart"/>
        <w:r>
          <w:t>Knowing</w:t>
        </w:r>
        <w:proofErr w:type="spellEnd"/>
        <w:r>
          <w:t xml:space="preserve"> </w:t>
        </w:r>
        <w:proofErr w:type="spellStart"/>
        <w:r>
          <w:t>this</w:t>
        </w:r>
        <w:proofErr w:type="spellEnd"/>
        <w:r>
          <w:t xml:space="preserve"> </w:t>
        </w:r>
        <w:proofErr w:type="spellStart"/>
        <w:r>
          <w:t>value</w:t>
        </w:r>
        <w:proofErr w:type="spellEnd"/>
        <w:r>
          <w:t xml:space="preserve"> </w:t>
        </w:r>
        <w:proofErr w:type="spellStart"/>
        <w:r>
          <w:t>may</w:t>
        </w:r>
        <w:proofErr w:type="spellEnd"/>
        <w:r>
          <w:t xml:space="preserve"> </w:t>
        </w:r>
        <w:proofErr w:type="spellStart"/>
        <w:r>
          <w:t>also</w:t>
        </w:r>
        <w:proofErr w:type="spellEnd"/>
        <w:r>
          <w:t xml:space="preserve"> help </w:t>
        </w:r>
        <w:proofErr w:type="spellStart"/>
        <w:r>
          <w:t>reduce</w:t>
        </w:r>
        <w:proofErr w:type="spellEnd"/>
        <w:r>
          <w:t xml:space="preserve"> </w:t>
        </w:r>
        <w:proofErr w:type="spellStart"/>
        <w:r>
          <w:t>injury</w:t>
        </w:r>
        <w:proofErr w:type="spellEnd"/>
        <w:r>
          <w:t xml:space="preserve"> </w:t>
        </w:r>
        <w:proofErr w:type="spellStart"/>
        <w:r>
          <w:t>risk</w:t>
        </w:r>
        <w:proofErr w:type="spellEnd"/>
        <w:r>
          <w:t xml:space="preserve"> </w:t>
        </w:r>
        <w:proofErr w:type="spellStart"/>
        <w:r>
          <w:t>during</w:t>
        </w:r>
        <w:proofErr w:type="spellEnd"/>
        <w:r>
          <w:t xml:space="preserve"> </w:t>
        </w:r>
        <w:proofErr w:type="spellStart"/>
        <w:r>
          <w:t>early</w:t>
        </w:r>
        <w:proofErr w:type="spellEnd"/>
        <w:r>
          <w:t xml:space="preserve"> </w:t>
        </w:r>
        <w:proofErr w:type="spellStart"/>
        <w:r>
          <w:t>exposure</w:t>
        </w:r>
        <w:proofErr w:type="spellEnd"/>
        <w:r>
          <w:t xml:space="preserve"> </w:t>
        </w:r>
        <w:proofErr w:type="spellStart"/>
        <w:r>
          <w:t>to</w:t>
        </w:r>
        <w:proofErr w:type="spellEnd"/>
        <w:r>
          <w:t xml:space="preserve"> skills </w:t>
        </w:r>
        <w:proofErr w:type="spellStart"/>
        <w:r>
          <w:t>such</w:t>
        </w:r>
        <w:proofErr w:type="spellEnd"/>
        <w:r>
          <w:t xml:space="preserve"> as </w:t>
        </w:r>
        <w:proofErr w:type="spellStart"/>
        <w:r>
          <w:t>handstand</w:t>
        </w:r>
        <w:proofErr w:type="spellEnd"/>
        <w:r>
          <w:t xml:space="preserve"> </w:t>
        </w:r>
        <w:proofErr w:type="spellStart"/>
        <w:r>
          <w:t>walk</w:t>
        </w:r>
        <w:proofErr w:type="spellEnd"/>
        <w:r>
          <w:t xml:space="preserve"> </w:t>
        </w:r>
        <w:proofErr w:type="spellStart"/>
        <w:r>
          <w:t>or</w:t>
        </w:r>
        <w:proofErr w:type="spellEnd"/>
        <w:r>
          <w:t xml:space="preserve"> </w:t>
        </w:r>
        <w:proofErr w:type="spellStart"/>
        <w:r>
          <w:t>static</w:t>
        </w:r>
        <w:proofErr w:type="spellEnd"/>
        <w:r>
          <w:t xml:space="preserve"> </w:t>
        </w:r>
        <w:proofErr w:type="spellStart"/>
        <w:r>
          <w:t>holds</w:t>
        </w:r>
        <w:proofErr w:type="spellEnd"/>
        <w:r>
          <w:t xml:space="preserve">, </w:t>
        </w:r>
        <w:proofErr w:type="spellStart"/>
        <w:r>
          <w:t>where</w:t>
        </w:r>
        <w:proofErr w:type="spellEnd"/>
        <w:r>
          <w:t xml:space="preserve"> </w:t>
        </w:r>
        <w:proofErr w:type="spellStart"/>
        <w:r>
          <w:t>weight</w:t>
        </w:r>
        <w:proofErr w:type="spellEnd"/>
        <w:r>
          <w:t xml:space="preserve"> </w:t>
        </w:r>
        <w:proofErr w:type="spellStart"/>
        <w:r>
          <w:t>is</w:t>
        </w:r>
        <w:proofErr w:type="spellEnd"/>
        <w:r>
          <w:t xml:space="preserve"> </w:t>
        </w:r>
        <w:proofErr w:type="spellStart"/>
        <w:r>
          <w:t>supported</w:t>
        </w:r>
        <w:proofErr w:type="spellEnd"/>
        <w:r>
          <w:t xml:space="preserve"> </w:t>
        </w:r>
        <w:proofErr w:type="spellStart"/>
        <w:r>
          <w:t>through</w:t>
        </w:r>
        <w:proofErr w:type="spellEnd"/>
        <w:r>
          <w:t xml:space="preserve"> </w:t>
        </w:r>
        <w:proofErr w:type="spellStart"/>
        <w:r>
          <w:t>the</w:t>
        </w:r>
        <w:proofErr w:type="spellEnd"/>
        <w:r>
          <w:t xml:space="preserve"> </w:t>
        </w:r>
        <w:proofErr w:type="spellStart"/>
        <w:r>
          <w:t>upper</w:t>
        </w:r>
        <w:proofErr w:type="spellEnd"/>
        <w:r>
          <w:t xml:space="preserve"> </w:t>
        </w:r>
        <w:proofErr w:type="spellStart"/>
        <w:r>
          <w:t>limbs</w:t>
        </w:r>
        <w:proofErr w:type="spellEnd"/>
        <w:r>
          <w:t xml:space="preserve"> </w:t>
        </w:r>
        <w:proofErr w:type="spellStart"/>
        <w:r>
          <w:t>and</w:t>
        </w:r>
        <w:proofErr w:type="spellEnd"/>
        <w:r>
          <w:t xml:space="preserve"> </w:t>
        </w:r>
        <w:proofErr w:type="spellStart"/>
        <w:r>
          <w:t>head</w:t>
        </w:r>
        <w:proofErr w:type="spellEnd"/>
        <w:r>
          <w:t>.</w:t>
        </w:r>
      </w:ins>
    </w:p>
    <w:p w14:paraId="1B22B799" w14:textId="77777777" w:rsidR="00E579B8" w:rsidRDefault="00E579B8">
      <w:pPr>
        <w:pStyle w:val="NormalWeb"/>
        <w:spacing w:line="480" w:lineRule="auto"/>
        <w:ind w:firstLine="708"/>
        <w:jc w:val="both"/>
        <w:rPr>
          <w:ins w:id="1312" w:author="User" w:date="2025-06-12T10:35:00Z"/>
        </w:rPr>
        <w:pPrChange w:id="1313" w:author="User" w:date="2025-06-12T10:36:00Z">
          <w:pPr>
            <w:pStyle w:val="NormalWeb"/>
          </w:pPr>
        </w:pPrChange>
      </w:pPr>
    </w:p>
    <w:p w14:paraId="20ACC7B2" w14:textId="1253EC02" w:rsidR="00E579B8" w:rsidRDefault="00E579B8" w:rsidP="00E579B8">
      <w:pPr>
        <w:pStyle w:val="NormalWeb"/>
        <w:spacing w:line="480" w:lineRule="auto"/>
        <w:ind w:firstLine="708"/>
        <w:jc w:val="both"/>
        <w:rPr>
          <w:ins w:id="1314" w:author="User" w:date="2025-06-12T10:39:00Z"/>
        </w:rPr>
      </w:pPr>
      <w:proofErr w:type="spellStart"/>
      <w:ins w:id="1315" w:author="User" w:date="2025-06-12T10:35:00Z">
        <w:r>
          <w:lastRenderedPageBreak/>
          <w:t>Interestingly</w:t>
        </w:r>
        <w:proofErr w:type="spellEnd"/>
        <w:r>
          <w:t xml:space="preserve">, training </w:t>
        </w:r>
        <w:proofErr w:type="spellStart"/>
        <w:r>
          <w:t>experience</w:t>
        </w:r>
        <w:proofErr w:type="spellEnd"/>
        <w:r>
          <w:t xml:space="preserve"> in </w:t>
        </w:r>
        <w:proofErr w:type="spellStart"/>
        <w:r>
          <w:t>CrossFit</w:t>
        </w:r>
        <w:proofErr w:type="spellEnd"/>
        <w:r>
          <w:t xml:space="preserve">® </w:t>
        </w:r>
        <w:proofErr w:type="spellStart"/>
        <w:r>
          <w:t>alone</w:t>
        </w:r>
        <w:proofErr w:type="spellEnd"/>
        <w:r>
          <w:t xml:space="preserve"> </w:t>
        </w:r>
        <w:proofErr w:type="spellStart"/>
        <w:r>
          <w:t>did</w:t>
        </w:r>
        <w:proofErr w:type="spellEnd"/>
        <w:r>
          <w:t xml:space="preserve"> </w:t>
        </w:r>
        <w:proofErr w:type="spellStart"/>
        <w:r>
          <w:t>not</w:t>
        </w:r>
        <w:proofErr w:type="spellEnd"/>
        <w:r>
          <w:t xml:space="preserve"> </w:t>
        </w:r>
        <w:proofErr w:type="spellStart"/>
        <w:r>
          <w:t>significantly</w:t>
        </w:r>
        <w:proofErr w:type="spellEnd"/>
        <w:r>
          <w:t xml:space="preserve"> </w:t>
        </w:r>
        <w:proofErr w:type="spellStart"/>
        <w:r>
          <w:t>influence</w:t>
        </w:r>
        <w:proofErr w:type="spellEnd"/>
        <w:r>
          <w:t xml:space="preserve"> SHSPU performance</w:t>
        </w:r>
        <w:commentRangeStart w:id="1316"/>
        <w:commentRangeStart w:id="1317"/>
        <w:r>
          <w:t xml:space="preserve">. No </w:t>
        </w:r>
        <w:proofErr w:type="spellStart"/>
        <w:r>
          <w:t>significant</w:t>
        </w:r>
        <w:proofErr w:type="spellEnd"/>
        <w:r>
          <w:t xml:space="preserve"> </w:t>
        </w:r>
        <w:proofErr w:type="spellStart"/>
        <w:r>
          <w:t>difference</w:t>
        </w:r>
        <w:proofErr w:type="spellEnd"/>
        <w:r>
          <w:t xml:space="preserve"> in SHSPU </w:t>
        </w:r>
        <w:proofErr w:type="spellStart"/>
        <w:r>
          <w:t>repetitions</w:t>
        </w:r>
        <w:proofErr w:type="spellEnd"/>
        <w:r>
          <w:t xml:space="preserve"> </w:t>
        </w:r>
        <w:proofErr w:type="spellStart"/>
        <w:r>
          <w:t>was</w:t>
        </w:r>
        <w:proofErr w:type="spellEnd"/>
        <w:r>
          <w:t xml:space="preserve"> </w:t>
        </w:r>
        <w:proofErr w:type="spellStart"/>
        <w:r>
          <w:t>observed</w:t>
        </w:r>
        <w:proofErr w:type="spellEnd"/>
        <w:r>
          <w:t xml:space="preserve"> </w:t>
        </w:r>
        <w:proofErr w:type="spellStart"/>
        <w:r>
          <w:t>across</w:t>
        </w:r>
        <w:proofErr w:type="spellEnd"/>
        <w:r>
          <w:t xml:space="preserve"> </w:t>
        </w:r>
        <w:proofErr w:type="spellStart"/>
        <w:r>
          <w:t>groups</w:t>
        </w:r>
        <w:proofErr w:type="spellEnd"/>
        <w:r>
          <w:t xml:space="preserve"> </w:t>
        </w:r>
        <w:proofErr w:type="spellStart"/>
        <w:r>
          <w:t>categorized</w:t>
        </w:r>
        <w:proofErr w:type="spellEnd"/>
        <w:r>
          <w:t xml:space="preserve"> </w:t>
        </w:r>
        <w:proofErr w:type="spellStart"/>
        <w:r>
          <w:t>by</w:t>
        </w:r>
        <w:proofErr w:type="spellEnd"/>
        <w:r>
          <w:t xml:space="preserve"> training </w:t>
        </w:r>
        <w:proofErr w:type="spellStart"/>
        <w:r>
          <w:t>duration</w:t>
        </w:r>
        <w:proofErr w:type="spellEnd"/>
        <w:r>
          <w:t xml:space="preserve">, </w:t>
        </w:r>
        <w:proofErr w:type="spellStart"/>
        <w:r>
          <w:t>and</w:t>
        </w:r>
        <w:proofErr w:type="spellEnd"/>
        <w:r>
          <w:t xml:space="preserve"> </w:t>
        </w:r>
        <w:proofErr w:type="spellStart"/>
        <w:r>
          <w:t>several</w:t>
        </w:r>
        <w:proofErr w:type="spellEnd"/>
        <w:r>
          <w:t xml:space="preserve"> outliers </w:t>
        </w:r>
        <w:proofErr w:type="spellStart"/>
        <w:r>
          <w:t>demonstrated</w:t>
        </w:r>
        <w:proofErr w:type="spellEnd"/>
        <w:r>
          <w:t xml:space="preserve"> </w:t>
        </w:r>
        <w:proofErr w:type="spellStart"/>
        <w:r>
          <w:t>low</w:t>
        </w:r>
        <w:proofErr w:type="spellEnd"/>
        <w:r>
          <w:t xml:space="preserve"> </w:t>
        </w:r>
        <w:proofErr w:type="spellStart"/>
        <w:r>
          <w:t>or</w:t>
        </w:r>
        <w:proofErr w:type="spellEnd"/>
        <w:r>
          <w:t xml:space="preserve"> no </w:t>
        </w:r>
      </w:ins>
      <w:proofErr w:type="spellStart"/>
      <w:ins w:id="1318" w:author="User" w:date="2025-06-16T09:11:00Z">
        <w:r w:rsidR="00623430">
          <w:t>repetition</w:t>
        </w:r>
      </w:ins>
      <w:proofErr w:type="spellEnd"/>
      <w:ins w:id="1319" w:author="User" w:date="2025-06-12T10:35:00Z">
        <w:r>
          <w:t xml:space="preserve"> </w:t>
        </w:r>
        <w:proofErr w:type="spellStart"/>
        <w:r>
          <w:t>despite</w:t>
        </w:r>
        <w:proofErr w:type="spellEnd"/>
        <w:r>
          <w:t xml:space="preserve"> </w:t>
        </w:r>
        <w:proofErr w:type="spellStart"/>
        <w:r>
          <w:t>years</w:t>
        </w:r>
        <w:proofErr w:type="spellEnd"/>
        <w:r>
          <w:t xml:space="preserve"> </w:t>
        </w:r>
        <w:proofErr w:type="spellStart"/>
        <w:r>
          <w:t>of</w:t>
        </w:r>
        <w:proofErr w:type="spellEnd"/>
        <w:r>
          <w:t xml:space="preserve"> </w:t>
        </w:r>
        <w:proofErr w:type="spellStart"/>
        <w:r>
          <w:t>practice</w:t>
        </w:r>
      </w:ins>
      <w:commentRangeEnd w:id="1316"/>
      <w:proofErr w:type="spellEnd"/>
      <w:ins w:id="1320" w:author="User" w:date="2025-06-12T10:39:00Z">
        <w:r>
          <w:rPr>
            <w:rStyle w:val="Refdecomentrio"/>
            <w:color w:val="000000"/>
          </w:rPr>
          <w:commentReference w:id="1316"/>
        </w:r>
      </w:ins>
      <w:commentRangeEnd w:id="1317"/>
      <w:ins w:id="1321" w:author="User" w:date="2025-06-12T10:40:00Z">
        <w:r>
          <w:rPr>
            <w:rStyle w:val="Refdecomentrio"/>
            <w:color w:val="000000"/>
          </w:rPr>
          <w:commentReference w:id="1317"/>
        </w:r>
      </w:ins>
      <w:ins w:id="1322" w:author="User" w:date="2025-06-12T10:35:00Z">
        <w:r>
          <w:t xml:space="preserve">. </w:t>
        </w:r>
        <w:proofErr w:type="spellStart"/>
        <w:r>
          <w:t>These</w:t>
        </w:r>
        <w:proofErr w:type="spellEnd"/>
        <w:r>
          <w:t xml:space="preserve"> </w:t>
        </w:r>
        <w:proofErr w:type="spellStart"/>
        <w:r>
          <w:t>results</w:t>
        </w:r>
        <w:proofErr w:type="spellEnd"/>
        <w:r>
          <w:t xml:space="preserve"> are </w:t>
        </w:r>
        <w:proofErr w:type="spellStart"/>
        <w:r>
          <w:t>consistent</w:t>
        </w:r>
        <w:proofErr w:type="spellEnd"/>
        <w:r>
          <w:t xml:space="preserve"> </w:t>
        </w:r>
        <w:proofErr w:type="spellStart"/>
        <w:r>
          <w:t>with</w:t>
        </w:r>
        <w:proofErr w:type="spellEnd"/>
        <w:r>
          <w:t xml:space="preserve"> </w:t>
        </w:r>
        <w:proofErr w:type="spellStart"/>
        <w:r>
          <w:t>the</w:t>
        </w:r>
        <w:proofErr w:type="spellEnd"/>
        <w:r>
          <w:t xml:space="preserve"> </w:t>
        </w:r>
        <w:proofErr w:type="spellStart"/>
        <w:r>
          <w:t>findings</w:t>
        </w:r>
        <w:proofErr w:type="spellEnd"/>
        <w:r>
          <w:t xml:space="preserve"> </w:t>
        </w:r>
        <w:proofErr w:type="spellStart"/>
        <w:r>
          <w:t>of</w:t>
        </w:r>
        <w:proofErr w:type="spellEnd"/>
        <w:r>
          <w:t xml:space="preserve"> </w:t>
        </w:r>
        <w:proofErr w:type="spellStart"/>
        <w:r>
          <w:t>Killiper</w:t>
        </w:r>
        <w:proofErr w:type="spellEnd"/>
        <w:r>
          <w:t xml:space="preserve"> et al., </w:t>
        </w:r>
        <w:proofErr w:type="spellStart"/>
        <w:r>
          <w:t>who</w:t>
        </w:r>
        <w:proofErr w:type="spellEnd"/>
        <w:r>
          <w:t xml:space="preserve"> </w:t>
        </w:r>
        <w:proofErr w:type="spellStart"/>
        <w:r>
          <w:t>reported</w:t>
        </w:r>
        <w:proofErr w:type="spellEnd"/>
        <w:r>
          <w:t xml:space="preserve"> a high rate </w:t>
        </w:r>
        <w:proofErr w:type="spellStart"/>
        <w:r>
          <w:t>of</w:t>
        </w:r>
        <w:proofErr w:type="spellEnd"/>
        <w:r>
          <w:t xml:space="preserve"> </w:t>
        </w:r>
        <w:proofErr w:type="spellStart"/>
        <w:r>
          <w:t>inability</w:t>
        </w:r>
        <w:proofErr w:type="spellEnd"/>
        <w:r>
          <w:t xml:space="preserve"> </w:t>
        </w:r>
        <w:proofErr w:type="spellStart"/>
        <w:r>
          <w:t>to</w:t>
        </w:r>
        <w:proofErr w:type="spellEnd"/>
        <w:r>
          <w:t xml:space="preserve"> </w:t>
        </w:r>
        <w:proofErr w:type="spellStart"/>
        <w:r>
          <w:t>perform</w:t>
        </w:r>
        <w:proofErr w:type="spellEnd"/>
        <w:r>
          <w:t xml:space="preserve"> </w:t>
        </w:r>
        <w:proofErr w:type="spellStart"/>
        <w:r>
          <w:t>strict</w:t>
        </w:r>
        <w:proofErr w:type="spellEnd"/>
        <w:r>
          <w:t xml:space="preserve"> </w:t>
        </w:r>
        <w:proofErr w:type="spellStart"/>
        <w:r>
          <w:t>gymnastic</w:t>
        </w:r>
        <w:proofErr w:type="spellEnd"/>
        <w:r>
          <w:t xml:space="preserve"> </w:t>
        </w:r>
        <w:proofErr w:type="spellStart"/>
        <w:r>
          <w:t>movements</w:t>
        </w:r>
        <w:proofErr w:type="spellEnd"/>
        <w:r>
          <w:t xml:space="preserve"> </w:t>
        </w:r>
        <w:proofErr w:type="spellStart"/>
        <w:r>
          <w:t>among</w:t>
        </w:r>
        <w:proofErr w:type="spellEnd"/>
        <w:r>
          <w:t xml:space="preserve"> </w:t>
        </w:r>
        <w:proofErr w:type="spellStart"/>
        <w:r>
          <w:t>CrossFit</w:t>
        </w:r>
        <w:proofErr w:type="spellEnd"/>
        <w:r>
          <w:t xml:space="preserve">® </w:t>
        </w:r>
        <w:proofErr w:type="spellStart"/>
        <w:r>
          <w:t>practitioners</w:t>
        </w:r>
        <w:proofErr w:type="spellEnd"/>
        <w:r>
          <w:t xml:space="preserve">. As </w:t>
        </w:r>
        <w:proofErr w:type="spellStart"/>
        <w:r>
          <w:t>highlighted</w:t>
        </w:r>
        <w:proofErr w:type="spellEnd"/>
        <w:r>
          <w:t xml:space="preserve"> </w:t>
        </w:r>
        <w:proofErr w:type="spellStart"/>
        <w:r>
          <w:t>by</w:t>
        </w:r>
        <w:proofErr w:type="spellEnd"/>
        <w:r>
          <w:t xml:space="preserve"> Meier et al. in </w:t>
        </w:r>
        <w:proofErr w:type="spellStart"/>
        <w:r>
          <w:t>their</w:t>
        </w:r>
        <w:proofErr w:type="spellEnd"/>
        <w:r>
          <w:t xml:space="preserve"> </w:t>
        </w:r>
        <w:proofErr w:type="spellStart"/>
        <w:r>
          <w:t>systematic</w:t>
        </w:r>
        <w:proofErr w:type="spellEnd"/>
        <w:r>
          <w:t xml:space="preserve"> review, </w:t>
        </w:r>
        <w:proofErr w:type="spellStart"/>
        <w:r>
          <w:t>most</w:t>
        </w:r>
        <w:proofErr w:type="spellEnd"/>
        <w:r>
          <w:t xml:space="preserve"> performance-</w:t>
        </w:r>
        <w:proofErr w:type="spellStart"/>
        <w:r>
          <w:t>focused</w:t>
        </w:r>
        <w:proofErr w:type="spellEnd"/>
        <w:r>
          <w:t xml:space="preserve"> </w:t>
        </w:r>
        <w:proofErr w:type="spellStart"/>
        <w:r>
          <w:t>CrossFit</w:t>
        </w:r>
        <w:proofErr w:type="spellEnd"/>
        <w:r>
          <w:t xml:space="preserve">® </w:t>
        </w:r>
        <w:proofErr w:type="spellStart"/>
        <w:r>
          <w:t>research</w:t>
        </w:r>
        <w:proofErr w:type="spellEnd"/>
        <w:r>
          <w:t xml:space="preserve"> </w:t>
        </w:r>
        <w:proofErr w:type="spellStart"/>
        <w:r>
          <w:t>emphasizes</w:t>
        </w:r>
        <w:proofErr w:type="spellEnd"/>
        <w:r>
          <w:t xml:space="preserve"> </w:t>
        </w:r>
        <w:proofErr w:type="spellStart"/>
        <w:r>
          <w:t>metabolic</w:t>
        </w:r>
        <w:proofErr w:type="spellEnd"/>
        <w:r>
          <w:t xml:space="preserve"> </w:t>
        </w:r>
        <w:proofErr w:type="spellStart"/>
        <w:r>
          <w:t>parameters</w:t>
        </w:r>
        <w:proofErr w:type="spellEnd"/>
        <w:r>
          <w:t xml:space="preserve"> </w:t>
        </w:r>
        <w:proofErr w:type="spellStart"/>
        <w:r>
          <w:t>and</w:t>
        </w:r>
        <w:proofErr w:type="spellEnd"/>
        <w:r>
          <w:t xml:space="preserve"> Olympic </w:t>
        </w:r>
        <w:proofErr w:type="spellStart"/>
        <w:r>
          <w:t>weightlifting</w:t>
        </w:r>
        <w:proofErr w:type="spellEnd"/>
        <w:r>
          <w:t xml:space="preserve"> skills, </w:t>
        </w:r>
        <w:proofErr w:type="spellStart"/>
        <w:r>
          <w:t>with</w:t>
        </w:r>
        <w:proofErr w:type="spellEnd"/>
        <w:r>
          <w:t xml:space="preserve"> </w:t>
        </w:r>
        <w:proofErr w:type="spellStart"/>
        <w:r>
          <w:t>limited</w:t>
        </w:r>
        <w:proofErr w:type="spellEnd"/>
        <w:r>
          <w:t xml:space="preserve"> </w:t>
        </w:r>
        <w:proofErr w:type="spellStart"/>
        <w:r>
          <w:t>attention</w:t>
        </w:r>
        <w:proofErr w:type="spellEnd"/>
        <w:r>
          <w:t xml:space="preserve"> </w:t>
        </w:r>
        <w:proofErr w:type="spellStart"/>
        <w:r>
          <w:t>to</w:t>
        </w:r>
        <w:proofErr w:type="spellEnd"/>
        <w:r>
          <w:t xml:space="preserve"> </w:t>
        </w:r>
        <w:proofErr w:type="spellStart"/>
        <w:r>
          <w:t>gymnastic</w:t>
        </w:r>
        <w:proofErr w:type="spellEnd"/>
        <w:r>
          <w:t xml:space="preserve"> </w:t>
        </w:r>
        <w:proofErr w:type="spellStart"/>
        <w:r>
          <w:t>components</w:t>
        </w:r>
        <w:proofErr w:type="spellEnd"/>
        <w:r>
          <w:t xml:space="preserve"> </w:t>
        </w:r>
        <w:proofErr w:type="spellStart"/>
        <w:r>
          <w:t>such</w:t>
        </w:r>
        <w:proofErr w:type="spellEnd"/>
        <w:r>
          <w:t xml:space="preserve"> as </w:t>
        </w:r>
        <w:proofErr w:type="spellStart"/>
        <w:r>
          <w:t>the</w:t>
        </w:r>
        <w:proofErr w:type="spellEnd"/>
        <w:r>
          <w:t xml:space="preserve"> SHSPU. </w:t>
        </w:r>
        <w:proofErr w:type="spellStart"/>
        <w:r>
          <w:t>This</w:t>
        </w:r>
        <w:proofErr w:type="spellEnd"/>
        <w:r>
          <w:t xml:space="preserve"> </w:t>
        </w:r>
        <w:proofErr w:type="spellStart"/>
        <w:r>
          <w:t>underscores</w:t>
        </w:r>
        <w:proofErr w:type="spellEnd"/>
        <w:r>
          <w:t xml:space="preserve"> a gap in </w:t>
        </w:r>
        <w:proofErr w:type="spellStart"/>
        <w:r>
          <w:t>the</w:t>
        </w:r>
        <w:proofErr w:type="spellEnd"/>
        <w:r>
          <w:t xml:space="preserve"> </w:t>
        </w:r>
        <w:proofErr w:type="spellStart"/>
        <w:r>
          <w:t>literature</w:t>
        </w:r>
        <w:proofErr w:type="spellEnd"/>
        <w:r>
          <w:t xml:space="preserve"> </w:t>
        </w:r>
        <w:proofErr w:type="spellStart"/>
        <w:r>
          <w:t>and</w:t>
        </w:r>
        <w:proofErr w:type="spellEnd"/>
        <w:r>
          <w:t xml:space="preserve"> </w:t>
        </w:r>
        <w:proofErr w:type="spellStart"/>
        <w:r>
          <w:t>the</w:t>
        </w:r>
        <w:proofErr w:type="spellEnd"/>
        <w:r>
          <w:t xml:space="preserve"> </w:t>
        </w:r>
        <w:proofErr w:type="spellStart"/>
        <w:r>
          <w:t>need</w:t>
        </w:r>
        <w:proofErr w:type="spellEnd"/>
        <w:r>
          <w:t xml:space="preserve"> for </w:t>
        </w:r>
        <w:proofErr w:type="spellStart"/>
        <w:r>
          <w:t>specific</w:t>
        </w:r>
        <w:proofErr w:type="spellEnd"/>
        <w:r>
          <w:t xml:space="preserve"> assessment tools </w:t>
        </w:r>
        <w:proofErr w:type="spellStart"/>
        <w:r>
          <w:t>and</w:t>
        </w:r>
        <w:proofErr w:type="spellEnd"/>
        <w:r>
          <w:t xml:space="preserve"> training </w:t>
        </w:r>
        <w:proofErr w:type="spellStart"/>
        <w:r>
          <w:t>strategies</w:t>
        </w:r>
        <w:proofErr w:type="spellEnd"/>
        <w:r>
          <w:t xml:space="preserve"> for </w:t>
        </w:r>
        <w:proofErr w:type="spellStart"/>
        <w:r>
          <w:t>gymnastic</w:t>
        </w:r>
        <w:proofErr w:type="spellEnd"/>
        <w:r>
          <w:t xml:space="preserve"> skill </w:t>
        </w:r>
        <w:proofErr w:type="spellStart"/>
        <w:r>
          <w:t>acquisition</w:t>
        </w:r>
        <w:proofErr w:type="spellEnd"/>
        <w:r>
          <w:t xml:space="preserve"> in </w:t>
        </w:r>
        <w:proofErr w:type="spellStart"/>
        <w:r>
          <w:t>functional</w:t>
        </w:r>
        <w:proofErr w:type="spellEnd"/>
        <w:r>
          <w:t xml:space="preserve"> fitness </w:t>
        </w:r>
        <w:proofErr w:type="spellStart"/>
        <w:r>
          <w:t>programs</w:t>
        </w:r>
        <w:proofErr w:type="spellEnd"/>
        <w:r>
          <w:t>.</w:t>
        </w:r>
      </w:ins>
    </w:p>
    <w:p w14:paraId="00BC2657" w14:textId="77777777" w:rsidR="00E579B8" w:rsidRDefault="00E579B8">
      <w:pPr>
        <w:pStyle w:val="NormalWeb"/>
        <w:spacing w:line="480" w:lineRule="auto"/>
        <w:ind w:firstLine="708"/>
        <w:jc w:val="both"/>
        <w:rPr>
          <w:ins w:id="1323" w:author="User" w:date="2025-06-12T10:35:00Z"/>
        </w:rPr>
        <w:pPrChange w:id="1324" w:author="User" w:date="2025-06-12T10:36:00Z">
          <w:pPr>
            <w:pStyle w:val="NormalWeb"/>
          </w:pPr>
        </w:pPrChange>
      </w:pPr>
    </w:p>
    <w:p w14:paraId="039D2E70" w14:textId="694F70BD" w:rsidR="00E579B8" w:rsidRDefault="00E579B8">
      <w:pPr>
        <w:pStyle w:val="NormalWeb"/>
        <w:spacing w:line="480" w:lineRule="auto"/>
        <w:ind w:firstLine="708"/>
        <w:jc w:val="both"/>
        <w:rPr>
          <w:ins w:id="1325" w:author="User" w:date="2025-06-12T10:35:00Z"/>
        </w:rPr>
        <w:pPrChange w:id="1326" w:author="User" w:date="2025-06-12T10:36:00Z">
          <w:pPr>
            <w:pStyle w:val="NormalWeb"/>
          </w:pPr>
        </w:pPrChange>
      </w:pPr>
      <w:proofErr w:type="spellStart"/>
      <w:ins w:id="1327" w:author="User" w:date="2025-06-12T10:38:00Z">
        <w:r>
          <w:t>M</w:t>
        </w:r>
      </w:ins>
      <w:ins w:id="1328" w:author="User" w:date="2025-06-12T10:35:00Z">
        <w:r>
          <w:t>ethodological</w:t>
        </w:r>
        <w:proofErr w:type="spellEnd"/>
        <w:r>
          <w:t xml:space="preserve"> </w:t>
        </w:r>
        <w:proofErr w:type="spellStart"/>
        <w:r>
          <w:t>limitations</w:t>
        </w:r>
        <w:proofErr w:type="spellEnd"/>
        <w:r>
          <w:t xml:space="preserve"> </w:t>
        </w:r>
        <w:proofErr w:type="spellStart"/>
        <w:r>
          <w:t>should</w:t>
        </w:r>
        <w:proofErr w:type="spellEnd"/>
        <w:r>
          <w:t xml:space="preserve"> </w:t>
        </w:r>
        <w:proofErr w:type="spellStart"/>
        <w:r>
          <w:t>be</w:t>
        </w:r>
        <w:proofErr w:type="spellEnd"/>
        <w:r>
          <w:t xml:space="preserve"> </w:t>
        </w:r>
        <w:proofErr w:type="spellStart"/>
        <w:r>
          <w:t>considered</w:t>
        </w:r>
        <w:proofErr w:type="spellEnd"/>
        <w:r>
          <w:t xml:space="preserve"> </w:t>
        </w:r>
        <w:proofErr w:type="spellStart"/>
        <w:r>
          <w:t>when</w:t>
        </w:r>
        <w:proofErr w:type="spellEnd"/>
        <w:r>
          <w:t xml:space="preserve"> </w:t>
        </w:r>
        <w:proofErr w:type="spellStart"/>
        <w:r>
          <w:t>interpreting</w:t>
        </w:r>
        <w:proofErr w:type="spellEnd"/>
        <w:r>
          <w:t xml:space="preserve"> </w:t>
        </w:r>
        <w:proofErr w:type="spellStart"/>
        <w:r>
          <w:t>these</w:t>
        </w:r>
        <w:proofErr w:type="spellEnd"/>
        <w:r>
          <w:t xml:space="preserve"> </w:t>
        </w:r>
        <w:proofErr w:type="spellStart"/>
        <w:r>
          <w:t>results</w:t>
        </w:r>
        <w:proofErr w:type="spellEnd"/>
        <w:r>
          <w:t xml:space="preserve">. The </w:t>
        </w:r>
        <w:proofErr w:type="spellStart"/>
        <w:r>
          <w:t>cross-sectional</w:t>
        </w:r>
        <w:proofErr w:type="spellEnd"/>
        <w:r>
          <w:t xml:space="preserve"> design does </w:t>
        </w:r>
        <w:proofErr w:type="spellStart"/>
        <w:r>
          <w:t>not</w:t>
        </w:r>
        <w:proofErr w:type="spellEnd"/>
        <w:r>
          <w:t xml:space="preserve"> </w:t>
        </w:r>
        <w:proofErr w:type="spellStart"/>
        <w:r>
          <w:t>permit</w:t>
        </w:r>
        <w:proofErr w:type="spellEnd"/>
        <w:r>
          <w:t xml:space="preserve"> causal </w:t>
        </w:r>
        <w:proofErr w:type="spellStart"/>
        <w:r>
          <w:t>inference</w:t>
        </w:r>
        <w:proofErr w:type="spellEnd"/>
        <w:r>
          <w:t xml:space="preserve">. </w:t>
        </w:r>
        <w:proofErr w:type="spellStart"/>
        <w:r>
          <w:t>Although</w:t>
        </w:r>
        <w:proofErr w:type="spellEnd"/>
        <w:r>
          <w:t xml:space="preserve"> a full </w:t>
        </w:r>
        <w:proofErr w:type="spellStart"/>
        <w:r>
          <w:t>five</w:t>
        </w:r>
        <w:proofErr w:type="spellEnd"/>
        <w:r>
          <w:t xml:space="preserve">-minute </w:t>
        </w:r>
        <w:proofErr w:type="spellStart"/>
        <w:r>
          <w:t>rest</w:t>
        </w:r>
        <w:proofErr w:type="spellEnd"/>
        <w:r>
          <w:t xml:space="preserve"> </w:t>
        </w:r>
        <w:proofErr w:type="spellStart"/>
        <w:r>
          <w:t>was</w:t>
        </w:r>
        <w:proofErr w:type="spellEnd"/>
        <w:r>
          <w:t xml:space="preserve"> </w:t>
        </w:r>
        <w:proofErr w:type="spellStart"/>
        <w:r>
          <w:t>provided</w:t>
        </w:r>
        <w:proofErr w:type="spellEnd"/>
        <w:r>
          <w:t xml:space="preserve"> </w:t>
        </w:r>
        <w:proofErr w:type="spellStart"/>
        <w:r>
          <w:t>between</w:t>
        </w:r>
        <w:proofErr w:type="spellEnd"/>
        <w:r>
          <w:t xml:space="preserve"> </w:t>
        </w:r>
        <w:proofErr w:type="spellStart"/>
        <w:r>
          <w:t>tests</w:t>
        </w:r>
        <w:proofErr w:type="spellEnd"/>
        <w:r>
          <w:t xml:space="preserve">, </w:t>
        </w:r>
        <w:proofErr w:type="spellStart"/>
        <w:r>
          <w:t>performing</w:t>
        </w:r>
        <w:proofErr w:type="spellEnd"/>
        <w:r>
          <w:t xml:space="preserve"> </w:t>
        </w:r>
        <w:proofErr w:type="spellStart"/>
        <w:r>
          <w:t>both</w:t>
        </w:r>
        <w:proofErr w:type="spellEnd"/>
        <w:r>
          <w:t xml:space="preserve"> assessments in </w:t>
        </w:r>
        <w:proofErr w:type="spellStart"/>
        <w:r>
          <w:t>the</w:t>
        </w:r>
        <w:proofErr w:type="spellEnd"/>
        <w:r>
          <w:t xml:space="preserve"> </w:t>
        </w:r>
        <w:proofErr w:type="spellStart"/>
        <w:r>
          <w:t>same</w:t>
        </w:r>
        <w:proofErr w:type="spellEnd"/>
        <w:r>
          <w:t xml:space="preserve"> </w:t>
        </w:r>
        <w:proofErr w:type="spellStart"/>
        <w:r>
          <w:t>session</w:t>
        </w:r>
        <w:proofErr w:type="spellEnd"/>
        <w:r>
          <w:t xml:space="preserve"> </w:t>
        </w:r>
        <w:proofErr w:type="spellStart"/>
        <w:r>
          <w:t>may</w:t>
        </w:r>
        <w:proofErr w:type="spellEnd"/>
        <w:r>
          <w:t xml:space="preserve"> </w:t>
        </w:r>
        <w:proofErr w:type="spellStart"/>
        <w:r>
          <w:t>have</w:t>
        </w:r>
        <w:proofErr w:type="spellEnd"/>
        <w:r>
          <w:t xml:space="preserve"> </w:t>
        </w:r>
        <w:proofErr w:type="spellStart"/>
        <w:r>
          <w:t>introduced</w:t>
        </w:r>
        <w:proofErr w:type="spellEnd"/>
        <w:r>
          <w:t xml:space="preserve"> residual fatigue </w:t>
        </w:r>
        <w:proofErr w:type="spellStart"/>
        <w:r>
          <w:t>effects</w:t>
        </w:r>
        <w:proofErr w:type="spellEnd"/>
        <w:r>
          <w:t xml:space="preserve">. The </w:t>
        </w:r>
        <w:proofErr w:type="spellStart"/>
        <w:r>
          <w:t>fixed</w:t>
        </w:r>
        <w:proofErr w:type="spellEnd"/>
        <w:r>
          <w:t xml:space="preserve"> 81 cm </w:t>
        </w:r>
        <w:proofErr w:type="spellStart"/>
        <w:r>
          <w:t>hand</w:t>
        </w:r>
        <w:proofErr w:type="spellEnd"/>
        <w:r>
          <w:t xml:space="preserve"> </w:t>
        </w:r>
        <w:proofErr w:type="spellStart"/>
        <w:r>
          <w:t>placement</w:t>
        </w:r>
        <w:proofErr w:type="spellEnd"/>
        <w:r>
          <w:t xml:space="preserve"> </w:t>
        </w:r>
        <w:proofErr w:type="spellStart"/>
        <w:r>
          <w:t>used</w:t>
        </w:r>
        <w:proofErr w:type="spellEnd"/>
        <w:r>
          <w:t xml:space="preserve"> for </w:t>
        </w:r>
        <w:proofErr w:type="spellStart"/>
        <w:r>
          <w:t>both</w:t>
        </w:r>
        <w:proofErr w:type="spellEnd"/>
        <w:r>
          <w:t xml:space="preserve"> SP </w:t>
        </w:r>
        <w:proofErr w:type="spellStart"/>
        <w:r>
          <w:t>and</w:t>
        </w:r>
        <w:proofErr w:type="spellEnd"/>
        <w:r>
          <w:t xml:space="preserve"> SHSPU </w:t>
        </w:r>
        <w:proofErr w:type="spellStart"/>
        <w:r>
          <w:t>may</w:t>
        </w:r>
        <w:proofErr w:type="spellEnd"/>
        <w:r>
          <w:t xml:space="preserve"> </w:t>
        </w:r>
        <w:proofErr w:type="spellStart"/>
        <w:r>
          <w:t>have</w:t>
        </w:r>
        <w:proofErr w:type="spellEnd"/>
        <w:r>
          <w:t xml:space="preserve"> </w:t>
        </w:r>
        <w:proofErr w:type="spellStart"/>
        <w:r>
          <w:t>resulted</w:t>
        </w:r>
        <w:proofErr w:type="spellEnd"/>
        <w:r>
          <w:t xml:space="preserve"> in </w:t>
        </w:r>
        <w:proofErr w:type="spellStart"/>
        <w:r>
          <w:t>subtle</w:t>
        </w:r>
        <w:proofErr w:type="spellEnd"/>
        <w:r>
          <w:t xml:space="preserve"> </w:t>
        </w:r>
        <w:proofErr w:type="spellStart"/>
        <w:r>
          <w:t>discrepancies</w:t>
        </w:r>
        <w:proofErr w:type="spellEnd"/>
        <w:r>
          <w:t xml:space="preserve"> in joint </w:t>
        </w:r>
        <w:proofErr w:type="spellStart"/>
        <w:r>
          <w:t>positioning</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movements</w:t>
        </w:r>
        <w:proofErr w:type="spellEnd"/>
        <w:r>
          <w:t xml:space="preserve">. </w:t>
        </w:r>
        <w:proofErr w:type="spellStart"/>
        <w:r>
          <w:t>Additionally</w:t>
        </w:r>
        <w:proofErr w:type="spellEnd"/>
        <w:r>
          <w:t xml:space="preserve">, </w:t>
        </w:r>
        <w:proofErr w:type="spellStart"/>
        <w:r>
          <w:t>CrossFit</w:t>
        </w:r>
        <w:proofErr w:type="spellEnd"/>
        <w:r>
          <w:t xml:space="preserve">® training time </w:t>
        </w:r>
        <w:proofErr w:type="spellStart"/>
        <w:r>
          <w:t>was</w:t>
        </w:r>
        <w:proofErr w:type="spellEnd"/>
        <w:r>
          <w:t xml:space="preserve"> </w:t>
        </w:r>
        <w:proofErr w:type="spellStart"/>
        <w:r>
          <w:t>collected</w:t>
        </w:r>
        <w:proofErr w:type="spellEnd"/>
        <w:r>
          <w:t xml:space="preserve"> in </w:t>
        </w:r>
        <w:proofErr w:type="spellStart"/>
        <w:r>
          <w:t>categorical</w:t>
        </w:r>
        <w:proofErr w:type="spellEnd"/>
        <w:r>
          <w:t xml:space="preserve"> ranges via </w:t>
        </w:r>
        <w:proofErr w:type="spellStart"/>
        <w:r>
          <w:t>questionnaire</w:t>
        </w:r>
        <w:proofErr w:type="spellEnd"/>
        <w:r>
          <w:t xml:space="preserve"> </w:t>
        </w:r>
        <w:proofErr w:type="spellStart"/>
        <w:r>
          <w:t>rather</w:t>
        </w:r>
        <w:proofErr w:type="spellEnd"/>
        <w:r>
          <w:t xml:space="preserve"> </w:t>
        </w:r>
        <w:proofErr w:type="spellStart"/>
        <w:r>
          <w:t>than</w:t>
        </w:r>
        <w:proofErr w:type="spellEnd"/>
        <w:r>
          <w:t xml:space="preserve"> as a </w:t>
        </w:r>
        <w:proofErr w:type="spellStart"/>
        <w:r>
          <w:t>continuous</w:t>
        </w:r>
        <w:proofErr w:type="spellEnd"/>
        <w:r>
          <w:t xml:space="preserve"> </w:t>
        </w:r>
        <w:proofErr w:type="spellStart"/>
        <w:r>
          <w:t>variable</w:t>
        </w:r>
        <w:proofErr w:type="spellEnd"/>
        <w:r>
          <w:t xml:space="preserve">, </w:t>
        </w:r>
        <w:proofErr w:type="spellStart"/>
        <w:r>
          <w:t>limiting</w:t>
        </w:r>
        <w:proofErr w:type="spellEnd"/>
        <w:r>
          <w:t xml:space="preserve"> </w:t>
        </w:r>
        <w:proofErr w:type="spellStart"/>
        <w:r>
          <w:t>the</w:t>
        </w:r>
        <w:proofErr w:type="spellEnd"/>
        <w:r>
          <w:t xml:space="preserve"> </w:t>
        </w:r>
        <w:proofErr w:type="spellStart"/>
        <w:r>
          <w:t>precision</w:t>
        </w:r>
        <w:proofErr w:type="spellEnd"/>
        <w:r>
          <w:t xml:space="preserve"> </w:t>
        </w:r>
        <w:proofErr w:type="spellStart"/>
        <w:r>
          <w:t>of</w:t>
        </w:r>
        <w:proofErr w:type="spellEnd"/>
        <w:r>
          <w:t xml:space="preserve"> </w:t>
        </w:r>
        <w:proofErr w:type="spellStart"/>
        <w:r>
          <w:t>the</w:t>
        </w:r>
        <w:proofErr w:type="spellEnd"/>
        <w:r>
          <w:t xml:space="preserve"> </w:t>
        </w:r>
        <w:proofErr w:type="spellStart"/>
        <w:r>
          <w:t>analysis</w:t>
        </w:r>
      </w:ins>
      <w:proofErr w:type="spellEnd"/>
      <w:ins w:id="1329" w:author="User" w:date="2025-06-12T10:39:00Z">
        <w:r>
          <w:t>.</w:t>
        </w:r>
      </w:ins>
      <w:ins w:id="1330" w:author="User" w:date="2025-06-12T10:35:00Z">
        <w:r>
          <w:t xml:space="preserve"> </w:t>
        </w:r>
        <w:proofErr w:type="spellStart"/>
        <w:r>
          <w:t>Finally</w:t>
        </w:r>
        <w:proofErr w:type="spellEnd"/>
        <w:r>
          <w:t xml:space="preserve">, </w:t>
        </w:r>
        <w:proofErr w:type="spellStart"/>
        <w:r>
          <w:t>factors</w:t>
        </w:r>
        <w:proofErr w:type="spellEnd"/>
        <w:r>
          <w:t xml:space="preserve"> </w:t>
        </w:r>
        <w:proofErr w:type="spellStart"/>
        <w:r>
          <w:t>such</w:t>
        </w:r>
        <w:proofErr w:type="spellEnd"/>
        <w:r>
          <w:t xml:space="preserve"> as </w:t>
        </w:r>
        <w:proofErr w:type="spellStart"/>
        <w:r>
          <w:t>anthropometrics</w:t>
        </w:r>
        <w:proofErr w:type="spellEnd"/>
        <w:r>
          <w:t xml:space="preserve">, body </w:t>
        </w:r>
        <w:proofErr w:type="spellStart"/>
        <w:r>
          <w:t>composition</w:t>
        </w:r>
        <w:proofErr w:type="spellEnd"/>
        <w:r>
          <w:t xml:space="preserve">, </w:t>
        </w:r>
        <w:proofErr w:type="spellStart"/>
        <w:r>
          <w:t>and</w:t>
        </w:r>
        <w:proofErr w:type="spellEnd"/>
        <w:r>
          <w:t xml:space="preserve"> </w:t>
        </w:r>
        <w:proofErr w:type="spellStart"/>
        <w:r>
          <w:t>the</w:t>
        </w:r>
        <w:proofErr w:type="spellEnd"/>
        <w:r>
          <w:t xml:space="preserve"> use </w:t>
        </w:r>
        <w:proofErr w:type="spellStart"/>
        <w:r>
          <w:t>of</w:t>
        </w:r>
        <w:proofErr w:type="spellEnd"/>
        <w:r>
          <w:t xml:space="preserve"> </w:t>
        </w:r>
        <w:proofErr w:type="spellStart"/>
        <w:r>
          <w:t>ergogenic</w:t>
        </w:r>
        <w:proofErr w:type="spellEnd"/>
        <w:r>
          <w:t xml:space="preserve"> aids </w:t>
        </w:r>
        <w:proofErr w:type="spellStart"/>
        <w:r>
          <w:t>were</w:t>
        </w:r>
        <w:proofErr w:type="spellEnd"/>
        <w:r>
          <w:t xml:space="preserve"> </w:t>
        </w:r>
        <w:proofErr w:type="spellStart"/>
        <w:r>
          <w:t>not</w:t>
        </w:r>
        <w:proofErr w:type="spellEnd"/>
        <w:r>
          <w:t xml:space="preserve"> </w:t>
        </w:r>
        <w:proofErr w:type="spellStart"/>
        <w:r>
          <w:t>controlled</w:t>
        </w:r>
        <w:proofErr w:type="spellEnd"/>
        <w:r>
          <w:t xml:space="preserve"> </w:t>
        </w:r>
        <w:proofErr w:type="spellStart"/>
        <w:r>
          <w:t>and</w:t>
        </w:r>
        <w:proofErr w:type="spellEnd"/>
        <w:r>
          <w:t xml:space="preserve"> </w:t>
        </w:r>
        <w:proofErr w:type="spellStart"/>
        <w:r>
          <w:t>may</w:t>
        </w:r>
        <w:proofErr w:type="spellEnd"/>
        <w:r>
          <w:t xml:space="preserve"> </w:t>
        </w:r>
        <w:proofErr w:type="spellStart"/>
        <w:r>
          <w:t>have</w:t>
        </w:r>
        <w:proofErr w:type="spellEnd"/>
        <w:r>
          <w:t xml:space="preserve"> </w:t>
        </w:r>
        <w:proofErr w:type="spellStart"/>
        <w:r>
          <w:t>influenced</w:t>
        </w:r>
        <w:proofErr w:type="spellEnd"/>
        <w:r>
          <w:t xml:space="preserve"> </w:t>
        </w:r>
        <w:proofErr w:type="spellStart"/>
        <w:r>
          <w:t>the</w:t>
        </w:r>
        <w:proofErr w:type="spellEnd"/>
        <w:r>
          <w:t xml:space="preserve"> </w:t>
        </w:r>
        <w:proofErr w:type="spellStart"/>
        <w:r>
          <w:t>outcomes</w:t>
        </w:r>
        <w:proofErr w:type="spellEnd"/>
        <w:r>
          <w:t>.</w:t>
        </w:r>
      </w:ins>
    </w:p>
    <w:p w14:paraId="5708A07D" w14:textId="6D6EC3C8" w:rsidR="009E1794" w:rsidRPr="00B36604" w:rsidDel="008F2ED5" w:rsidRDefault="009E1794" w:rsidP="00AB7FB9">
      <w:pPr>
        <w:spacing w:after="249" w:line="480" w:lineRule="auto"/>
        <w:ind w:left="0" w:firstLine="0"/>
        <w:rPr>
          <w:del w:id="1331" w:author="User" w:date="2025-06-12T10:45:00Z"/>
          <w:b/>
          <w:u w:val="single" w:color="000000"/>
          <w:lang w:val="en-US"/>
        </w:rPr>
      </w:pPr>
    </w:p>
    <w:p w14:paraId="7202EB43" w14:textId="4D59C85E" w:rsidR="00AB7FB9" w:rsidRDefault="00AB7FB9" w:rsidP="00AB7FB9">
      <w:pPr>
        <w:spacing w:after="249" w:line="480" w:lineRule="auto"/>
        <w:ind w:left="0" w:firstLine="0"/>
        <w:rPr>
          <w:ins w:id="1332" w:author="User" w:date="2025-06-12T10:45:00Z"/>
          <w:b/>
          <w:u w:val="single" w:color="000000"/>
          <w:lang w:val="en-US"/>
        </w:rPr>
      </w:pPr>
      <w:r w:rsidRPr="00B36604">
        <w:rPr>
          <w:b/>
          <w:u w:val="single" w:color="000000"/>
          <w:lang w:val="en-US"/>
        </w:rPr>
        <w:t>PRACTICAL APPLICATIONS</w:t>
      </w:r>
    </w:p>
    <w:p w14:paraId="0AE3D5AF" w14:textId="3F0BF788" w:rsidR="008F2ED5" w:rsidRPr="008F2ED5" w:rsidRDefault="008F2ED5">
      <w:pPr>
        <w:spacing w:before="100" w:beforeAutospacing="1" w:after="100" w:afterAutospacing="1" w:line="480" w:lineRule="auto"/>
        <w:ind w:left="0" w:firstLine="708"/>
        <w:rPr>
          <w:ins w:id="1333" w:author="User" w:date="2025-06-12T10:48:00Z"/>
          <w:color w:val="auto"/>
          <w:szCs w:val="24"/>
        </w:rPr>
        <w:pPrChange w:id="1334" w:author="User" w:date="2025-06-12T10:49:00Z">
          <w:pPr>
            <w:spacing w:before="100" w:beforeAutospacing="1" w:after="100" w:afterAutospacing="1" w:line="240" w:lineRule="auto"/>
            <w:ind w:left="0" w:firstLine="0"/>
            <w:jc w:val="left"/>
          </w:pPr>
        </w:pPrChange>
      </w:pPr>
      <w:ins w:id="1335" w:author="User" w:date="2025-06-12T10:48:00Z">
        <w:r w:rsidRPr="008F2ED5">
          <w:rPr>
            <w:color w:val="auto"/>
            <w:szCs w:val="24"/>
          </w:rPr>
          <w:t xml:space="preserve">As </w:t>
        </w:r>
        <w:proofErr w:type="spellStart"/>
        <w:r w:rsidRPr="008F2ED5">
          <w:rPr>
            <w:color w:val="auto"/>
            <w:szCs w:val="24"/>
          </w:rPr>
          <w:t>CrossFit</w:t>
        </w:r>
        <w:proofErr w:type="spellEnd"/>
        <w:r w:rsidRPr="008F2ED5">
          <w:rPr>
            <w:color w:val="auto"/>
            <w:szCs w:val="24"/>
          </w:rPr>
          <w:t xml:space="preserve">® </w:t>
        </w:r>
        <w:proofErr w:type="spellStart"/>
        <w:r w:rsidRPr="008F2ED5">
          <w:rPr>
            <w:color w:val="auto"/>
            <w:szCs w:val="24"/>
          </w:rPr>
          <w:t>programming</w:t>
        </w:r>
        <w:proofErr w:type="spellEnd"/>
        <w:r w:rsidRPr="008F2ED5">
          <w:rPr>
            <w:color w:val="auto"/>
            <w:szCs w:val="24"/>
          </w:rPr>
          <w:t xml:space="preserve"> evolves, </w:t>
        </w:r>
        <w:proofErr w:type="spellStart"/>
        <w:r w:rsidRPr="008F2ED5">
          <w:rPr>
            <w:color w:val="auto"/>
            <w:szCs w:val="24"/>
          </w:rPr>
          <w:t>gymnastic</w:t>
        </w:r>
        <w:proofErr w:type="spellEnd"/>
        <w:r w:rsidRPr="008F2ED5">
          <w:rPr>
            <w:color w:val="auto"/>
            <w:szCs w:val="24"/>
          </w:rPr>
          <w:t xml:space="preserve"> skills</w:t>
        </w:r>
      </w:ins>
      <w:ins w:id="1336" w:author="User" w:date="2025-06-16T09:09:00Z">
        <w:r w:rsidR="00623430">
          <w:rPr>
            <w:color w:val="auto"/>
            <w:szCs w:val="24"/>
          </w:rPr>
          <w:t xml:space="preserve">, </w:t>
        </w:r>
      </w:ins>
      <w:proofErr w:type="spellStart"/>
      <w:ins w:id="1337" w:author="User" w:date="2025-06-12T10:48:00Z">
        <w:r w:rsidRPr="008F2ED5">
          <w:rPr>
            <w:color w:val="auto"/>
            <w:szCs w:val="24"/>
          </w:rPr>
          <w:t>particularly</w:t>
        </w:r>
        <w:proofErr w:type="spellEnd"/>
        <w:r w:rsidRPr="008F2ED5">
          <w:rPr>
            <w:color w:val="auto"/>
            <w:szCs w:val="24"/>
          </w:rPr>
          <w:t xml:space="preserve"> </w:t>
        </w:r>
        <w:proofErr w:type="spellStart"/>
        <w:r w:rsidRPr="008F2ED5">
          <w:rPr>
            <w:color w:val="auto"/>
            <w:szCs w:val="24"/>
          </w:rPr>
          <w:t>handstand</w:t>
        </w:r>
        <w:proofErr w:type="spellEnd"/>
        <w:r w:rsidRPr="008F2ED5">
          <w:rPr>
            <w:color w:val="auto"/>
            <w:szCs w:val="24"/>
          </w:rPr>
          <w:t xml:space="preserve"> </w:t>
        </w:r>
        <w:proofErr w:type="spellStart"/>
        <w:r w:rsidRPr="008F2ED5">
          <w:rPr>
            <w:color w:val="auto"/>
            <w:szCs w:val="24"/>
          </w:rPr>
          <w:t>variations</w:t>
        </w:r>
      </w:ins>
      <w:proofErr w:type="spellEnd"/>
      <w:ins w:id="1338" w:author="User" w:date="2025-06-16T09:09:00Z">
        <w:r w:rsidR="00623430">
          <w:rPr>
            <w:color w:val="auto"/>
            <w:szCs w:val="24"/>
          </w:rPr>
          <w:t xml:space="preserve">, </w:t>
        </w:r>
      </w:ins>
      <w:ins w:id="1339" w:author="User" w:date="2025-06-12T10:48:00Z">
        <w:r w:rsidRPr="008F2ED5">
          <w:rPr>
            <w:color w:val="auto"/>
            <w:szCs w:val="24"/>
          </w:rPr>
          <w:t xml:space="preserve">are </w:t>
        </w:r>
        <w:proofErr w:type="spellStart"/>
        <w:r w:rsidRPr="008F2ED5">
          <w:rPr>
            <w:color w:val="auto"/>
            <w:szCs w:val="24"/>
          </w:rPr>
          <w:t>increasingly</w:t>
        </w:r>
        <w:proofErr w:type="spellEnd"/>
        <w:r w:rsidRPr="008F2ED5">
          <w:rPr>
            <w:color w:val="auto"/>
            <w:szCs w:val="24"/>
          </w:rPr>
          <w:t xml:space="preserve"> </w:t>
        </w:r>
      </w:ins>
      <w:proofErr w:type="spellStart"/>
      <w:ins w:id="1340" w:author="User" w:date="2025-06-16T09:10:00Z">
        <w:r w:rsidR="00623430">
          <w:rPr>
            <w:color w:val="auto"/>
            <w:szCs w:val="24"/>
          </w:rPr>
          <w:t>demanded</w:t>
        </w:r>
      </w:ins>
      <w:proofErr w:type="spellEnd"/>
      <w:ins w:id="1341" w:author="User" w:date="2025-06-12T10:48:00Z">
        <w:r w:rsidRPr="008F2ED5">
          <w:rPr>
            <w:color w:val="auto"/>
            <w:szCs w:val="24"/>
          </w:rPr>
          <w:t xml:space="preserve">. </w:t>
        </w:r>
        <w:proofErr w:type="spellStart"/>
        <w:r w:rsidRPr="008F2ED5">
          <w:rPr>
            <w:color w:val="auto"/>
            <w:szCs w:val="24"/>
          </w:rPr>
          <w:t>However</w:t>
        </w:r>
        <w:proofErr w:type="spellEnd"/>
        <w:r w:rsidRPr="008F2ED5">
          <w:rPr>
            <w:color w:val="auto"/>
            <w:szCs w:val="24"/>
          </w:rPr>
          <w:t xml:space="preserve">, </w:t>
        </w:r>
        <w:proofErr w:type="spellStart"/>
        <w:r w:rsidRPr="008F2ED5">
          <w:rPr>
            <w:color w:val="auto"/>
            <w:szCs w:val="24"/>
          </w:rPr>
          <w:t>progression</w:t>
        </w:r>
        <w:proofErr w:type="spellEnd"/>
        <w:r w:rsidRPr="008F2ED5">
          <w:rPr>
            <w:color w:val="auto"/>
            <w:szCs w:val="24"/>
          </w:rPr>
          <w:t xml:space="preserve"> in </w:t>
        </w:r>
        <w:proofErr w:type="spellStart"/>
        <w:r w:rsidRPr="008F2ED5">
          <w:rPr>
            <w:color w:val="auto"/>
            <w:szCs w:val="24"/>
          </w:rPr>
          <w:t>these</w:t>
        </w:r>
        <w:proofErr w:type="spellEnd"/>
        <w:r w:rsidRPr="008F2ED5">
          <w:rPr>
            <w:color w:val="auto"/>
            <w:szCs w:val="24"/>
          </w:rPr>
          <w:t xml:space="preserve"> skills </w:t>
        </w:r>
        <w:proofErr w:type="spellStart"/>
        <w:r w:rsidRPr="008F2ED5">
          <w:rPr>
            <w:color w:val="auto"/>
            <w:szCs w:val="24"/>
          </w:rPr>
          <w:t>often</w:t>
        </w:r>
        <w:proofErr w:type="spellEnd"/>
        <w:r w:rsidRPr="008F2ED5">
          <w:rPr>
            <w:color w:val="auto"/>
            <w:szCs w:val="24"/>
          </w:rPr>
          <w:t xml:space="preserve"> </w:t>
        </w:r>
        <w:proofErr w:type="spellStart"/>
        <w:r w:rsidRPr="008F2ED5">
          <w:rPr>
            <w:color w:val="auto"/>
            <w:szCs w:val="24"/>
          </w:rPr>
          <w:t>lacks</w:t>
        </w:r>
        <w:proofErr w:type="spellEnd"/>
        <w:r w:rsidRPr="008F2ED5">
          <w:rPr>
            <w:color w:val="auto"/>
            <w:szCs w:val="24"/>
          </w:rPr>
          <w:t xml:space="preserve"> </w:t>
        </w:r>
        <w:proofErr w:type="spellStart"/>
        <w:r w:rsidRPr="008F2ED5">
          <w:rPr>
            <w:color w:val="auto"/>
            <w:szCs w:val="24"/>
          </w:rPr>
          <w:t>objective</w:t>
        </w:r>
        <w:proofErr w:type="spellEnd"/>
        <w:r w:rsidRPr="008F2ED5">
          <w:rPr>
            <w:color w:val="auto"/>
            <w:szCs w:val="24"/>
          </w:rPr>
          <w:t xml:space="preserve"> </w:t>
        </w:r>
        <w:r w:rsidRPr="008F2ED5">
          <w:rPr>
            <w:color w:val="auto"/>
            <w:szCs w:val="24"/>
          </w:rPr>
          <w:lastRenderedPageBreak/>
          <w:t xml:space="preserve">performance </w:t>
        </w:r>
        <w:proofErr w:type="spellStart"/>
        <w:r w:rsidRPr="008F2ED5">
          <w:rPr>
            <w:color w:val="auto"/>
            <w:szCs w:val="24"/>
          </w:rPr>
          <w:t>criteria</w:t>
        </w:r>
        <w:proofErr w:type="spellEnd"/>
        <w:r w:rsidRPr="008F2ED5">
          <w:rPr>
            <w:color w:val="auto"/>
            <w:szCs w:val="24"/>
          </w:rPr>
          <w:t xml:space="preserve">. </w:t>
        </w:r>
        <w:proofErr w:type="spellStart"/>
        <w:r w:rsidRPr="008F2ED5">
          <w:rPr>
            <w:color w:val="auto"/>
            <w:szCs w:val="24"/>
          </w:rPr>
          <w:t>This</w:t>
        </w:r>
        <w:proofErr w:type="spellEnd"/>
        <w:r w:rsidRPr="008F2ED5">
          <w:rPr>
            <w:color w:val="auto"/>
            <w:szCs w:val="24"/>
          </w:rPr>
          <w:t xml:space="preserve"> </w:t>
        </w:r>
        <w:proofErr w:type="spellStart"/>
        <w:r w:rsidRPr="008F2ED5">
          <w:rPr>
            <w:color w:val="auto"/>
            <w:szCs w:val="24"/>
          </w:rPr>
          <w:t>study</w:t>
        </w:r>
        <w:proofErr w:type="spellEnd"/>
        <w:r w:rsidRPr="008F2ED5">
          <w:rPr>
            <w:color w:val="auto"/>
            <w:szCs w:val="24"/>
          </w:rPr>
          <w:t xml:space="preserve"> </w:t>
        </w:r>
        <w:proofErr w:type="spellStart"/>
        <w:r w:rsidRPr="008F2ED5">
          <w:rPr>
            <w:color w:val="auto"/>
            <w:szCs w:val="24"/>
          </w:rPr>
          <w:t>provides</w:t>
        </w:r>
        <w:proofErr w:type="spellEnd"/>
        <w:r w:rsidRPr="008F2ED5">
          <w:rPr>
            <w:color w:val="auto"/>
            <w:szCs w:val="24"/>
          </w:rPr>
          <w:t xml:space="preserve"> a </w:t>
        </w:r>
        <w:proofErr w:type="spellStart"/>
        <w:r w:rsidRPr="008F2ED5">
          <w:rPr>
            <w:color w:val="auto"/>
            <w:szCs w:val="24"/>
          </w:rPr>
          <w:t>practical</w:t>
        </w:r>
        <w:proofErr w:type="spellEnd"/>
        <w:r w:rsidRPr="008F2ED5">
          <w:rPr>
            <w:color w:val="auto"/>
            <w:szCs w:val="24"/>
          </w:rPr>
          <w:t xml:space="preserve"> </w:t>
        </w:r>
        <w:proofErr w:type="spellStart"/>
        <w:r w:rsidRPr="008F2ED5">
          <w:rPr>
            <w:color w:val="auto"/>
            <w:szCs w:val="24"/>
          </w:rPr>
          <w:t>metric</w:t>
        </w:r>
        <w:proofErr w:type="spellEnd"/>
        <w:r w:rsidRPr="008F2ED5">
          <w:rPr>
            <w:color w:val="auto"/>
            <w:szCs w:val="24"/>
          </w:rPr>
          <w:t xml:space="preserve"> </w:t>
        </w:r>
        <w:proofErr w:type="spellStart"/>
        <w:r w:rsidRPr="008F2ED5">
          <w:rPr>
            <w:color w:val="auto"/>
            <w:szCs w:val="24"/>
          </w:rPr>
          <w:t>by</w:t>
        </w:r>
        <w:proofErr w:type="spellEnd"/>
        <w:r w:rsidRPr="008F2ED5">
          <w:rPr>
            <w:color w:val="auto"/>
            <w:szCs w:val="24"/>
          </w:rPr>
          <w:t xml:space="preserve"> </w:t>
        </w:r>
        <w:proofErr w:type="spellStart"/>
        <w:r w:rsidRPr="008F2ED5">
          <w:rPr>
            <w:color w:val="auto"/>
            <w:szCs w:val="24"/>
          </w:rPr>
          <w:t>identifying</w:t>
        </w:r>
        <w:proofErr w:type="spellEnd"/>
        <w:r w:rsidRPr="008F2ED5">
          <w:rPr>
            <w:color w:val="auto"/>
            <w:szCs w:val="24"/>
          </w:rPr>
          <w:t xml:space="preserve"> </w:t>
        </w:r>
        <w:proofErr w:type="spellStart"/>
        <w:r w:rsidRPr="008F2ED5">
          <w:rPr>
            <w:color w:val="auto"/>
            <w:szCs w:val="24"/>
          </w:rPr>
          <w:t>relative</w:t>
        </w:r>
        <w:proofErr w:type="spellEnd"/>
        <w:r w:rsidRPr="008F2ED5">
          <w:rPr>
            <w:color w:val="auto"/>
            <w:szCs w:val="24"/>
          </w:rPr>
          <w:t xml:space="preserve"> </w:t>
        </w:r>
        <w:proofErr w:type="spellStart"/>
        <w:r w:rsidRPr="008F2ED5">
          <w:rPr>
            <w:color w:val="auto"/>
            <w:szCs w:val="24"/>
          </w:rPr>
          <w:t>strength</w:t>
        </w:r>
        <w:proofErr w:type="spellEnd"/>
        <w:r w:rsidRPr="008F2ED5">
          <w:rPr>
            <w:color w:val="auto"/>
            <w:szCs w:val="24"/>
          </w:rPr>
          <w:t xml:space="preserve"> in </w:t>
        </w:r>
        <w:proofErr w:type="spellStart"/>
        <w:r w:rsidRPr="008F2ED5">
          <w:rPr>
            <w:color w:val="auto"/>
            <w:szCs w:val="24"/>
          </w:rPr>
          <w:t>the</w:t>
        </w:r>
        <w:proofErr w:type="spellEnd"/>
        <w:r w:rsidRPr="008F2ED5">
          <w:rPr>
            <w:color w:val="auto"/>
            <w:szCs w:val="24"/>
          </w:rPr>
          <w:t xml:space="preserve"> SP as a </w:t>
        </w:r>
        <w:proofErr w:type="spellStart"/>
        <w:r w:rsidRPr="008F2ED5">
          <w:rPr>
            <w:color w:val="auto"/>
            <w:szCs w:val="24"/>
          </w:rPr>
          <w:t>predictor</w:t>
        </w:r>
        <w:proofErr w:type="spellEnd"/>
        <w:r w:rsidRPr="008F2ED5">
          <w:rPr>
            <w:color w:val="auto"/>
            <w:szCs w:val="24"/>
          </w:rPr>
          <w:t xml:space="preserve"> </w:t>
        </w:r>
        <w:proofErr w:type="spellStart"/>
        <w:r w:rsidRPr="008F2ED5">
          <w:rPr>
            <w:color w:val="auto"/>
            <w:szCs w:val="24"/>
          </w:rPr>
          <w:t>of</w:t>
        </w:r>
        <w:proofErr w:type="spellEnd"/>
        <w:r w:rsidRPr="008F2ED5">
          <w:rPr>
            <w:color w:val="auto"/>
            <w:szCs w:val="24"/>
          </w:rPr>
          <w:t xml:space="preserve"> SHSPU</w:t>
        </w:r>
      </w:ins>
      <w:ins w:id="1342" w:author="User" w:date="2025-06-16T09:09:00Z">
        <w:r w:rsidR="00623430">
          <w:rPr>
            <w:color w:val="auto"/>
            <w:szCs w:val="24"/>
          </w:rPr>
          <w:t xml:space="preserve"> </w:t>
        </w:r>
      </w:ins>
      <w:ins w:id="1343" w:author="User" w:date="2025-06-12T10:48:00Z">
        <w:r w:rsidRPr="008F2ED5">
          <w:rPr>
            <w:color w:val="auto"/>
            <w:szCs w:val="24"/>
          </w:rPr>
          <w:t xml:space="preserve">performance. </w:t>
        </w:r>
        <w:proofErr w:type="spellStart"/>
        <w:r w:rsidRPr="008F2ED5">
          <w:rPr>
            <w:color w:val="auto"/>
            <w:szCs w:val="24"/>
          </w:rPr>
          <w:t>Coaches</w:t>
        </w:r>
        <w:proofErr w:type="spellEnd"/>
        <w:r w:rsidRPr="008F2ED5">
          <w:rPr>
            <w:color w:val="auto"/>
            <w:szCs w:val="24"/>
          </w:rPr>
          <w:t xml:space="preserve"> </w:t>
        </w:r>
        <w:proofErr w:type="spellStart"/>
        <w:r w:rsidRPr="008F2ED5">
          <w:rPr>
            <w:color w:val="auto"/>
            <w:szCs w:val="24"/>
          </w:rPr>
          <w:t>can</w:t>
        </w:r>
        <w:proofErr w:type="spellEnd"/>
        <w:r w:rsidRPr="008F2ED5">
          <w:rPr>
            <w:color w:val="auto"/>
            <w:szCs w:val="24"/>
          </w:rPr>
          <w:t xml:space="preserve"> use </w:t>
        </w:r>
        <w:proofErr w:type="spellStart"/>
        <w:r w:rsidRPr="008F2ED5">
          <w:rPr>
            <w:color w:val="auto"/>
            <w:szCs w:val="24"/>
          </w:rPr>
          <w:t>the</w:t>
        </w:r>
        <w:proofErr w:type="spellEnd"/>
        <w:r w:rsidRPr="008F2ED5">
          <w:rPr>
            <w:color w:val="auto"/>
            <w:szCs w:val="24"/>
          </w:rPr>
          <w:t xml:space="preserve"> </w:t>
        </w:r>
        <w:proofErr w:type="spellStart"/>
        <w:r w:rsidRPr="008F2ED5">
          <w:rPr>
            <w:color w:val="auto"/>
            <w:szCs w:val="24"/>
          </w:rPr>
          <w:t>threshold</w:t>
        </w:r>
        <w:proofErr w:type="spellEnd"/>
        <w:r w:rsidRPr="008F2ED5">
          <w:rPr>
            <w:color w:val="auto"/>
            <w:szCs w:val="24"/>
          </w:rPr>
          <w:t xml:space="preserve"> </w:t>
        </w:r>
        <w:proofErr w:type="spellStart"/>
        <w:r w:rsidRPr="008F2ED5">
          <w:rPr>
            <w:color w:val="auto"/>
            <w:szCs w:val="24"/>
          </w:rPr>
          <w:t>of</w:t>
        </w:r>
        <w:proofErr w:type="spellEnd"/>
        <w:r w:rsidRPr="008F2ED5">
          <w:rPr>
            <w:color w:val="auto"/>
            <w:szCs w:val="24"/>
          </w:rPr>
          <w:t xml:space="preserve"> 51.6% </w:t>
        </w:r>
        <w:proofErr w:type="spellStart"/>
        <w:r w:rsidRPr="008F2ED5">
          <w:rPr>
            <w:color w:val="auto"/>
            <w:szCs w:val="24"/>
          </w:rPr>
          <w:t>of</w:t>
        </w:r>
        <w:proofErr w:type="spellEnd"/>
        <w:r w:rsidRPr="008F2ED5">
          <w:rPr>
            <w:color w:val="auto"/>
            <w:szCs w:val="24"/>
          </w:rPr>
          <w:t xml:space="preserve"> body </w:t>
        </w:r>
        <w:proofErr w:type="spellStart"/>
        <w:r w:rsidRPr="008F2ED5">
          <w:rPr>
            <w:color w:val="auto"/>
            <w:szCs w:val="24"/>
          </w:rPr>
          <w:t>mass</w:t>
        </w:r>
        <w:proofErr w:type="spellEnd"/>
        <w:r w:rsidRPr="008F2ED5">
          <w:rPr>
            <w:color w:val="auto"/>
            <w:szCs w:val="24"/>
          </w:rPr>
          <w:t xml:space="preserve"> in </w:t>
        </w:r>
        <w:proofErr w:type="spellStart"/>
        <w:r w:rsidRPr="008F2ED5">
          <w:rPr>
            <w:color w:val="auto"/>
            <w:szCs w:val="24"/>
          </w:rPr>
          <w:t>the</w:t>
        </w:r>
        <w:proofErr w:type="spellEnd"/>
        <w:r w:rsidRPr="008F2ED5">
          <w:rPr>
            <w:color w:val="auto"/>
            <w:szCs w:val="24"/>
          </w:rPr>
          <w:t xml:space="preserve"> SP as a benchmark for </w:t>
        </w:r>
        <w:proofErr w:type="spellStart"/>
        <w:r w:rsidRPr="008F2ED5">
          <w:rPr>
            <w:color w:val="auto"/>
            <w:szCs w:val="24"/>
          </w:rPr>
          <w:t>assessing</w:t>
        </w:r>
        <w:proofErr w:type="spellEnd"/>
        <w:r w:rsidRPr="008F2ED5">
          <w:rPr>
            <w:color w:val="auto"/>
            <w:szCs w:val="24"/>
          </w:rPr>
          <w:t xml:space="preserve"> </w:t>
        </w:r>
        <w:proofErr w:type="spellStart"/>
        <w:r w:rsidRPr="008F2ED5">
          <w:rPr>
            <w:color w:val="auto"/>
            <w:szCs w:val="24"/>
          </w:rPr>
          <w:t>readiness</w:t>
        </w:r>
        <w:proofErr w:type="spellEnd"/>
        <w:r w:rsidRPr="008F2ED5">
          <w:rPr>
            <w:color w:val="auto"/>
            <w:szCs w:val="24"/>
          </w:rPr>
          <w:t xml:space="preserve"> </w:t>
        </w:r>
        <w:proofErr w:type="spellStart"/>
        <w:r w:rsidRPr="008F2ED5">
          <w:rPr>
            <w:color w:val="auto"/>
            <w:szCs w:val="24"/>
          </w:rPr>
          <w:t>to</w:t>
        </w:r>
        <w:proofErr w:type="spellEnd"/>
        <w:r w:rsidRPr="008F2ED5">
          <w:rPr>
            <w:color w:val="auto"/>
            <w:szCs w:val="24"/>
          </w:rPr>
          <w:t xml:space="preserve"> </w:t>
        </w:r>
        <w:proofErr w:type="spellStart"/>
        <w:r w:rsidRPr="008F2ED5">
          <w:rPr>
            <w:color w:val="auto"/>
            <w:szCs w:val="24"/>
          </w:rPr>
          <w:t>attempt</w:t>
        </w:r>
        <w:proofErr w:type="spellEnd"/>
        <w:r w:rsidRPr="008F2ED5">
          <w:rPr>
            <w:color w:val="auto"/>
            <w:szCs w:val="24"/>
          </w:rPr>
          <w:t xml:space="preserve"> SHSPU. </w:t>
        </w:r>
        <w:proofErr w:type="spellStart"/>
        <w:r w:rsidRPr="008F2ED5">
          <w:rPr>
            <w:color w:val="auto"/>
            <w:szCs w:val="24"/>
          </w:rPr>
          <w:t>Athletes</w:t>
        </w:r>
        <w:proofErr w:type="spellEnd"/>
        <w:r w:rsidRPr="008F2ED5">
          <w:rPr>
            <w:color w:val="auto"/>
            <w:szCs w:val="24"/>
          </w:rPr>
          <w:t xml:space="preserve"> </w:t>
        </w:r>
        <w:proofErr w:type="spellStart"/>
        <w:r w:rsidRPr="008F2ED5">
          <w:rPr>
            <w:color w:val="auto"/>
            <w:szCs w:val="24"/>
          </w:rPr>
          <w:t>below</w:t>
        </w:r>
        <w:proofErr w:type="spellEnd"/>
        <w:r w:rsidRPr="008F2ED5">
          <w:rPr>
            <w:color w:val="auto"/>
            <w:szCs w:val="24"/>
          </w:rPr>
          <w:t xml:space="preserve"> </w:t>
        </w:r>
        <w:proofErr w:type="spellStart"/>
        <w:r w:rsidRPr="008F2ED5">
          <w:rPr>
            <w:color w:val="auto"/>
            <w:szCs w:val="24"/>
          </w:rPr>
          <w:t>this</w:t>
        </w:r>
        <w:proofErr w:type="spellEnd"/>
        <w:r w:rsidRPr="008F2ED5">
          <w:rPr>
            <w:color w:val="auto"/>
            <w:szCs w:val="24"/>
          </w:rPr>
          <w:t xml:space="preserve"> </w:t>
        </w:r>
        <w:proofErr w:type="spellStart"/>
        <w:r w:rsidRPr="008F2ED5">
          <w:rPr>
            <w:color w:val="auto"/>
            <w:szCs w:val="24"/>
          </w:rPr>
          <w:t>value</w:t>
        </w:r>
        <w:proofErr w:type="spellEnd"/>
        <w:r w:rsidRPr="008F2ED5">
          <w:rPr>
            <w:color w:val="auto"/>
            <w:szCs w:val="24"/>
          </w:rPr>
          <w:t xml:space="preserve"> </w:t>
        </w:r>
        <w:proofErr w:type="spellStart"/>
        <w:r w:rsidRPr="008F2ED5">
          <w:rPr>
            <w:color w:val="auto"/>
            <w:szCs w:val="24"/>
          </w:rPr>
          <w:t>may</w:t>
        </w:r>
        <w:proofErr w:type="spellEnd"/>
        <w:r w:rsidRPr="008F2ED5">
          <w:rPr>
            <w:color w:val="auto"/>
            <w:szCs w:val="24"/>
          </w:rPr>
          <w:t xml:space="preserve"> </w:t>
        </w:r>
        <w:proofErr w:type="spellStart"/>
        <w:r w:rsidRPr="008F2ED5">
          <w:rPr>
            <w:color w:val="auto"/>
            <w:szCs w:val="24"/>
          </w:rPr>
          <w:t>benefit</w:t>
        </w:r>
        <w:proofErr w:type="spellEnd"/>
        <w:r w:rsidRPr="008F2ED5">
          <w:rPr>
            <w:color w:val="auto"/>
            <w:szCs w:val="24"/>
          </w:rPr>
          <w:t xml:space="preserve"> </w:t>
        </w:r>
        <w:proofErr w:type="spellStart"/>
        <w:r w:rsidRPr="008F2ED5">
          <w:rPr>
            <w:color w:val="auto"/>
            <w:szCs w:val="24"/>
          </w:rPr>
          <w:t>from</w:t>
        </w:r>
        <w:proofErr w:type="spellEnd"/>
        <w:r w:rsidRPr="008F2ED5">
          <w:rPr>
            <w:color w:val="auto"/>
            <w:szCs w:val="24"/>
          </w:rPr>
          <w:t xml:space="preserve"> </w:t>
        </w:r>
        <w:proofErr w:type="spellStart"/>
        <w:r w:rsidRPr="008F2ED5">
          <w:rPr>
            <w:color w:val="auto"/>
            <w:szCs w:val="24"/>
          </w:rPr>
          <w:t>focused</w:t>
        </w:r>
        <w:proofErr w:type="spellEnd"/>
        <w:r w:rsidRPr="008F2ED5">
          <w:rPr>
            <w:color w:val="auto"/>
            <w:szCs w:val="24"/>
          </w:rPr>
          <w:t xml:space="preserve"> overhead </w:t>
        </w:r>
        <w:proofErr w:type="spellStart"/>
        <w:r w:rsidRPr="008F2ED5">
          <w:rPr>
            <w:color w:val="auto"/>
            <w:szCs w:val="24"/>
          </w:rPr>
          <w:t>pressing</w:t>
        </w:r>
        <w:proofErr w:type="spellEnd"/>
        <w:r w:rsidRPr="008F2ED5">
          <w:rPr>
            <w:color w:val="auto"/>
            <w:szCs w:val="24"/>
          </w:rPr>
          <w:t xml:space="preserve"> </w:t>
        </w:r>
        <w:proofErr w:type="spellStart"/>
        <w:r w:rsidRPr="008F2ED5">
          <w:rPr>
            <w:color w:val="auto"/>
            <w:szCs w:val="24"/>
          </w:rPr>
          <w:t>work</w:t>
        </w:r>
        <w:proofErr w:type="spellEnd"/>
        <w:r w:rsidRPr="008F2ED5">
          <w:rPr>
            <w:color w:val="auto"/>
            <w:szCs w:val="24"/>
          </w:rPr>
          <w:t xml:space="preserve"> </w:t>
        </w:r>
        <w:proofErr w:type="spellStart"/>
        <w:r w:rsidRPr="008F2ED5">
          <w:rPr>
            <w:color w:val="auto"/>
            <w:szCs w:val="24"/>
          </w:rPr>
          <w:t>before</w:t>
        </w:r>
        <w:proofErr w:type="spellEnd"/>
        <w:r w:rsidRPr="008F2ED5">
          <w:rPr>
            <w:color w:val="auto"/>
            <w:szCs w:val="24"/>
          </w:rPr>
          <w:t xml:space="preserve"> </w:t>
        </w:r>
        <w:proofErr w:type="spellStart"/>
        <w:r w:rsidRPr="008F2ED5">
          <w:rPr>
            <w:color w:val="auto"/>
            <w:szCs w:val="24"/>
          </w:rPr>
          <w:t>progressing</w:t>
        </w:r>
        <w:proofErr w:type="spellEnd"/>
        <w:r w:rsidRPr="008F2ED5">
          <w:rPr>
            <w:color w:val="auto"/>
            <w:szCs w:val="24"/>
          </w:rPr>
          <w:t xml:space="preserve"> </w:t>
        </w:r>
        <w:proofErr w:type="spellStart"/>
        <w:r w:rsidRPr="008F2ED5">
          <w:rPr>
            <w:color w:val="auto"/>
            <w:szCs w:val="24"/>
          </w:rPr>
          <w:t>to</w:t>
        </w:r>
        <w:proofErr w:type="spellEnd"/>
        <w:r w:rsidRPr="008F2ED5">
          <w:rPr>
            <w:color w:val="auto"/>
            <w:szCs w:val="24"/>
          </w:rPr>
          <w:t xml:space="preserve"> </w:t>
        </w:r>
        <w:proofErr w:type="spellStart"/>
        <w:r w:rsidRPr="008F2ED5">
          <w:rPr>
            <w:color w:val="auto"/>
            <w:szCs w:val="24"/>
          </w:rPr>
          <w:t>inversion-based</w:t>
        </w:r>
        <w:proofErr w:type="spellEnd"/>
        <w:r w:rsidRPr="008F2ED5">
          <w:rPr>
            <w:color w:val="auto"/>
            <w:szCs w:val="24"/>
          </w:rPr>
          <w:t xml:space="preserve"> skills. </w:t>
        </w:r>
        <w:proofErr w:type="spellStart"/>
        <w:r w:rsidRPr="008F2ED5">
          <w:rPr>
            <w:color w:val="auto"/>
            <w:szCs w:val="24"/>
          </w:rPr>
          <w:t>Using</w:t>
        </w:r>
        <w:proofErr w:type="spellEnd"/>
        <w:r w:rsidRPr="008F2ED5">
          <w:rPr>
            <w:color w:val="auto"/>
            <w:szCs w:val="24"/>
          </w:rPr>
          <w:t xml:space="preserve"> SP as a </w:t>
        </w:r>
        <w:proofErr w:type="spellStart"/>
        <w:r w:rsidRPr="008F2ED5">
          <w:rPr>
            <w:color w:val="auto"/>
            <w:szCs w:val="24"/>
          </w:rPr>
          <w:t>monitoring</w:t>
        </w:r>
        <w:proofErr w:type="spellEnd"/>
        <w:r w:rsidRPr="008F2ED5">
          <w:rPr>
            <w:color w:val="auto"/>
            <w:szCs w:val="24"/>
          </w:rPr>
          <w:t xml:space="preserve"> tool </w:t>
        </w:r>
        <w:proofErr w:type="spellStart"/>
        <w:r w:rsidRPr="008F2ED5">
          <w:rPr>
            <w:color w:val="auto"/>
            <w:szCs w:val="24"/>
          </w:rPr>
          <w:t>can</w:t>
        </w:r>
        <w:proofErr w:type="spellEnd"/>
        <w:r w:rsidRPr="008F2ED5">
          <w:rPr>
            <w:color w:val="auto"/>
            <w:szCs w:val="24"/>
          </w:rPr>
          <w:t xml:space="preserve"> </w:t>
        </w:r>
        <w:proofErr w:type="spellStart"/>
        <w:r w:rsidRPr="008F2ED5">
          <w:rPr>
            <w:color w:val="auto"/>
            <w:szCs w:val="24"/>
          </w:rPr>
          <w:t>also</w:t>
        </w:r>
        <w:proofErr w:type="spellEnd"/>
        <w:r w:rsidRPr="008F2ED5">
          <w:rPr>
            <w:color w:val="auto"/>
            <w:szCs w:val="24"/>
          </w:rPr>
          <w:t xml:space="preserve"> help </w:t>
        </w:r>
        <w:proofErr w:type="spellStart"/>
        <w:r w:rsidRPr="008F2ED5">
          <w:rPr>
            <w:color w:val="auto"/>
            <w:szCs w:val="24"/>
          </w:rPr>
          <w:t>structure</w:t>
        </w:r>
        <w:proofErr w:type="spellEnd"/>
        <w:r w:rsidRPr="008F2ED5">
          <w:rPr>
            <w:color w:val="auto"/>
            <w:szCs w:val="24"/>
          </w:rPr>
          <w:t xml:space="preserve"> training </w:t>
        </w:r>
        <w:proofErr w:type="spellStart"/>
        <w:r w:rsidRPr="008F2ED5">
          <w:rPr>
            <w:color w:val="auto"/>
            <w:szCs w:val="24"/>
          </w:rPr>
          <w:t>safely</w:t>
        </w:r>
        <w:proofErr w:type="spellEnd"/>
        <w:r w:rsidRPr="008F2ED5">
          <w:rPr>
            <w:color w:val="auto"/>
            <w:szCs w:val="24"/>
          </w:rPr>
          <w:t xml:space="preserve"> </w:t>
        </w:r>
        <w:proofErr w:type="spellStart"/>
        <w:r w:rsidRPr="008F2ED5">
          <w:rPr>
            <w:color w:val="auto"/>
            <w:szCs w:val="24"/>
          </w:rPr>
          <w:t>and</w:t>
        </w:r>
        <w:proofErr w:type="spellEnd"/>
        <w:r w:rsidRPr="008F2ED5">
          <w:rPr>
            <w:color w:val="auto"/>
            <w:szCs w:val="24"/>
          </w:rPr>
          <w:t xml:space="preserve"> </w:t>
        </w:r>
        <w:proofErr w:type="spellStart"/>
        <w:r w:rsidRPr="008F2ED5">
          <w:rPr>
            <w:color w:val="auto"/>
            <w:szCs w:val="24"/>
          </w:rPr>
          <w:t>identify</w:t>
        </w:r>
        <w:proofErr w:type="spellEnd"/>
        <w:r w:rsidRPr="008F2ED5">
          <w:rPr>
            <w:color w:val="auto"/>
            <w:szCs w:val="24"/>
          </w:rPr>
          <w:t xml:space="preserve"> </w:t>
        </w:r>
        <w:proofErr w:type="spellStart"/>
        <w:r w:rsidRPr="008F2ED5">
          <w:rPr>
            <w:color w:val="auto"/>
            <w:szCs w:val="24"/>
          </w:rPr>
          <w:t>whether</w:t>
        </w:r>
        <w:proofErr w:type="spellEnd"/>
        <w:r w:rsidRPr="008F2ED5">
          <w:rPr>
            <w:color w:val="auto"/>
            <w:szCs w:val="24"/>
          </w:rPr>
          <w:t xml:space="preserve"> </w:t>
        </w:r>
        <w:proofErr w:type="spellStart"/>
        <w:r w:rsidRPr="008F2ED5">
          <w:rPr>
            <w:color w:val="auto"/>
            <w:szCs w:val="24"/>
          </w:rPr>
          <w:t>limitations</w:t>
        </w:r>
        <w:proofErr w:type="spellEnd"/>
        <w:r w:rsidRPr="008F2ED5">
          <w:rPr>
            <w:color w:val="auto"/>
            <w:szCs w:val="24"/>
          </w:rPr>
          <w:t xml:space="preserve"> are </w:t>
        </w:r>
        <w:proofErr w:type="spellStart"/>
        <w:r w:rsidRPr="008F2ED5">
          <w:rPr>
            <w:color w:val="auto"/>
            <w:szCs w:val="24"/>
          </w:rPr>
          <w:t>strength-related</w:t>
        </w:r>
        <w:proofErr w:type="spellEnd"/>
        <w:r w:rsidRPr="008F2ED5">
          <w:rPr>
            <w:color w:val="auto"/>
            <w:szCs w:val="24"/>
          </w:rPr>
          <w:t xml:space="preserve"> </w:t>
        </w:r>
        <w:proofErr w:type="spellStart"/>
        <w:r w:rsidRPr="008F2ED5">
          <w:rPr>
            <w:color w:val="auto"/>
            <w:szCs w:val="24"/>
          </w:rPr>
          <w:t>or</w:t>
        </w:r>
        <w:proofErr w:type="spellEnd"/>
        <w:r w:rsidRPr="008F2ED5">
          <w:rPr>
            <w:color w:val="auto"/>
            <w:szCs w:val="24"/>
          </w:rPr>
          <w:t xml:space="preserve"> </w:t>
        </w:r>
        <w:proofErr w:type="spellStart"/>
        <w:r w:rsidRPr="008F2ED5">
          <w:rPr>
            <w:color w:val="auto"/>
            <w:szCs w:val="24"/>
          </w:rPr>
          <w:t>technical</w:t>
        </w:r>
        <w:proofErr w:type="spellEnd"/>
        <w:r w:rsidRPr="008F2ED5">
          <w:rPr>
            <w:color w:val="auto"/>
            <w:szCs w:val="24"/>
          </w:rPr>
          <w:t xml:space="preserve">, </w:t>
        </w:r>
        <w:proofErr w:type="spellStart"/>
        <w:r w:rsidRPr="008F2ED5">
          <w:rPr>
            <w:color w:val="auto"/>
            <w:szCs w:val="24"/>
          </w:rPr>
          <w:t>supporting</w:t>
        </w:r>
        <w:proofErr w:type="spellEnd"/>
        <w:r w:rsidRPr="008F2ED5">
          <w:rPr>
            <w:color w:val="auto"/>
            <w:szCs w:val="24"/>
          </w:rPr>
          <w:t xml:space="preserve"> more </w:t>
        </w:r>
        <w:proofErr w:type="spellStart"/>
        <w:r w:rsidRPr="008F2ED5">
          <w:rPr>
            <w:color w:val="auto"/>
            <w:szCs w:val="24"/>
          </w:rPr>
          <w:t>individualized</w:t>
        </w:r>
        <w:proofErr w:type="spellEnd"/>
        <w:r w:rsidRPr="008F2ED5">
          <w:rPr>
            <w:color w:val="auto"/>
            <w:szCs w:val="24"/>
          </w:rPr>
          <w:t xml:space="preserve"> </w:t>
        </w:r>
        <w:proofErr w:type="spellStart"/>
        <w:r w:rsidRPr="008F2ED5">
          <w:rPr>
            <w:color w:val="auto"/>
            <w:szCs w:val="24"/>
          </w:rPr>
          <w:t>programming</w:t>
        </w:r>
        <w:proofErr w:type="spellEnd"/>
        <w:r w:rsidRPr="008F2ED5">
          <w:rPr>
            <w:color w:val="auto"/>
            <w:szCs w:val="24"/>
          </w:rPr>
          <w:t xml:space="preserve"> </w:t>
        </w:r>
        <w:proofErr w:type="spellStart"/>
        <w:r w:rsidRPr="008F2ED5">
          <w:rPr>
            <w:color w:val="auto"/>
            <w:szCs w:val="24"/>
          </w:rPr>
          <w:t>and</w:t>
        </w:r>
        <w:proofErr w:type="spellEnd"/>
        <w:r w:rsidRPr="008F2ED5">
          <w:rPr>
            <w:color w:val="auto"/>
            <w:szCs w:val="24"/>
          </w:rPr>
          <w:t xml:space="preserve"> </w:t>
        </w:r>
        <w:proofErr w:type="spellStart"/>
        <w:r w:rsidRPr="008F2ED5">
          <w:rPr>
            <w:color w:val="auto"/>
            <w:szCs w:val="24"/>
          </w:rPr>
          <w:t>reducing</w:t>
        </w:r>
        <w:proofErr w:type="spellEnd"/>
        <w:r w:rsidRPr="008F2ED5">
          <w:rPr>
            <w:color w:val="auto"/>
            <w:szCs w:val="24"/>
          </w:rPr>
          <w:t xml:space="preserve"> </w:t>
        </w:r>
        <w:proofErr w:type="spellStart"/>
        <w:r w:rsidRPr="008F2ED5">
          <w:rPr>
            <w:color w:val="auto"/>
            <w:szCs w:val="24"/>
          </w:rPr>
          <w:t>injury</w:t>
        </w:r>
        <w:proofErr w:type="spellEnd"/>
        <w:r w:rsidRPr="008F2ED5">
          <w:rPr>
            <w:color w:val="auto"/>
            <w:szCs w:val="24"/>
          </w:rPr>
          <w:t xml:space="preserve"> </w:t>
        </w:r>
        <w:proofErr w:type="spellStart"/>
        <w:r w:rsidRPr="008F2ED5">
          <w:rPr>
            <w:color w:val="auto"/>
            <w:szCs w:val="24"/>
          </w:rPr>
          <w:t>risk</w:t>
        </w:r>
        <w:proofErr w:type="spellEnd"/>
        <w:r w:rsidRPr="008F2ED5">
          <w:rPr>
            <w:color w:val="auto"/>
            <w:szCs w:val="24"/>
          </w:rPr>
          <w:t xml:space="preserve"> </w:t>
        </w:r>
        <w:proofErr w:type="spellStart"/>
        <w:r w:rsidRPr="008F2ED5">
          <w:rPr>
            <w:color w:val="auto"/>
            <w:szCs w:val="24"/>
          </w:rPr>
          <w:t>during</w:t>
        </w:r>
        <w:proofErr w:type="spellEnd"/>
        <w:r w:rsidRPr="008F2ED5">
          <w:rPr>
            <w:color w:val="auto"/>
            <w:szCs w:val="24"/>
          </w:rPr>
          <w:t xml:space="preserve"> </w:t>
        </w:r>
        <w:proofErr w:type="spellStart"/>
        <w:r w:rsidRPr="008F2ED5">
          <w:rPr>
            <w:color w:val="auto"/>
            <w:szCs w:val="24"/>
          </w:rPr>
          <w:t>gymnastic</w:t>
        </w:r>
        <w:proofErr w:type="spellEnd"/>
        <w:r w:rsidRPr="008F2ED5">
          <w:rPr>
            <w:color w:val="auto"/>
            <w:szCs w:val="24"/>
          </w:rPr>
          <w:t xml:space="preserve"> skill </w:t>
        </w:r>
        <w:proofErr w:type="spellStart"/>
        <w:r w:rsidRPr="008F2ED5">
          <w:rPr>
            <w:color w:val="auto"/>
            <w:szCs w:val="24"/>
          </w:rPr>
          <w:t>acquisition</w:t>
        </w:r>
        <w:proofErr w:type="spellEnd"/>
        <w:r w:rsidRPr="008F2ED5">
          <w:rPr>
            <w:color w:val="auto"/>
            <w:szCs w:val="24"/>
          </w:rPr>
          <w:t>.</w:t>
        </w:r>
      </w:ins>
    </w:p>
    <w:p w14:paraId="68E29E55" w14:textId="2E29B51C" w:rsidR="008F2ED5" w:rsidRPr="00B36604" w:rsidDel="008F2ED5" w:rsidRDefault="008F2ED5">
      <w:pPr>
        <w:spacing w:after="249" w:line="480" w:lineRule="auto"/>
        <w:ind w:left="0" w:firstLine="708"/>
        <w:rPr>
          <w:del w:id="1344" w:author="User" w:date="2025-06-12T10:48:00Z"/>
          <w:b/>
          <w:u w:val="single" w:color="000000"/>
          <w:lang w:val="en-US"/>
        </w:rPr>
        <w:pPrChange w:id="1345" w:author="User" w:date="2025-06-12T10:45:00Z">
          <w:pPr>
            <w:spacing w:after="249" w:line="480" w:lineRule="auto"/>
            <w:ind w:left="0" w:firstLine="0"/>
          </w:pPr>
        </w:pPrChange>
      </w:pPr>
    </w:p>
    <w:p w14:paraId="75086C03" w14:textId="77777777" w:rsidR="00AB7FB9" w:rsidRPr="00B36604" w:rsidRDefault="00AB7FB9" w:rsidP="00AB7FB9">
      <w:pPr>
        <w:spacing w:after="249" w:line="480" w:lineRule="auto"/>
        <w:ind w:left="0" w:firstLine="0"/>
        <w:rPr>
          <w:b/>
          <w:u w:val="single" w:color="000000"/>
          <w:lang w:val="en-US"/>
        </w:rPr>
      </w:pPr>
      <w:r w:rsidRPr="00B36604">
        <w:rPr>
          <w:b/>
          <w:u w:val="single" w:color="000000"/>
          <w:lang w:val="en-US"/>
        </w:rPr>
        <w:t>ACKNOWLEDGMENTS</w:t>
      </w:r>
    </w:p>
    <w:p w14:paraId="5F24A6E6" w14:textId="2EFC33DE" w:rsidR="00AB7FB9" w:rsidRDefault="00AB7FB9" w:rsidP="00AB7FB9">
      <w:pPr>
        <w:spacing w:after="249" w:line="480" w:lineRule="auto"/>
        <w:ind w:left="0" w:firstLine="0"/>
        <w:rPr>
          <w:ins w:id="1346" w:author="User" w:date="2025-05-29T17:28:00Z"/>
          <w:b/>
          <w:u w:val="single" w:color="000000"/>
          <w:lang w:val="en-US"/>
        </w:rPr>
      </w:pPr>
      <w:r w:rsidRPr="00B36604">
        <w:rPr>
          <w:b/>
          <w:u w:val="single" w:color="000000"/>
          <w:lang w:val="en-US"/>
        </w:rPr>
        <w:t>REFERENCES</w:t>
      </w:r>
    </w:p>
    <w:p w14:paraId="427CE861" w14:textId="77777777" w:rsidR="005320F1" w:rsidRPr="005320F1" w:rsidRDefault="00B760B0" w:rsidP="005320F1">
      <w:pPr>
        <w:pStyle w:val="Bibliografia"/>
        <w:rPr>
          <w:szCs w:val="24"/>
        </w:rPr>
      </w:pPr>
      <w:r>
        <w:rPr>
          <w:u w:color="000000"/>
          <w:lang w:val="en-US"/>
        </w:rPr>
        <w:fldChar w:fldCharType="begin"/>
      </w:r>
      <w:r>
        <w:rPr>
          <w:u w:color="000000"/>
          <w:lang w:val="en-US"/>
        </w:rPr>
        <w:instrText xml:space="preserve"> ADDIN ZOTERO_BIBL {"uncited":[],"omitted":[],"custom":[]} CSL_BIBLIOGRAPHY </w:instrText>
      </w:r>
      <w:r>
        <w:rPr>
          <w:u w:color="000000"/>
          <w:lang w:val="en-US"/>
        </w:rPr>
        <w:fldChar w:fldCharType="separate"/>
      </w:r>
      <w:r w:rsidR="005320F1" w:rsidRPr="005320F1">
        <w:rPr>
          <w:szCs w:val="24"/>
        </w:rPr>
        <w:t>1.</w:t>
      </w:r>
      <w:r w:rsidR="005320F1" w:rsidRPr="005320F1">
        <w:rPr>
          <w:szCs w:val="24"/>
        </w:rPr>
        <w:tab/>
        <w:t xml:space="preserve">Glassman G. Level 1 training guide. </w:t>
      </w:r>
      <w:r w:rsidR="005320F1" w:rsidRPr="005320F1">
        <w:rPr>
          <w:i/>
          <w:iCs/>
          <w:szCs w:val="24"/>
        </w:rPr>
        <w:t>CrossFit J</w:t>
      </w:r>
      <w:r w:rsidR="005320F1" w:rsidRPr="005320F1">
        <w:rPr>
          <w:szCs w:val="24"/>
        </w:rPr>
        <w:t>. 2020;(3).</w:t>
      </w:r>
    </w:p>
    <w:p w14:paraId="4CEB9B7E" w14:textId="77777777" w:rsidR="005320F1" w:rsidRPr="005320F1" w:rsidRDefault="005320F1" w:rsidP="005320F1">
      <w:pPr>
        <w:pStyle w:val="Bibliografia"/>
        <w:rPr>
          <w:szCs w:val="24"/>
        </w:rPr>
      </w:pPr>
      <w:r w:rsidRPr="005320F1">
        <w:rPr>
          <w:szCs w:val="24"/>
        </w:rPr>
        <w:t>2.</w:t>
      </w:r>
      <w:r w:rsidRPr="005320F1">
        <w:rPr>
          <w:szCs w:val="24"/>
        </w:rPr>
        <w:tab/>
        <w:t>CrossFit L. The shoulder press. Published online 2022. https://www.crossfit.com/essentials/the-shoulder-press</w:t>
      </w:r>
    </w:p>
    <w:p w14:paraId="05B90AD7" w14:textId="77777777" w:rsidR="005320F1" w:rsidRPr="005320F1" w:rsidRDefault="005320F1" w:rsidP="005320F1">
      <w:pPr>
        <w:pStyle w:val="Bibliografia"/>
        <w:rPr>
          <w:szCs w:val="24"/>
        </w:rPr>
      </w:pPr>
      <w:r w:rsidRPr="005320F1">
        <w:rPr>
          <w:szCs w:val="24"/>
        </w:rPr>
        <w:t>3.</w:t>
      </w:r>
      <w:r w:rsidRPr="005320F1">
        <w:rPr>
          <w:szCs w:val="24"/>
        </w:rPr>
        <w:tab/>
        <w:t xml:space="preserve">Soriano MA, Suchomel TJ, Comfort P. Weightlifting Overhead Pressing Derivatives: A Review of the Literature. </w:t>
      </w:r>
      <w:r w:rsidRPr="005320F1">
        <w:rPr>
          <w:i/>
          <w:iCs/>
          <w:szCs w:val="24"/>
        </w:rPr>
        <w:t>Sports Med Auckl NZ</w:t>
      </w:r>
      <w:r w:rsidRPr="005320F1">
        <w:rPr>
          <w:szCs w:val="24"/>
        </w:rPr>
        <w:t>. 2019;49(6):867-885. doi:10.1007/s40279-019-01096-8</w:t>
      </w:r>
    </w:p>
    <w:p w14:paraId="26E19A52" w14:textId="77777777" w:rsidR="005320F1" w:rsidRPr="005320F1" w:rsidRDefault="005320F1" w:rsidP="005320F1">
      <w:pPr>
        <w:pStyle w:val="Bibliografia"/>
        <w:rPr>
          <w:szCs w:val="24"/>
        </w:rPr>
      </w:pPr>
      <w:r w:rsidRPr="005320F1">
        <w:rPr>
          <w:szCs w:val="24"/>
        </w:rPr>
        <w:t>4.</w:t>
      </w:r>
      <w:r w:rsidRPr="005320F1">
        <w:rPr>
          <w:szCs w:val="24"/>
        </w:rPr>
        <w:tab/>
        <w:t>CrossFit L. The Strict Handstand Push-Up. Published online 2022. https://www.crossfit.com/essentials/the-strict-handstand-push-up</w:t>
      </w:r>
    </w:p>
    <w:p w14:paraId="37EA08D1" w14:textId="77777777" w:rsidR="005320F1" w:rsidRPr="005320F1" w:rsidRDefault="005320F1" w:rsidP="005320F1">
      <w:pPr>
        <w:pStyle w:val="Bibliografia"/>
        <w:rPr>
          <w:szCs w:val="24"/>
        </w:rPr>
      </w:pPr>
      <w:r w:rsidRPr="005320F1">
        <w:rPr>
          <w:szCs w:val="24"/>
        </w:rPr>
        <w:t>5.</w:t>
      </w:r>
      <w:r w:rsidRPr="005320F1">
        <w:rPr>
          <w:szCs w:val="24"/>
        </w:rPr>
        <w:tab/>
        <w:t xml:space="preserve">Kilipper R, Okuyama AR, Joaquim VHA, Cunha APR, Oliveira AA, Pereira R. Prevalence of gymnastics-based movement ability/inability among high-intensity functional training practitioners. </w:t>
      </w:r>
      <w:r w:rsidRPr="005320F1">
        <w:rPr>
          <w:i/>
          <w:iCs/>
          <w:szCs w:val="24"/>
        </w:rPr>
        <w:t>Trends Sport Sci</w:t>
      </w:r>
      <w:r w:rsidRPr="005320F1">
        <w:rPr>
          <w:szCs w:val="24"/>
        </w:rPr>
        <w:t>. 2023;30(1). doi:10.23829/TSS.2023.30.1-2</w:t>
      </w:r>
    </w:p>
    <w:p w14:paraId="28610947" w14:textId="77777777" w:rsidR="005320F1" w:rsidRPr="005320F1" w:rsidRDefault="005320F1" w:rsidP="005320F1">
      <w:pPr>
        <w:pStyle w:val="Bibliografia"/>
        <w:rPr>
          <w:szCs w:val="24"/>
        </w:rPr>
      </w:pPr>
      <w:r w:rsidRPr="005320F1">
        <w:rPr>
          <w:szCs w:val="24"/>
        </w:rPr>
        <w:t>6.</w:t>
      </w:r>
      <w:r w:rsidRPr="005320F1">
        <w:rPr>
          <w:szCs w:val="24"/>
        </w:rPr>
        <w:tab/>
        <w:t xml:space="preserve">Summitt RJ, Cotton RA, Kays AC, Slaven EJ. Shoulder Injuries in Individuals Who Participate in CrossFit Training. </w:t>
      </w:r>
      <w:r w:rsidRPr="005320F1">
        <w:rPr>
          <w:i/>
          <w:iCs/>
          <w:szCs w:val="24"/>
        </w:rPr>
        <w:t>Sports Health</w:t>
      </w:r>
      <w:r w:rsidRPr="005320F1">
        <w:rPr>
          <w:szCs w:val="24"/>
        </w:rPr>
        <w:t>. 2016;8(6). doi:10.1177/1941738116666073</w:t>
      </w:r>
    </w:p>
    <w:p w14:paraId="2DADA9FB" w14:textId="77777777" w:rsidR="005320F1" w:rsidRPr="005320F1" w:rsidRDefault="005320F1" w:rsidP="005320F1">
      <w:pPr>
        <w:pStyle w:val="Bibliografia"/>
        <w:rPr>
          <w:szCs w:val="24"/>
        </w:rPr>
      </w:pPr>
      <w:r w:rsidRPr="005320F1">
        <w:rPr>
          <w:szCs w:val="24"/>
        </w:rPr>
        <w:t>7.</w:t>
      </w:r>
      <w:r w:rsidRPr="005320F1">
        <w:rPr>
          <w:szCs w:val="24"/>
        </w:rPr>
        <w:tab/>
        <w:t xml:space="preserve">Weisenthal BM, Beck CA, Maloney MD, DeHaven KE, Giordano BD. Injury rate and patterns among crossfit athletes. </w:t>
      </w:r>
      <w:r w:rsidRPr="005320F1">
        <w:rPr>
          <w:i/>
          <w:iCs/>
          <w:szCs w:val="24"/>
        </w:rPr>
        <w:t>Orthop J Sports Med</w:t>
      </w:r>
      <w:r w:rsidRPr="005320F1">
        <w:rPr>
          <w:szCs w:val="24"/>
        </w:rPr>
        <w:t>. 2014;2(4). doi:10.1177/2325967114531177</w:t>
      </w:r>
    </w:p>
    <w:p w14:paraId="7A5EDD12" w14:textId="77777777" w:rsidR="005320F1" w:rsidRPr="005320F1" w:rsidRDefault="005320F1" w:rsidP="005320F1">
      <w:pPr>
        <w:pStyle w:val="Bibliografia"/>
        <w:rPr>
          <w:szCs w:val="24"/>
        </w:rPr>
      </w:pPr>
      <w:r w:rsidRPr="005320F1">
        <w:rPr>
          <w:szCs w:val="24"/>
        </w:rPr>
        <w:t>8.</w:t>
      </w:r>
      <w:r w:rsidRPr="005320F1">
        <w:rPr>
          <w:szCs w:val="24"/>
        </w:rPr>
        <w:tab/>
        <w:t xml:space="preserve">Hector R, Jensen JL. Sirsasana (headstand) technique alters head/neck loading: Considerations for safety. </w:t>
      </w:r>
      <w:r w:rsidRPr="005320F1">
        <w:rPr>
          <w:i/>
          <w:iCs/>
          <w:szCs w:val="24"/>
        </w:rPr>
        <w:t>J Bodyw Mov Ther</w:t>
      </w:r>
      <w:r w:rsidRPr="005320F1">
        <w:rPr>
          <w:szCs w:val="24"/>
        </w:rPr>
        <w:t>. 2015;19(3). doi:10.1016/j.jbmt.2014.10.002</w:t>
      </w:r>
    </w:p>
    <w:p w14:paraId="2453E20B" w14:textId="77777777" w:rsidR="005320F1" w:rsidRPr="005320F1" w:rsidRDefault="005320F1" w:rsidP="005320F1">
      <w:pPr>
        <w:pStyle w:val="Bibliografia"/>
        <w:rPr>
          <w:szCs w:val="24"/>
        </w:rPr>
      </w:pPr>
      <w:r w:rsidRPr="005320F1">
        <w:rPr>
          <w:szCs w:val="24"/>
        </w:rPr>
        <w:t>9.</w:t>
      </w:r>
      <w:r w:rsidRPr="005320F1">
        <w:rPr>
          <w:szCs w:val="24"/>
        </w:rPr>
        <w:tab/>
        <w:t>CrossFit L. Affiliate. Published online 2022. Affiliate</w:t>
      </w:r>
    </w:p>
    <w:p w14:paraId="4113860E" w14:textId="77777777" w:rsidR="005320F1" w:rsidRPr="005320F1" w:rsidRDefault="005320F1" w:rsidP="005320F1">
      <w:pPr>
        <w:pStyle w:val="Bibliografia"/>
        <w:rPr>
          <w:szCs w:val="24"/>
        </w:rPr>
      </w:pPr>
      <w:r w:rsidRPr="005320F1">
        <w:rPr>
          <w:szCs w:val="24"/>
        </w:rPr>
        <w:t>10.</w:t>
      </w:r>
      <w:r w:rsidRPr="005320F1">
        <w:rPr>
          <w:szCs w:val="24"/>
        </w:rPr>
        <w:tab/>
        <w:t xml:space="preserve">Feito Y, Heinrich KM, Butcher SJ, Carlos Poston WS. High-intensity functional training (Hift): Definition and research implications for improved fitness. </w:t>
      </w:r>
      <w:r w:rsidRPr="005320F1">
        <w:rPr>
          <w:i/>
          <w:iCs/>
          <w:szCs w:val="24"/>
        </w:rPr>
        <w:t>Sports</w:t>
      </w:r>
      <w:r w:rsidRPr="005320F1">
        <w:rPr>
          <w:szCs w:val="24"/>
        </w:rPr>
        <w:t>. 2018;6(3). doi:10.3390/sports6030076</w:t>
      </w:r>
    </w:p>
    <w:p w14:paraId="250A9A8F" w14:textId="77777777" w:rsidR="005320F1" w:rsidRPr="005320F1" w:rsidRDefault="005320F1" w:rsidP="005320F1">
      <w:pPr>
        <w:pStyle w:val="Bibliografia"/>
        <w:rPr>
          <w:szCs w:val="24"/>
        </w:rPr>
      </w:pPr>
      <w:r w:rsidRPr="005320F1">
        <w:rPr>
          <w:szCs w:val="24"/>
        </w:rPr>
        <w:lastRenderedPageBreak/>
        <w:t>11.</w:t>
      </w:r>
      <w:r w:rsidRPr="005320F1">
        <w:rPr>
          <w:szCs w:val="24"/>
        </w:rPr>
        <w:tab/>
        <w:t xml:space="preserve">Rassier DE, MacIntosh BR, Herzog W. Length dependence of active force production in skeletal muscle. </w:t>
      </w:r>
      <w:r w:rsidRPr="005320F1">
        <w:rPr>
          <w:i/>
          <w:iCs/>
          <w:szCs w:val="24"/>
        </w:rPr>
        <w:t>J Appl Physiol</w:t>
      </w:r>
      <w:r w:rsidRPr="005320F1">
        <w:rPr>
          <w:szCs w:val="24"/>
        </w:rPr>
        <w:t>. 1999;86(5). doi:10.1152/jappl.1999.86.5.1445</w:t>
      </w:r>
    </w:p>
    <w:p w14:paraId="22D820C4" w14:textId="77777777" w:rsidR="005320F1" w:rsidRPr="005320F1" w:rsidRDefault="005320F1" w:rsidP="005320F1">
      <w:pPr>
        <w:pStyle w:val="Bibliografia"/>
        <w:rPr>
          <w:szCs w:val="24"/>
        </w:rPr>
      </w:pPr>
      <w:r w:rsidRPr="005320F1">
        <w:rPr>
          <w:szCs w:val="24"/>
        </w:rPr>
        <w:t>12.</w:t>
      </w:r>
      <w:r w:rsidRPr="005320F1">
        <w:rPr>
          <w:szCs w:val="24"/>
        </w:rPr>
        <w:tab/>
        <w:t xml:space="preserve">Kholinne E, Zulkarnain RF, Sun YC, Lim S, Chun JM, Jeon IH. The different role of each head of the triceps brachii muscle in elbow extension. </w:t>
      </w:r>
      <w:r w:rsidRPr="005320F1">
        <w:rPr>
          <w:i/>
          <w:iCs/>
          <w:szCs w:val="24"/>
        </w:rPr>
        <w:t>Acta Orthop Traumatol Turc</w:t>
      </w:r>
      <w:r w:rsidRPr="005320F1">
        <w:rPr>
          <w:szCs w:val="24"/>
        </w:rPr>
        <w:t>. 2018;52(3):201-205. doi:10.1016/j.aott.2018.02.005</w:t>
      </w:r>
    </w:p>
    <w:p w14:paraId="586DB740" w14:textId="77777777" w:rsidR="005320F1" w:rsidRPr="005320F1" w:rsidRDefault="005320F1" w:rsidP="005320F1">
      <w:pPr>
        <w:pStyle w:val="Bibliografia"/>
        <w:rPr>
          <w:szCs w:val="24"/>
        </w:rPr>
      </w:pPr>
      <w:r w:rsidRPr="005320F1">
        <w:rPr>
          <w:szCs w:val="24"/>
        </w:rPr>
        <w:t>13.</w:t>
      </w:r>
      <w:r w:rsidRPr="005320F1">
        <w:rPr>
          <w:szCs w:val="24"/>
        </w:rPr>
        <w:tab/>
        <w:t xml:space="preserve">Saeterbakken AH, Van Den Tillaar R, Fimland MS. A comparison of muscle activity and 1-RM strength of three chest-press exercises with different stability requirements. </w:t>
      </w:r>
      <w:r w:rsidRPr="005320F1">
        <w:rPr>
          <w:i/>
          <w:iCs/>
          <w:szCs w:val="24"/>
        </w:rPr>
        <w:t>J Sports Sci</w:t>
      </w:r>
      <w:r w:rsidRPr="005320F1">
        <w:rPr>
          <w:szCs w:val="24"/>
        </w:rPr>
        <w:t>. 2011;29(5):533-538. doi:10.1080/02640414.2010.543916</w:t>
      </w:r>
    </w:p>
    <w:p w14:paraId="041BE6FF" w14:textId="77777777" w:rsidR="005320F1" w:rsidRPr="005320F1" w:rsidRDefault="005320F1" w:rsidP="005320F1">
      <w:pPr>
        <w:pStyle w:val="Bibliografia"/>
        <w:rPr>
          <w:szCs w:val="24"/>
        </w:rPr>
      </w:pPr>
      <w:r w:rsidRPr="005320F1">
        <w:rPr>
          <w:szCs w:val="24"/>
        </w:rPr>
        <w:t>14.</w:t>
      </w:r>
      <w:r w:rsidRPr="005320F1">
        <w:rPr>
          <w:szCs w:val="24"/>
        </w:rPr>
        <w:tab/>
        <w:t xml:space="preserve">Vinstrup J, Calatayud J, Jakobsen MD, et al. Electromyographic comparison of conventional machine strength training versus bodyweight exercises in patients with chronic stroke. </w:t>
      </w:r>
      <w:r w:rsidRPr="005320F1">
        <w:rPr>
          <w:i/>
          <w:iCs/>
          <w:szCs w:val="24"/>
        </w:rPr>
        <w:t>Top Stroke Rehabil</w:t>
      </w:r>
      <w:r w:rsidRPr="005320F1">
        <w:rPr>
          <w:szCs w:val="24"/>
        </w:rPr>
        <w:t>. 2017;24(4). doi:10.1080/10749357.2016.1274466</w:t>
      </w:r>
    </w:p>
    <w:p w14:paraId="3D7988D2" w14:textId="77777777" w:rsidR="005320F1" w:rsidRPr="005320F1" w:rsidRDefault="005320F1" w:rsidP="005320F1">
      <w:pPr>
        <w:pStyle w:val="Bibliografia"/>
        <w:rPr>
          <w:szCs w:val="24"/>
        </w:rPr>
      </w:pPr>
      <w:r w:rsidRPr="005320F1">
        <w:rPr>
          <w:szCs w:val="24"/>
        </w:rPr>
        <w:t>15.</w:t>
      </w:r>
      <w:r w:rsidRPr="005320F1">
        <w:rPr>
          <w:szCs w:val="24"/>
        </w:rPr>
        <w:tab/>
        <w:t xml:space="preserve">Heidel KA, Novak ZJ, Dankel SJ. Machines and free weight exercises: a systematic review and meta-analysis comparing changes in muscle size, strength, and power. </w:t>
      </w:r>
      <w:r w:rsidRPr="005320F1">
        <w:rPr>
          <w:i/>
          <w:iCs/>
          <w:szCs w:val="24"/>
        </w:rPr>
        <w:t>J Sports Med Phys Fitness</w:t>
      </w:r>
      <w:r w:rsidRPr="005320F1">
        <w:rPr>
          <w:szCs w:val="24"/>
        </w:rPr>
        <w:t>. 2022;62(8). doi:10.23736/S0022-4707.21.12929-9</w:t>
      </w:r>
    </w:p>
    <w:p w14:paraId="7A82C55D" w14:textId="77777777" w:rsidR="005320F1" w:rsidRPr="005320F1" w:rsidRDefault="005320F1" w:rsidP="005320F1">
      <w:pPr>
        <w:pStyle w:val="Bibliografia"/>
        <w:rPr>
          <w:szCs w:val="24"/>
        </w:rPr>
      </w:pPr>
      <w:r w:rsidRPr="005320F1">
        <w:rPr>
          <w:szCs w:val="24"/>
        </w:rPr>
        <w:t>16.</w:t>
      </w:r>
      <w:r w:rsidRPr="005320F1">
        <w:rPr>
          <w:szCs w:val="24"/>
        </w:rPr>
        <w:tab/>
        <w:t xml:space="preserve">Dias RMR, Cyrino ES, Salvador EP, et al. Influência do processo de familiarização para avaliação da força muscular em testes de 1-RM. </w:t>
      </w:r>
      <w:r w:rsidRPr="005320F1">
        <w:rPr>
          <w:i/>
          <w:iCs/>
          <w:szCs w:val="24"/>
        </w:rPr>
        <w:t>Rev Bras Med Esporte</w:t>
      </w:r>
      <w:r w:rsidRPr="005320F1">
        <w:rPr>
          <w:szCs w:val="24"/>
        </w:rPr>
        <w:t>. 2005;11(1). doi:10.1590/s1517-86922005000100004</w:t>
      </w:r>
    </w:p>
    <w:p w14:paraId="1C5E9229" w14:textId="1A994E8C" w:rsidR="00B760B0" w:rsidRDefault="00B760B0" w:rsidP="00AB7FB9">
      <w:pPr>
        <w:spacing w:after="249" w:line="480" w:lineRule="auto"/>
        <w:ind w:left="0" w:firstLine="0"/>
        <w:rPr>
          <w:ins w:id="1347" w:author="User" w:date="2025-06-05T17:59:00Z"/>
          <w:b/>
          <w:u w:val="single" w:color="000000"/>
          <w:lang w:val="en-US"/>
        </w:rPr>
      </w:pPr>
      <w:r>
        <w:rPr>
          <w:b/>
          <w:u w:val="single" w:color="000000"/>
          <w:lang w:val="en-US"/>
        </w:rPr>
        <w:fldChar w:fldCharType="end"/>
      </w:r>
    </w:p>
    <w:p w14:paraId="066718B8" w14:textId="3C2C05BD" w:rsidR="00F315CA" w:rsidRDefault="00F315CA" w:rsidP="00AB7FB9">
      <w:pPr>
        <w:spacing w:after="249" w:line="480" w:lineRule="auto"/>
        <w:ind w:left="0" w:firstLine="0"/>
        <w:rPr>
          <w:ins w:id="1348" w:author="User" w:date="2025-06-05T17:59:00Z"/>
          <w:b/>
          <w:u w:val="single" w:color="000000"/>
          <w:lang w:val="en-US"/>
        </w:rPr>
      </w:pPr>
    </w:p>
    <w:p w14:paraId="7FE4F4A7" w14:textId="0D8AB870" w:rsidR="00F315CA" w:rsidRDefault="00F315CA" w:rsidP="00AB7FB9">
      <w:pPr>
        <w:spacing w:after="249" w:line="480" w:lineRule="auto"/>
        <w:ind w:left="0" w:firstLine="0"/>
        <w:rPr>
          <w:ins w:id="1349" w:author="User" w:date="2025-06-05T17:59:00Z"/>
          <w:b/>
          <w:u w:val="single" w:color="000000"/>
          <w:lang w:val="en-US"/>
        </w:rPr>
      </w:pPr>
    </w:p>
    <w:p w14:paraId="1DD24747" w14:textId="2705372D" w:rsidR="00F315CA" w:rsidRDefault="00F315CA" w:rsidP="00AB7FB9">
      <w:pPr>
        <w:spacing w:after="249" w:line="480" w:lineRule="auto"/>
        <w:ind w:left="0" w:firstLine="0"/>
        <w:rPr>
          <w:ins w:id="1350" w:author="User" w:date="2025-06-05T17:59:00Z"/>
          <w:b/>
          <w:u w:val="single" w:color="000000"/>
          <w:lang w:val="en-US"/>
        </w:rPr>
      </w:pPr>
    </w:p>
    <w:p w14:paraId="0E227EA9" w14:textId="5C61CD8B" w:rsidR="00F315CA" w:rsidRDefault="00F315CA" w:rsidP="00AB7FB9">
      <w:pPr>
        <w:spacing w:after="249" w:line="480" w:lineRule="auto"/>
        <w:ind w:left="0" w:firstLine="0"/>
        <w:rPr>
          <w:ins w:id="1351" w:author="User" w:date="2025-06-05T17:59:00Z"/>
          <w:b/>
          <w:u w:val="single" w:color="000000"/>
          <w:lang w:val="en-US"/>
        </w:rPr>
      </w:pPr>
    </w:p>
    <w:p w14:paraId="2F173785" w14:textId="5EF47ABF" w:rsidR="00F315CA" w:rsidRDefault="00F315CA" w:rsidP="00AB7FB9">
      <w:pPr>
        <w:spacing w:after="249" w:line="480" w:lineRule="auto"/>
        <w:ind w:left="0" w:firstLine="0"/>
        <w:rPr>
          <w:ins w:id="1352" w:author="User" w:date="2025-06-10T17:45:00Z"/>
          <w:b/>
          <w:u w:val="single" w:color="000000"/>
          <w:lang w:val="en-US"/>
        </w:rPr>
      </w:pPr>
    </w:p>
    <w:p w14:paraId="6415D5F0" w14:textId="42FBDCD1" w:rsidR="009E1794" w:rsidRDefault="009E1794" w:rsidP="00AB7FB9">
      <w:pPr>
        <w:spacing w:after="249" w:line="480" w:lineRule="auto"/>
        <w:ind w:left="0" w:firstLine="0"/>
        <w:rPr>
          <w:ins w:id="1353" w:author="User" w:date="2025-06-10T17:45:00Z"/>
          <w:b/>
          <w:u w:val="single" w:color="000000"/>
          <w:lang w:val="en-US"/>
        </w:rPr>
      </w:pPr>
    </w:p>
    <w:p w14:paraId="53531152" w14:textId="34CC56FF" w:rsidR="009E1794" w:rsidRDefault="009E1794" w:rsidP="00AB7FB9">
      <w:pPr>
        <w:spacing w:after="249" w:line="480" w:lineRule="auto"/>
        <w:ind w:left="0" w:firstLine="0"/>
        <w:rPr>
          <w:ins w:id="1354" w:author="User" w:date="2025-06-10T17:45:00Z"/>
          <w:b/>
          <w:u w:val="single" w:color="000000"/>
          <w:lang w:val="en-US"/>
        </w:rPr>
      </w:pPr>
    </w:p>
    <w:p w14:paraId="1E32572B" w14:textId="0C46E0FE" w:rsidR="009E1794" w:rsidRDefault="009E1794" w:rsidP="00AB7FB9">
      <w:pPr>
        <w:spacing w:after="249" w:line="480" w:lineRule="auto"/>
        <w:ind w:left="0" w:firstLine="0"/>
        <w:rPr>
          <w:ins w:id="1355" w:author="User" w:date="2025-06-10T17:45:00Z"/>
          <w:b/>
          <w:u w:val="single" w:color="000000"/>
          <w:lang w:val="en-US"/>
        </w:rPr>
      </w:pPr>
    </w:p>
    <w:p w14:paraId="163237FC" w14:textId="1F9A6B82" w:rsidR="009E1794" w:rsidRDefault="009E1794" w:rsidP="00AB7FB9">
      <w:pPr>
        <w:spacing w:after="249" w:line="480" w:lineRule="auto"/>
        <w:ind w:left="0" w:firstLine="0"/>
        <w:rPr>
          <w:ins w:id="1356" w:author="User" w:date="2025-06-10T17:45:00Z"/>
          <w:b/>
          <w:u w:val="single" w:color="000000"/>
          <w:lang w:val="en-US"/>
        </w:rPr>
      </w:pPr>
    </w:p>
    <w:p w14:paraId="021B0D1B" w14:textId="62D28518" w:rsidR="009E1794" w:rsidRDefault="009E1794" w:rsidP="00AB7FB9">
      <w:pPr>
        <w:spacing w:after="249" w:line="480" w:lineRule="auto"/>
        <w:ind w:left="0" w:firstLine="0"/>
        <w:rPr>
          <w:ins w:id="1357" w:author="User" w:date="2025-06-10T17:45:00Z"/>
          <w:b/>
          <w:u w:val="single" w:color="000000"/>
          <w:lang w:val="en-US"/>
        </w:rPr>
      </w:pPr>
    </w:p>
    <w:p w14:paraId="4148E414" w14:textId="2462B580" w:rsidR="009E1794" w:rsidRDefault="009E1794" w:rsidP="00AB7FB9">
      <w:pPr>
        <w:spacing w:after="249" w:line="480" w:lineRule="auto"/>
        <w:ind w:left="0" w:firstLine="0"/>
        <w:rPr>
          <w:ins w:id="1358" w:author="User" w:date="2025-06-10T17:45:00Z"/>
          <w:b/>
          <w:u w:val="single" w:color="000000"/>
          <w:lang w:val="en-US"/>
        </w:rPr>
      </w:pPr>
    </w:p>
    <w:p w14:paraId="79D9A7FE" w14:textId="2E0EB9D4" w:rsidR="009E1794" w:rsidRDefault="009E1794" w:rsidP="00AB7FB9">
      <w:pPr>
        <w:spacing w:after="249" w:line="480" w:lineRule="auto"/>
        <w:ind w:left="0" w:firstLine="0"/>
        <w:rPr>
          <w:ins w:id="1359" w:author="User" w:date="2025-06-10T17:45:00Z"/>
          <w:b/>
          <w:u w:val="single" w:color="000000"/>
          <w:lang w:val="en-US"/>
        </w:rPr>
      </w:pPr>
    </w:p>
    <w:p w14:paraId="05FBCBEB" w14:textId="77777777" w:rsidR="009E1794" w:rsidRDefault="009E1794" w:rsidP="00AB7FB9">
      <w:pPr>
        <w:spacing w:after="249" w:line="480" w:lineRule="auto"/>
        <w:ind w:left="0" w:firstLine="0"/>
        <w:rPr>
          <w:ins w:id="1360" w:author="User" w:date="2025-06-05T17:59:00Z"/>
          <w:b/>
          <w:u w:val="single" w:color="000000"/>
          <w:lang w:val="en-US"/>
        </w:rPr>
      </w:pPr>
    </w:p>
    <w:p w14:paraId="4D4C86B9" w14:textId="5BA86D6A" w:rsidR="00295AEE" w:rsidRPr="00B36604" w:rsidRDefault="00295AEE" w:rsidP="00295AEE">
      <w:pPr>
        <w:spacing w:after="249" w:line="480" w:lineRule="auto"/>
        <w:ind w:left="0" w:firstLine="0"/>
        <w:rPr>
          <w:ins w:id="1361" w:author="User" w:date="2025-06-05T17:57:00Z"/>
          <w:b/>
          <w:u w:val="single" w:color="000000"/>
          <w:lang w:val="en-US"/>
        </w:rPr>
      </w:pPr>
      <w:ins w:id="1362" w:author="User" w:date="2025-06-05T17:57:00Z">
        <w:r>
          <w:rPr>
            <w:b/>
            <w:u w:val="single" w:color="000000"/>
            <w:lang w:val="en-US"/>
          </w:rPr>
          <w:t>FIGURE LEGENDS</w:t>
        </w:r>
      </w:ins>
    </w:p>
    <w:p w14:paraId="34F98457" w14:textId="1D31A637" w:rsidR="00295AEE" w:rsidRPr="00295AEE" w:rsidRDefault="00295AEE">
      <w:pPr>
        <w:spacing w:before="100" w:beforeAutospacing="1" w:after="100" w:afterAutospacing="1" w:line="240" w:lineRule="auto"/>
        <w:ind w:left="0" w:firstLine="0"/>
        <w:rPr>
          <w:ins w:id="1363" w:author="User" w:date="2025-06-05T17:58:00Z"/>
          <w:color w:val="auto"/>
          <w:szCs w:val="24"/>
        </w:rPr>
        <w:pPrChange w:id="1364" w:author="User" w:date="2025-06-05T17:58:00Z">
          <w:pPr>
            <w:spacing w:before="100" w:beforeAutospacing="1" w:after="100" w:afterAutospacing="1" w:line="240" w:lineRule="auto"/>
            <w:ind w:left="0" w:firstLine="0"/>
            <w:jc w:val="left"/>
          </w:pPr>
        </w:pPrChange>
      </w:pPr>
      <w:ins w:id="1365" w:author="User" w:date="2025-06-05T17:58:00Z">
        <w:r w:rsidRPr="00295AEE">
          <w:rPr>
            <w:b/>
            <w:bCs/>
            <w:color w:val="auto"/>
            <w:szCs w:val="24"/>
          </w:rPr>
          <w:t xml:space="preserve">Figure </w:t>
        </w:r>
        <w:r>
          <w:rPr>
            <w:b/>
            <w:bCs/>
            <w:color w:val="auto"/>
            <w:szCs w:val="24"/>
          </w:rPr>
          <w:t>1</w:t>
        </w:r>
        <w:r w:rsidRPr="00295AEE">
          <w:rPr>
            <w:b/>
            <w:bCs/>
            <w:color w:val="auto"/>
            <w:szCs w:val="24"/>
          </w:rPr>
          <w:t>.</w:t>
        </w:r>
        <w:r w:rsidRPr="00295AEE">
          <w:rPr>
            <w:color w:val="auto"/>
            <w:szCs w:val="24"/>
          </w:rPr>
          <w:t xml:space="preserve"> </w:t>
        </w:r>
        <w:proofErr w:type="spellStart"/>
        <w:r w:rsidRPr="00295AEE">
          <w:rPr>
            <w:color w:val="auto"/>
            <w:szCs w:val="24"/>
          </w:rPr>
          <w:t>Standardization</w:t>
        </w:r>
        <w:proofErr w:type="spellEnd"/>
        <w:r w:rsidRPr="00295AEE">
          <w:rPr>
            <w:color w:val="auto"/>
            <w:szCs w:val="24"/>
          </w:rPr>
          <w:t xml:space="preserve"> </w:t>
        </w:r>
        <w:proofErr w:type="spellStart"/>
        <w:r w:rsidRPr="00295AEE">
          <w:rPr>
            <w:color w:val="auto"/>
            <w:szCs w:val="24"/>
          </w:rPr>
          <w:t>and</w:t>
        </w:r>
        <w:proofErr w:type="spellEnd"/>
        <w:r w:rsidRPr="00295AEE">
          <w:rPr>
            <w:color w:val="auto"/>
            <w:szCs w:val="24"/>
          </w:rPr>
          <w:t xml:space="preserve"> </w:t>
        </w:r>
        <w:proofErr w:type="spellStart"/>
        <w:r w:rsidRPr="00295AEE">
          <w:rPr>
            <w:color w:val="auto"/>
            <w:szCs w:val="24"/>
          </w:rPr>
          <w:t>sequence</w:t>
        </w:r>
        <w:proofErr w:type="spellEnd"/>
        <w:r w:rsidRPr="00295AEE">
          <w:rPr>
            <w:color w:val="auto"/>
            <w:szCs w:val="24"/>
          </w:rPr>
          <w:t xml:space="preserve"> </w:t>
        </w:r>
        <w:proofErr w:type="spellStart"/>
        <w:r w:rsidRPr="00295AEE">
          <w:rPr>
            <w:color w:val="auto"/>
            <w:szCs w:val="24"/>
          </w:rPr>
          <w:t>of</w:t>
        </w:r>
        <w:proofErr w:type="spellEnd"/>
        <w:r w:rsidRPr="00295AEE">
          <w:rPr>
            <w:color w:val="auto"/>
            <w:szCs w:val="24"/>
          </w:rPr>
          <w:t xml:space="preserve"> </w:t>
        </w:r>
        <w:proofErr w:type="spellStart"/>
        <w:r w:rsidRPr="00295AEE">
          <w:rPr>
            <w:color w:val="auto"/>
            <w:szCs w:val="24"/>
          </w:rPr>
          <w:t>one</w:t>
        </w:r>
        <w:proofErr w:type="spellEnd"/>
        <w:r w:rsidRPr="00295AEE">
          <w:rPr>
            <w:color w:val="auto"/>
            <w:szCs w:val="24"/>
          </w:rPr>
          <w:t xml:space="preserve"> </w:t>
        </w:r>
        <w:proofErr w:type="spellStart"/>
        <w:r w:rsidRPr="00295AEE">
          <w:rPr>
            <w:color w:val="auto"/>
            <w:szCs w:val="24"/>
          </w:rPr>
          <w:t>repetition</w:t>
        </w:r>
        <w:proofErr w:type="spellEnd"/>
        <w:r w:rsidRPr="00295AEE">
          <w:rPr>
            <w:color w:val="auto"/>
            <w:szCs w:val="24"/>
          </w:rPr>
          <w:t xml:space="preserve"> </w:t>
        </w:r>
        <w:proofErr w:type="spellStart"/>
        <w:r w:rsidRPr="00295AEE">
          <w:rPr>
            <w:color w:val="auto"/>
            <w:szCs w:val="24"/>
          </w:rPr>
          <w:t>of</w:t>
        </w:r>
        <w:proofErr w:type="spellEnd"/>
        <w:r w:rsidRPr="00295AEE">
          <w:rPr>
            <w:color w:val="auto"/>
            <w:szCs w:val="24"/>
          </w:rPr>
          <w:t xml:space="preserve"> </w:t>
        </w:r>
        <w:proofErr w:type="spellStart"/>
        <w:r w:rsidRPr="00295AEE">
          <w:rPr>
            <w:color w:val="auto"/>
            <w:szCs w:val="24"/>
          </w:rPr>
          <w:t>the</w:t>
        </w:r>
        <w:proofErr w:type="spellEnd"/>
        <w:r w:rsidRPr="00295AEE">
          <w:rPr>
            <w:color w:val="auto"/>
            <w:szCs w:val="24"/>
          </w:rPr>
          <w:t xml:space="preserve"> </w:t>
        </w:r>
        <w:proofErr w:type="spellStart"/>
        <w:r w:rsidRPr="00295AEE">
          <w:rPr>
            <w:color w:val="auto"/>
            <w:szCs w:val="24"/>
          </w:rPr>
          <w:t>strict</w:t>
        </w:r>
        <w:proofErr w:type="spellEnd"/>
        <w:r w:rsidRPr="00295AEE">
          <w:rPr>
            <w:color w:val="auto"/>
            <w:szCs w:val="24"/>
          </w:rPr>
          <w:t xml:space="preserve"> </w:t>
        </w:r>
        <w:proofErr w:type="spellStart"/>
        <w:r w:rsidRPr="00295AEE">
          <w:rPr>
            <w:color w:val="auto"/>
            <w:szCs w:val="24"/>
          </w:rPr>
          <w:t>handstand</w:t>
        </w:r>
        <w:proofErr w:type="spellEnd"/>
        <w:r w:rsidRPr="00295AEE">
          <w:rPr>
            <w:color w:val="auto"/>
            <w:szCs w:val="24"/>
          </w:rPr>
          <w:t xml:space="preserve"> </w:t>
        </w:r>
        <w:proofErr w:type="spellStart"/>
        <w:r w:rsidRPr="00295AEE">
          <w:rPr>
            <w:color w:val="auto"/>
            <w:szCs w:val="24"/>
          </w:rPr>
          <w:t>push-up</w:t>
        </w:r>
        <w:proofErr w:type="spellEnd"/>
        <w:r w:rsidRPr="00295AEE">
          <w:rPr>
            <w:color w:val="auto"/>
            <w:szCs w:val="24"/>
          </w:rPr>
          <w:t xml:space="preserve"> (SHSPU) </w:t>
        </w:r>
        <w:proofErr w:type="spellStart"/>
        <w:r w:rsidRPr="00295AEE">
          <w:rPr>
            <w:color w:val="auto"/>
            <w:szCs w:val="24"/>
          </w:rPr>
          <w:t>movement</w:t>
        </w:r>
        <w:proofErr w:type="spellEnd"/>
        <w:r w:rsidRPr="00295AEE">
          <w:rPr>
            <w:color w:val="auto"/>
            <w:szCs w:val="24"/>
          </w:rPr>
          <w:t xml:space="preserve">. The </w:t>
        </w:r>
        <w:proofErr w:type="spellStart"/>
        <w:r w:rsidRPr="00295AEE">
          <w:rPr>
            <w:color w:val="auto"/>
            <w:szCs w:val="24"/>
          </w:rPr>
          <w:t>sequence</w:t>
        </w:r>
        <w:proofErr w:type="spellEnd"/>
        <w:r w:rsidRPr="00295AEE">
          <w:rPr>
            <w:color w:val="auto"/>
            <w:szCs w:val="24"/>
          </w:rPr>
          <w:t xml:space="preserve"> </w:t>
        </w:r>
        <w:proofErr w:type="spellStart"/>
        <w:r w:rsidRPr="00295AEE">
          <w:rPr>
            <w:color w:val="auto"/>
            <w:szCs w:val="24"/>
          </w:rPr>
          <w:t>illustrates</w:t>
        </w:r>
        <w:proofErr w:type="spellEnd"/>
        <w:r w:rsidRPr="00295AEE">
          <w:rPr>
            <w:color w:val="auto"/>
            <w:szCs w:val="24"/>
          </w:rPr>
          <w:t xml:space="preserve"> </w:t>
        </w:r>
        <w:proofErr w:type="spellStart"/>
        <w:r w:rsidRPr="00295AEE">
          <w:rPr>
            <w:color w:val="auto"/>
            <w:szCs w:val="24"/>
          </w:rPr>
          <w:t>the</w:t>
        </w:r>
        <w:proofErr w:type="spellEnd"/>
        <w:r w:rsidRPr="00295AEE">
          <w:rPr>
            <w:color w:val="auto"/>
            <w:szCs w:val="24"/>
          </w:rPr>
          <w:t xml:space="preserve"> </w:t>
        </w:r>
        <w:proofErr w:type="spellStart"/>
        <w:r w:rsidRPr="00295AEE">
          <w:rPr>
            <w:color w:val="auto"/>
            <w:szCs w:val="24"/>
          </w:rPr>
          <w:t>standardized</w:t>
        </w:r>
        <w:proofErr w:type="spellEnd"/>
        <w:r w:rsidRPr="00295AEE">
          <w:rPr>
            <w:color w:val="auto"/>
            <w:szCs w:val="24"/>
          </w:rPr>
          <w:t xml:space="preserve"> start position in </w:t>
        </w:r>
        <w:proofErr w:type="spellStart"/>
        <w:r w:rsidRPr="00295AEE">
          <w:rPr>
            <w:color w:val="auto"/>
            <w:szCs w:val="24"/>
          </w:rPr>
          <w:t>headstand</w:t>
        </w:r>
        <w:proofErr w:type="spellEnd"/>
        <w:r w:rsidRPr="00295AEE">
          <w:rPr>
            <w:color w:val="auto"/>
            <w:szCs w:val="24"/>
          </w:rPr>
          <w:t xml:space="preserve">, </w:t>
        </w:r>
        <w:proofErr w:type="spellStart"/>
        <w:r w:rsidRPr="00295AEE">
          <w:rPr>
            <w:color w:val="auto"/>
            <w:szCs w:val="24"/>
          </w:rPr>
          <w:t>followed</w:t>
        </w:r>
        <w:proofErr w:type="spellEnd"/>
        <w:r w:rsidRPr="00295AEE">
          <w:rPr>
            <w:color w:val="auto"/>
            <w:szCs w:val="24"/>
          </w:rPr>
          <w:t xml:space="preserve"> </w:t>
        </w:r>
        <w:proofErr w:type="spellStart"/>
        <w:r w:rsidRPr="00295AEE">
          <w:rPr>
            <w:color w:val="auto"/>
            <w:szCs w:val="24"/>
          </w:rPr>
          <w:t>by</w:t>
        </w:r>
        <w:proofErr w:type="spellEnd"/>
        <w:r w:rsidRPr="00295AEE">
          <w:rPr>
            <w:color w:val="auto"/>
            <w:szCs w:val="24"/>
          </w:rPr>
          <w:t xml:space="preserve"> </w:t>
        </w:r>
        <w:proofErr w:type="spellStart"/>
        <w:r w:rsidRPr="00295AEE">
          <w:rPr>
            <w:color w:val="auto"/>
            <w:szCs w:val="24"/>
          </w:rPr>
          <w:t>elbow</w:t>
        </w:r>
        <w:proofErr w:type="spellEnd"/>
        <w:r w:rsidRPr="00295AEE">
          <w:rPr>
            <w:color w:val="auto"/>
            <w:szCs w:val="24"/>
          </w:rPr>
          <w:t xml:space="preserve"> </w:t>
        </w:r>
        <w:proofErr w:type="spellStart"/>
        <w:r w:rsidRPr="00295AEE">
          <w:rPr>
            <w:color w:val="auto"/>
            <w:szCs w:val="24"/>
          </w:rPr>
          <w:t>extension</w:t>
        </w:r>
        <w:proofErr w:type="spellEnd"/>
        <w:r w:rsidRPr="00295AEE">
          <w:rPr>
            <w:color w:val="auto"/>
            <w:szCs w:val="24"/>
          </w:rPr>
          <w:t xml:space="preserve"> </w:t>
        </w:r>
        <w:proofErr w:type="spellStart"/>
        <w:r w:rsidRPr="00295AEE">
          <w:rPr>
            <w:color w:val="auto"/>
            <w:szCs w:val="24"/>
          </w:rPr>
          <w:t>to</w:t>
        </w:r>
        <w:proofErr w:type="spellEnd"/>
        <w:r w:rsidRPr="00295AEE">
          <w:rPr>
            <w:color w:val="auto"/>
            <w:szCs w:val="24"/>
          </w:rPr>
          <w:t xml:space="preserve"> full lockout</w:t>
        </w:r>
      </w:ins>
      <w:ins w:id="1366" w:author="User" w:date="2025-06-05T18:06:00Z">
        <w:r w:rsidR="00B668F3">
          <w:rPr>
            <w:color w:val="auto"/>
            <w:szCs w:val="24"/>
          </w:rPr>
          <w:t>.</w:t>
        </w:r>
      </w:ins>
    </w:p>
    <w:p w14:paraId="6356DD83" w14:textId="27CA97F1" w:rsidR="00295AEE" w:rsidRDefault="00295AEE" w:rsidP="00295AEE">
      <w:pPr>
        <w:spacing w:before="100" w:beforeAutospacing="1" w:after="100" w:afterAutospacing="1" w:line="240" w:lineRule="auto"/>
        <w:ind w:left="0" w:firstLine="0"/>
        <w:rPr>
          <w:ins w:id="1367" w:author="User" w:date="2025-06-10T17:45:00Z"/>
          <w:color w:val="auto"/>
          <w:szCs w:val="24"/>
        </w:rPr>
      </w:pPr>
      <w:ins w:id="1368" w:author="User" w:date="2025-06-05T17:58:00Z">
        <w:r w:rsidRPr="00295AEE">
          <w:rPr>
            <w:b/>
            <w:bCs/>
            <w:color w:val="auto"/>
            <w:szCs w:val="24"/>
          </w:rPr>
          <w:t xml:space="preserve">Figure </w:t>
        </w:r>
        <w:r>
          <w:rPr>
            <w:b/>
            <w:bCs/>
            <w:color w:val="auto"/>
            <w:szCs w:val="24"/>
          </w:rPr>
          <w:t>2</w:t>
        </w:r>
        <w:r w:rsidRPr="00295AEE">
          <w:rPr>
            <w:b/>
            <w:bCs/>
            <w:color w:val="auto"/>
            <w:szCs w:val="24"/>
          </w:rPr>
          <w:t>.</w:t>
        </w:r>
        <w:r w:rsidRPr="00295AEE">
          <w:rPr>
            <w:color w:val="auto"/>
            <w:szCs w:val="24"/>
          </w:rPr>
          <w:t xml:space="preserve"> </w:t>
        </w:r>
        <w:proofErr w:type="spellStart"/>
        <w:r w:rsidRPr="00295AEE">
          <w:rPr>
            <w:color w:val="auto"/>
            <w:szCs w:val="24"/>
          </w:rPr>
          <w:t>Standardization</w:t>
        </w:r>
        <w:proofErr w:type="spellEnd"/>
        <w:r w:rsidRPr="00295AEE">
          <w:rPr>
            <w:color w:val="auto"/>
            <w:szCs w:val="24"/>
          </w:rPr>
          <w:t xml:space="preserve"> </w:t>
        </w:r>
        <w:proofErr w:type="spellStart"/>
        <w:r w:rsidRPr="00295AEE">
          <w:rPr>
            <w:color w:val="auto"/>
            <w:szCs w:val="24"/>
          </w:rPr>
          <w:t>and</w:t>
        </w:r>
        <w:proofErr w:type="spellEnd"/>
        <w:r w:rsidRPr="00295AEE">
          <w:rPr>
            <w:color w:val="auto"/>
            <w:szCs w:val="24"/>
          </w:rPr>
          <w:t xml:space="preserve"> </w:t>
        </w:r>
        <w:proofErr w:type="spellStart"/>
        <w:r w:rsidRPr="00295AEE">
          <w:rPr>
            <w:color w:val="auto"/>
            <w:szCs w:val="24"/>
          </w:rPr>
          <w:t>sequence</w:t>
        </w:r>
        <w:proofErr w:type="spellEnd"/>
        <w:r w:rsidRPr="00295AEE">
          <w:rPr>
            <w:color w:val="auto"/>
            <w:szCs w:val="24"/>
          </w:rPr>
          <w:t xml:space="preserve"> </w:t>
        </w:r>
        <w:proofErr w:type="spellStart"/>
        <w:r w:rsidRPr="00295AEE">
          <w:rPr>
            <w:color w:val="auto"/>
            <w:szCs w:val="24"/>
          </w:rPr>
          <w:t>of</w:t>
        </w:r>
        <w:proofErr w:type="spellEnd"/>
        <w:r w:rsidRPr="00295AEE">
          <w:rPr>
            <w:color w:val="auto"/>
            <w:szCs w:val="24"/>
          </w:rPr>
          <w:t xml:space="preserve"> </w:t>
        </w:r>
        <w:proofErr w:type="spellStart"/>
        <w:r w:rsidRPr="00295AEE">
          <w:rPr>
            <w:color w:val="auto"/>
            <w:szCs w:val="24"/>
          </w:rPr>
          <w:t>one</w:t>
        </w:r>
        <w:proofErr w:type="spellEnd"/>
        <w:r w:rsidRPr="00295AEE">
          <w:rPr>
            <w:color w:val="auto"/>
            <w:szCs w:val="24"/>
          </w:rPr>
          <w:t xml:space="preserve"> </w:t>
        </w:r>
        <w:proofErr w:type="spellStart"/>
        <w:r w:rsidRPr="00295AEE">
          <w:rPr>
            <w:color w:val="auto"/>
            <w:szCs w:val="24"/>
          </w:rPr>
          <w:t>repetition</w:t>
        </w:r>
        <w:proofErr w:type="spellEnd"/>
        <w:r w:rsidRPr="00295AEE">
          <w:rPr>
            <w:color w:val="auto"/>
            <w:szCs w:val="24"/>
          </w:rPr>
          <w:t xml:space="preserve"> </w:t>
        </w:r>
        <w:proofErr w:type="spellStart"/>
        <w:r w:rsidRPr="00295AEE">
          <w:rPr>
            <w:color w:val="auto"/>
            <w:szCs w:val="24"/>
          </w:rPr>
          <w:t>of</w:t>
        </w:r>
        <w:proofErr w:type="spellEnd"/>
        <w:r w:rsidRPr="00295AEE">
          <w:rPr>
            <w:color w:val="auto"/>
            <w:szCs w:val="24"/>
          </w:rPr>
          <w:t xml:space="preserve"> </w:t>
        </w:r>
        <w:proofErr w:type="spellStart"/>
        <w:r w:rsidRPr="00295AEE">
          <w:rPr>
            <w:color w:val="auto"/>
            <w:szCs w:val="24"/>
          </w:rPr>
          <w:t>the</w:t>
        </w:r>
        <w:proofErr w:type="spellEnd"/>
        <w:r w:rsidRPr="00295AEE">
          <w:rPr>
            <w:color w:val="auto"/>
            <w:szCs w:val="24"/>
          </w:rPr>
          <w:t xml:space="preserve"> </w:t>
        </w:r>
        <w:proofErr w:type="spellStart"/>
        <w:r w:rsidRPr="00295AEE">
          <w:rPr>
            <w:color w:val="auto"/>
            <w:szCs w:val="24"/>
          </w:rPr>
          <w:t>shoulder</w:t>
        </w:r>
        <w:proofErr w:type="spellEnd"/>
        <w:r w:rsidRPr="00295AEE">
          <w:rPr>
            <w:color w:val="auto"/>
            <w:szCs w:val="24"/>
          </w:rPr>
          <w:t xml:space="preserve"> </w:t>
        </w:r>
        <w:proofErr w:type="spellStart"/>
        <w:r w:rsidRPr="00295AEE">
          <w:rPr>
            <w:color w:val="auto"/>
            <w:szCs w:val="24"/>
          </w:rPr>
          <w:t>press</w:t>
        </w:r>
        <w:proofErr w:type="spellEnd"/>
        <w:r w:rsidRPr="00295AEE">
          <w:rPr>
            <w:color w:val="auto"/>
            <w:szCs w:val="24"/>
          </w:rPr>
          <w:t xml:space="preserve"> (SP) </w:t>
        </w:r>
        <w:proofErr w:type="spellStart"/>
        <w:r w:rsidRPr="00295AEE">
          <w:rPr>
            <w:color w:val="auto"/>
            <w:szCs w:val="24"/>
          </w:rPr>
          <w:t>movement</w:t>
        </w:r>
        <w:proofErr w:type="spellEnd"/>
        <w:r w:rsidRPr="00295AEE">
          <w:rPr>
            <w:color w:val="auto"/>
            <w:szCs w:val="24"/>
          </w:rPr>
          <w:t xml:space="preserve">. The </w:t>
        </w:r>
        <w:proofErr w:type="spellStart"/>
        <w:r w:rsidRPr="00295AEE">
          <w:rPr>
            <w:color w:val="auto"/>
            <w:szCs w:val="24"/>
          </w:rPr>
          <w:t>sequence</w:t>
        </w:r>
        <w:proofErr w:type="spellEnd"/>
        <w:r w:rsidRPr="00295AEE">
          <w:rPr>
            <w:color w:val="auto"/>
            <w:szCs w:val="24"/>
          </w:rPr>
          <w:t xml:space="preserve"> </w:t>
        </w:r>
        <w:proofErr w:type="spellStart"/>
        <w:r w:rsidRPr="00295AEE">
          <w:rPr>
            <w:color w:val="auto"/>
            <w:szCs w:val="24"/>
          </w:rPr>
          <w:t>depicts</w:t>
        </w:r>
        <w:proofErr w:type="spellEnd"/>
        <w:r w:rsidRPr="00295AEE">
          <w:rPr>
            <w:color w:val="auto"/>
            <w:szCs w:val="24"/>
          </w:rPr>
          <w:t xml:space="preserve"> </w:t>
        </w:r>
        <w:proofErr w:type="spellStart"/>
        <w:r w:rsidRPr="00295AEE">
          <w:rPr>
            <w:color w:val="auto"/>
            <w:szCs w:val="24"/>
          </w:rPr>
          <w:t>the</w:t>
        </w:r>
        <w:proofErr w:type="spellEnd"/>
        <w:r w:rsidRPr="00295AEE">
          <w:rPr>
            <w:color w:val="auto"/>
            <w:szCs w:val="24"/>
          </w:rPr>
          <w:t xml:space="preserve"> </w:t>
        </w:r>
        <w:proofErr w:type="spellStart"/>
        <w:r w:rsidRPr="00295AEE">
          <w:rPr>
            <w:color w:val="auto"/>
            <w:szCs w:val="24"/>
          </w:rPr>
          <w:t>initial</w:t>
        </w:r>
        <w:proofErr w:type="spellEnd"/>
        <w:r w:rsidRPr="00295AEE">
          <w:rPr>
            <w:color w:val="auto"/>
            <w:szCs w:val="24"/>
          </w:rPr>
          <w:t xml:space="preserve"> position </w:t>
        </w:r>
        <w:proofErr w:type="spellStart"/>
        <w:r w:rsidRPr="00295AEE">
          <w:rPr>
            <w:color w:val="auto"/>
            <w:szCs w:val="24"/>
          </w:rPr>
          <w:t>with</w:t>
        </w:r>
        <w:proofErr w:type="spellEnd"/>
        <w:r w:rsidRPr="00295AEE">
          <w:rPr>
            <w:color w:val="auto"/>
            <w:szCs w:val="24"/>
          </w:rPr>
          <w:t xml:space="preserve"> </w:t>
        </w:r>
        <w:proofErr w:type="spellStart"/>
        <w:r w:rsidRPr="00295AEE">
          <w:rPr>
            <w:color w:val="auto"/>
            <w:szCs w:val="24"/>
          </w:rPr>
          <w:t>the</w:t>
        </w:r>
        <w:proofErr w:type="spellEnd"/>
        <w:r w:rsidRPr="00295AEE">
          <w:rPr>
            <w:color w:val="auto"/>
            <w:szCs w:val="24"/>
          </w:rPr>
          <w:t xml:space="preserve"> </w:t>
        </w:r>
        <w:proofErr w:type="spellStart"/>
        <w:r w:rsidRPr="00295AEE">
          <w:rPr>
            <w:color w:val="auto"/>
            <w:szCs w:val="24"/>
          </w:rPr>
          <w:t>barbell</w:t>
        </w:r>
        <w:proofErr w:type="spellEnd"/>
        <w:r w:rsidRPr="00295AEE">
          <w:rPr>
            <w:color w:val="auto"/>
            <w:szCs w:val="24"/>
          </w:rPr>
          <w:t xml:space="preserve"> </w:t>
        </w:r>
        <w:proofErr w:type="spellStart"/>
        <w:r w:rsidRPr="00295AEE">
          <w:rPr>
            <w:color w:val="auto"/>
            <w:szCs w:val="24"/>
          </w:rPr>
          <w:t>at</w:t>
        </w:r>
        <w:proofErr w:type="spellEnd"/>
        <w:r w:rsidRPr="00295AEE">
          <w:rPr>
            <w:color w:val="auto"/>
            <w:szCs w:val="24"/>
          </w:rPr>
          <w:t xml:space="preserve"> </w:t>
        </w:r>
        <w:proofErr w:type="spellStart"/>
        <w:r w:rsidRPr="00295AEE">
          <w:rPr>
            <w:color w:val="auto"/>
            <w:szCs w:val="24"/>
          </w:rPr>
          <w:t>shoulder</w:t>
        </w:r>
        <w:proofErr w:type="spellEnd"/>
        <w:r w:rsidRPr="00295AEE">
          <w:rPr>
            <w:color w:val="auto"/>
            <w:szCs w:val="24"/>
          </w:rPr>
          <w:t xml:space="preserve"> </w:t>
        </w:r>
        <w:proofErr w:type="spellStart"/>
        <w:r w:rsidRPr="00295AEE">
          <w:rPr>
            <w:color w:val="auto"/>
            <w:szCs w:val="24"/>
          </w:rPr>
          <w:t>level</w:t>
        </w:r>
        <w:proofErr w:type="spellEnd"/>
        <w:r w:rsidRPr="00295AEE">
          <w:rPr>
            <w:color w:val="auto"/>
            <w:szCs w:val="24"/>
          </w:rPr>
          <w:t xml:space="preserve"> </w:t>
        </w:r>
        <w:proofErr w:type="spellStart"/>
        <w:r w:rsidRPr="00295AEE">
          <w:rPr>
            <w:color w:val="auto"/>
            <w:szCs w:val="24"/>
          </w:rPr>
          <w:t>and</w:t>
        </w:r>
        <w:proofErr w:type="spellEnd"/>
        <w:r w:rsidRPr="00295AEE">
          <w:rPr>
            <w:color w:val="auto"/>
            <w:szCs w:val="24"/>
          </w:rPr>
          <w:t xml:space="preserve"> </w:t>
        </w:r>
        <w:proofErr w:type="spellStart"/>
        <w:r w:rsidRPr="00295AEE">
          <w:rPr>
            <w:color w:val="auto"/>
            <w:szCs w:val="24"/>
          </w:rPr>
          <w:t>the</w:t>
        </w:r>
        <w:proofErr w:type="spellEnd"/>
        <w:r w:rsidRPr="00295AEE">
          <w:rPr>
            <w:color w:val="auto"/>
            <w:szCs w:val="24"/>
          </w:rPr>
          <w:t xml:space="preserve"> </w:t>
        </w:r>
        <w:proofErr w:type="spellStart"/>
        <w:r w:rsidRPr="00295AEE">
          <w:rPr>
            <w:color w:val="auto"/>
            <w:szCs w:val="24"/>
          </w:rPr>
          <w:t>execution</w:t>
        </w:r>
        <w:proofErr w:type="spellEnd"/>
        <w:r w:rsidRPr="00295AEE">
          <w:rPr>
            <w:color w:val="auto"/>
            <w:szCs w:val="24"/>
          </w:rPr>
          <w:t xml:space="preserve"> </w:t>
        </w:r>
        <w:proofErr w:type="spellStart"/>
        <w:r w:rsidRPr="00295AEE">
          <w:rPr>
            <w:color w:val="auto"/>
            <w:szCs w:val="24"/>
          </w:rPr>
          <w:t>through</w:t>
        </w:r>
        <w:proofErr w:type="spellEnd"/>
        <w:r w:rsidRPr="00295AEE">
          <w:rPr>
            <w:color w:val="auto"/>
            <w:szCs w:val="24"/>
          </w:rPr>
          <w:t xml:space="preserve"> full </w:t>
        </w:r>
        <w:proofErr w:type="spellStart"/>
        <w:r w:rsidRPr="00295AEE">
          <w:rPr>
            <w:color w:val="auto"/>
            <w:szCs w:val="24"/>
          </w:rPr>
          <w:t>elbow</w:t>
        </w:r>
        <w:proofErr w:type="spellEnd"/>
        <w:r w:rsidRPr="00295AEE">
          <w:rPr>
            <w:color w:val="auto"/>
            <w:szCs w:val="24"/>
          </w:rPr>
          <w:t xml:space="preserve"> </w:t>
        </w:r>
        <w:proofErr w:type="spellStart"/>
        <w:r w:rsidRPr="00295AEE">
          <w:rPr>
            <w:color w:val="auto"/>
            <w:szCs w:val="24"/>
          </w:rPr>
          <w:t>extension</w:t>
        </w:r>
      </w:ins>
      <w:proofErr w:type="spellEnd"/>
      <w:ins w:id="1369" w:author="User" w:date="2025-06-05T18:06:00Z">
        <w:r w:rsidR="00B668F3">
          <w:rPr>
            <w:color w:val="auto"/>
            <w:szCs w:val="24"/>
          </w:rPr>
          <w:t>.</w:t>
        </w:r>
      </w:ins>
    </w:p>
    <w:p w14:paraId="2233BA6A" w14:textId="0D30B4B7" w:rsidR="009E1794" w:rsidRDefault="009E1794" w:rsidP="00295AEE">
      <w:pPr>
        <w:spacing w:before="100" w:beforeAutospacing="1" w:after="100" w:afterAutospacing="1" w:line="240" w:lineRule="auto"/>
        <w:ind w:left="0" w:firstLine="0"/>
        <w:rPr>
          <w:ins w:id="1370" w:author="User" w:date="2025-06-10T17:42:00Z"/>
          <w:color w:val="auto"/>
          <w:szCs w:val="24"/>
        </w:rPr>
      </w:pPr>
      <w:ins w:id="1371" w:author="User" w:date="2025-06-10T17:45:00Z">
        <w:r>
          <w:rPr>
            <w:rStyle w:val="Forte"/>
          </w:rPr>
          <w:t>Figure 3.</w:t>
        </w:r>
        <w:r>
          <w:t xml:space="preserve"> </w:t>
        </w:r>
        <w:proofErr w:type="spellStart"/>
        <w:r>
          <w:t>Relationship</w:t>
        </w:r>
        <w:proofErr w:type="spellEnd"/>
        <w:r>
          <w:t xml:space="preserve"> </w:t>
        </w:r>
        <w:proofErr w:type="spellStart"/>
        <w:r>
          <w:t>between</w:t>
        </w:r>
        <w:proofErr w:type="spellEnd"/>
        <w:r>
          <w:t xml:space="preserve"> </w:t>
        </w:r>
        <w:proofErr w:type="spellStart"/>
        <w:r>
          <w:t>the</w:t>
        </w:r>
        <w:proofErr w:type="spellEnd"/>
        <w:r>
          <w:t xml:space="preserve"> </w:t>
        </w:r>
        <w:proofErr w:type="spellStart"/>
        <w:r>
          <w:t>number</w:t>
        </w:r>
        <w:proofErr w:type="spellEnd"/>
        <w:r>
          <w:t xml:space="preserve"> </w:t>
        </w:r>
        <w:proofErr w:type="spellStart"/>
        <w:r>
          <w:t>of</w:t>
        </w:r>
        <w:proofErr w:type="spellEnd"/>
        <w:r>
          <w:t xml:space="preserve"> </w:t>
        </w:r>
        <w:proofErr w:type="spellStart"/>
        <w:r>
          <w:t>strict</w:t>
        </w:r>
        <w:proofErr w:type="spellEnd"/>
        <w:r>
          <w:t xml:space="preserve"> </w:t>
        </w:r>
        <w:proofErr w:type="spellStart"/>
        <w:r>
          <w:t>handstand</w:t>
        </w:r>
        <w:proofErr w:type="spellEnd"/>
        <w:r>
          <w:t xml:space="preserve"> </w:t>
        </w:r>
        <w:proofErr w:type="spellStart"/>
        <w:r>
          <w:t>push-up</w:t>
        </w:r>
        <w:proofErr w:type="spellEnd"/>
        <w:r>
          <w:t xml:space="preserve"> (SHSPU) </w:t>
        </w:r>
        <w:proofErr w:type="spellStart"/>
        <w:r>
          <w:t>repetitions</w:t>
        </w:r>
        <w:proofErr w:type="spellEnd"/>
        <w:r>
          <w:t xml:space="preserve"> </w:t>
        </w:r>
        <w:proofErr w:type="spellStart"/>
        <w:r>
          <w:t>performed</w:t>
        </w:r>
        <w:proofErr w:type="spellEnd"/>
        <w:r>
          <w:t xml:space="preserve"> in 1 minute </w:t>
        </w:r>
        <w:proofErr w:type="spellStart"/>
        <w:r>
          <w:t>and</w:t>
        </w:r>
        <w:proofErr w:type="spellEnd"/>
        <w:r>
          <w:t xml:space="preserve"> </w:t>
        </w:r>
        <w:proofErr w:type="spellStart"/>
        <w:r>
          <w:t>shoulder</w:t>
        </w:r>
        <w:proofErr w:type="spellEnd"/>
        <w:r>
          <w:t xml:space="preserve"> </w:t>
        </w:r>
        <w:proofErr w:type="spellStart"/>
        <w:r>
          <w:t>press</w:t>
        </w:r>
        <w:proofErr w:type="spellEnd"/>
        <w:r>
          <w:t xml:space="preserve"> (SP) </w:t>
        </w:r>
        <w:proofErr w:type="spellStart"/>
        <w:r>
          <w:t>one-repetition</w:t>
        </w:r>
        <w:proofErr w:type="spellEnd"/>
        <w:r>
          <w:t xml:space="preserve"> </w:t>
        </w:r>
        <w:proofErr w:type="spellStart"/>
        <w:r>
          <w:t>maximum</w:t>
        </w:r>
        <w:proofErr w:type="spellEnd"/>
        <w:r>
          <w:t xml:space="preserve"> </w:t>
        </w:r>
        <w:proofErr w:type="spellStart"/>
        <w:r>
          <w:t>relative</w:t>
        </w:r>
        <w:proofErr w:type="spellEnd"/>
        <w:r>
          <w:t xml:space="preserve"> </w:t>
        </w:r>
        <w:proofErr w:type="spellStart"/>
        <w:r>
          <w:t>to</w:t>
        </w:r>
        <w:proofErr w:type="spellEnd"/>
        <w:r>
          <w:t xml:space="preserve"> body </w:t>
        </w:r>
        <w:proofErr w:type="spellStart"/>
        <w:r>
          <w:t>mass</w:t>
        </w:r>
        <w:proofErr w:type="spellEnd"/>
        <w:r>
          <w:t xml:space="preserve"> (%SP).</w:t>
        </w:r>
      </w:ins>
    </w:p>
    <w:p w14:paraId="42BC3427" w14:textId="5F33E4C8" w:rsidR="009E1794" w:rsidRDefault="009E1794" w:rsidP="00295AEE">
      <w:pPr>
        <w:spacing w:before="100" w:beforeAutospacing="1" w:after="100" w:afterAutospacing="1" w:line="240" w:lineRule="auto"/>
        <w:ind w:left="0" w:firstLine="0"/>
        <w:rPr>
          <w:ins w:id="1372" w:author="User" w:date="2025-06-10T17:49:00Z"/>
          <w:color w:val="auto"/>
          <w:szCs w:val="24"/>
        </w:rPr>
      </w:pPr>
    </w:p>
    <w:p w14:paraId="64DCA2BF" w14:textId="6B6E24CD" w:rsidR="00E841F2" w:rsidRDefault="00E841F2" w:rsidP="00295AEE">
      <w:pPr>
        <w:spacing w:before="100" w:beforeAutospacing="1" w:after="100" w:afterAutospacing="1" w:line="240" w:lineRule="auto"/>
        <w:ind w:left="0" w:firstLine="0"/>
        <w:rPr>
          <w:ins w:id="1373" w:author="User" w:date="2025-06-10T17:49:00Z"/>
          <w:color w:val="auto"/>
          <w:szCs w:val="24"/>
        </w:rPr>
      </w:pPr>
    </w:p>
    <w:p w14:paraId="7B86B525" w14:textId="79E04333" w:rsidR="00E841F2" w:rsidRDefault="00E841F2" w:rsidP="00295AEE">
      <w:pPr>
        <w:spacing w:before="100" w:beforeAutospacing="1" w:after="100" w:afterAutospacing="1" w:line="240" w:lineRule="auto"/>
        <w:ind w:left="0" w:firstLine="0"/>
        <w:rPr>
          <w:ins w:id="1374" w:author="User" w:date="2025-06-10T17:49:00Z"/>
          <w:color w:val="auto"/>
          <w:szCs w:val="24"/>
        </w:rPr>
      </w:pPr>
    </w:p>
    <w:p w14:paraId="2B7EF7FC" w14:textId="40FC4D26" w:rsidR="00E841F2" w:rsidRDefault="00E841F2" w:rsidP="00295AEE">
      <w:pPr>
        <w:spacing w:before="100" w:beforeAutospacing="1" w:after="100" w:afterAutospacing="1" w:line="240" w:lineRule="auto"/>
        <w:ind w:left="0" w:firstLine="0"/>
        <w:rPr>
          <w:ins w:id="1375" w:author="User" w:date="2025-06-10T17:49:00Z"/>
          <w:color w:val="auto"/>
          <w:szCs w:val="24"/>
        </w:rPr>
      </w:pPr>
    </w:p>
    <w:p w14:paraId="2A28730A" w14:textId="6CD1FE01" w:rsidR="00E841F2" w:rsidRDefault="00E841F2" w:rsidP="00295AEE">
      <w:pPr>
        <w:spacing w:before="100" w:beforeAutospacing="1" w:after="100" w:afterAutospacing="1" w:line="240" w:lineRule="auto"/>
        <w:ind w:left="0" w:firstLine="0"/>
        <w:rPr>
          <w:ins w:id="1376" w:author="User" w:date="2025-06-10T17:49:00Z"/>
          <w:color w:val="auto"/>
          <w:szCs w:val="24"/>
        </w:rPr>
      </w:pPr>
    </w:p>
    <w:p w14:paraId="4F0A4F1E" w14:textId="598A1B52" w:rsidR="00E841F2" w:rsidRDefault="00E841F2" w:rsidP="00295AEE">
      <w:pPr>
        <w:spacing w:before="100" w:beforeAutospacing="1" w:after="100" w:afterAutospacing="1" w:line="240" w:lineRule="auto"/>
        <w:ind w:left="0" w:firstLine="0"/>
        <w:rPr>
          <w:ins w:id="1377" w:author="User" w:date="2025-06-10T17:49:00Z"/>
          <w:color w:val="auto"/>
          <w:szCs w:val="24"/>
        </w:rPr>
      </w:pPr>
    </w:p>
    <w:p w14:paraId="2247086F" w14:textId="1A1B5687" w:rsidR="00E841F2" w:rsidRDefault="00E841F2" w:rsidP="00295AEE">
      <w:pPr>
        <w:spacing w:before="100" w:beforeAutospacing="1" w:after="100" w:afterAutospacing="1" w:line="240" w:lineRule="auto"/>
        <w:ind w:left="0" w:firstLine="0"/>
        <w:rPr>
          <w:ins w:id="1378" w:author="User" w:date="2025-06-10T17:49:00Z"/>
          <w:color w:val="auto"/>
          <w:szCs w:val="24"/>
        </w:rPr>
      </w:pPr>
    </w:p>
    <w:p w14:paraId="25D34878" w14:textId="358FEBC0" w:rsidR="00E841F2" w:rsidRDefault="00E841F2" w:rsidP="00295AEE">
      <w:pPr>
        <w:spacing w:before="100" w:beforeAutospacing="1" w:after="100" w:afterAutospacing="1" w:line="240" w:lineRule="auto"/>
        <w:ind w:left="0" w:firstLine="0"/>
        <w:rPr>
          <w:ins w:id="1379" w:author="User" w:date="2025-06-10T17:49:00Z"/>
          <w:color w:val="auto"/>
          <w:szCs w:val="24"/>
        </w:rPr>
      </w:pPr>
    </w:p>
    <w:p w14:paraId="6D53FB84" w14:textId="49E4DDD4" w:rsidR="00E841F2" w:rsidRDefault="00E841F2" w:rsidP="00295AEE">
      <w:pPr>
        <w:spacing w:before="100" w:beforeAutospacing="1" w:after="100" w:afterAutospacing="1" w:line="240" w:lineRule="auto"/>
        <w:ind w:left="0" w:firstLine="0"/>
        <w:rPr>
          <w:ins w:id="1380" w:author="User" w:date="2025-06-10T17:49:00Z"/>
          <w:color w:val="auto"/>
          <w:szCs w:val="24"/>
        </w:rPr>
      </w:pPr>
    </w:p>
    <w:p w14:paraId="6C1EF6FD" w14:textId="7AF6341A" w:rsidR="00E841F2" w:rsidRDefault="00E841F2" w:rsidP="00295AEE">
      <w:pPr>
        <w:spacing w:before="100" w:beforeAutospacing="1" w:after="100" w:afterAutospacing="1" w:line="240" w:lineRule="auto"/>
        <w:ind w:left="0" w:firstLine="0"/>
        <w:rPr>
          <w:ins w:id="1381" w:author="User" w:date="2025-06-10T17:49:00Z"/>
          <w:color w:val="auto"/>
          <w:szCs w:val="24"/>
        </w:rPr>
      </w:pPr>
    </w:p>
    <w:p w14:paraId="5239D4BC" w14:textId="0FA323EA" w:rsidR="00E841F2" w:rsidRDefault="00E841F2" w:rsidP="00295AEE">
      <w:pPr>
        <w:spacing w:before="100" w:beforeAutospacing="1" w:after="100" w:afterAutospacing="1" w:line="240" w:lineRule="auto"/>
        <w:ind w:left="0" w:firstLine="0"/>
        <w:rPr>
          <w:ins w:id="1382" w:author="User" w:date="2025-06-10T17:49:00Z"/>
          <w:color w:val="auto"/>
          <w:szCs w:val="24"/>
        </w:rPr>
      </w:pPr>
    </w:p>
    <w:p w14:paraId="00A585E7" w14:textId="690EA3BE" w:rsidR="00E841F2" w:rsidRDefault="00E841F2" w:rsidP="00295AEE">
      <w:pPr>
        <w:spacing w:before="100" w:beforeAutospacing="1" w:after="100" w:afterAutospacing="1" w:line="240" w:lineRule="auto"/>
        <w:ind w:left="0" w:firstLine="0"/>
        <w:rPr>
          <w:ins w:id="1383" w:author="User" w:date="2025-06-10T17:49:00Z"/>
          <w:color w:val="auto"/>
          <w:szCs w:val="24"/>
        </w:rPr>
      </w:pPr>
    </w:p>
    <w:p w14:paraId="71AC8C09" w14:textId="77777777" w:rsidR="00E841F2" w:rsidRPr="00295AEE" w:rsidRDefault="00E841F2">
      <w:pPr>
        <w:spacing w:before="100" w:beforeAutospacing="1" w:after="100" w:afterAutospacing="1" w:line="240" w:lineRule="auto"/>
        <w:ind w:left="0" w:firstLine="0"/>
        <w:rPr>
          <w:ins w:id="1384" w:author="User" w:date="2025-06-05T17:58:00Z"/>
          <w:color w:val="auto"/>
          <w:szCs w:val="24"/>
        </w:rPr>
        <w:pPrChange w:id="1385" w:author="User" w:date="2025-06-05T17:58:00Z">
          <w:pPr>
            <w:spacing w:before="100" w:beforeAutospacing="1" w:after="100" w:afterAutospacing="1" w:line="240" w:lineRule="auto"/>
            <w:ind w:left="0" w:firstLine="0"/>
            <w:jc w:val="left"/>
          </w:pPr>
        </w:pPrChange>
      </w:pPr>
    </w:p>
    <w:p w14:paraId="1CF6C6A0" w14:textId="494B0CB9" w:rsidR="00295AEE" w:rsidRPr="00B36604" w:rsidRDefault="00E841F2" w:rsidP="00AB7FB9">
      <w:pPr>
        <w:spacing w:after="249" w:line="480" w:lineRule="auto"/>
        <w:ind w:left="0" w:firstLine="0"/>
        <w:rPr>
          <w:b/>
          <w:u w:val="single" w:color="000000"/>
          <w:lang w:val="en-US"/>
        </w:rPr>
      </w:pPr>
      <w:ins w:id="1386" w:author="User" w:date="2025-06-05T18:01:00Z">
        <w:r w:rsidRPr="00741401">
          <w:rPr>
            <w:noProof/>
            <w:color w:val="auto"/>
            <w:szCs w:val="24"/>
            <w:lang w:val="en-US"/>
          </w:rPr>
          <w:drawing>
            <wp:anchor distT="0" distB="0" distL="114300" distR="114300" simplePos="0" relativeHeight="251659264" behindDoc="1" locked="0" layoutInCell="1" allowOverlap="1" wp14:anchorId="73DDC4E4" wp14:editId="7275389B">
              <wp:simplePos x="0" y="0"/>
              <wp:positionH relativeFrom="margin">
                <wp:posOffset>-62865</wp:posOffset>
              </wp:positionH>
              <wp:positionV relativeFrom="paragraph">
                <wp:posOffset>365760</wp:posOffset>
              </wp:positionV>
              <wp:extent cx="2964678" cy="2171700"/>
              <wp:effectExtent l="0" t="0" r="7620" b="0"/>
              <wp:wrapTight wrapText="bothSides">
                <wp:wrapPolygon edited="0">
                  <wp:start x="0" y="0"/>
                  <wp:lineTo x="0" y="21411"/>
                  <wp:lineTo x="21517" y="21411"/>
                  <wp:lineTo x="21517"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964678" cy="2171700"/>
                      </a:xfrm>
                      <a:prstGeom prst="rect">
                        <a:avLst/>
                      </a:prstGeom>
                    </pic:spPr>
                  </pic:pic>
                </a:graphicData>
              </a:graphic>
            </wp:anchor>
          </w:drawing>
        </w:r>
      </w:ins>
    </w:p>
    <w:p w14:paraId="1C23B07B" w14:textId="197F7227" w:rsidR="00316F60" w:rsidRPr="00B36604" w:rsidDel="009E1794" w:rsidRDefault="00316F60" w:rsidP="00AB7FB9">
      <w:pPr>
        <w:spacing w:line="480" w:lineRule="auto"/>
        <w:rPr>
          <w:del w:id="1387" w:author="User" w:date="2025-06-10T17:42:00Z"/>
          <w:lang w:val="en-US"/>
        </w:rPr>
      </w:pPr>
    </w:p>
    <w:p w14:paraId="203619E1" w14:textId="019AADDB" w:rsidR="00316F60" w:rsidRPr="00B36604" w:rsidRDefault="00316F60">
      <w:pPr>
        <w:spacing w:line="480" w:lineRule="auto"/>
        <w:rPr>
          <w:b/>
          <w:szCs w:val="24"/>
          <w:lang w:val="en-US"/>
        </w:rPr>
        <w:pPrChange w:id="1388" w:author="User" w:date="2025-06-10T17:42:00Z">
          <w:pPr>
            <w:spacing w:before="1080" w:line="480" w:lineRule="auto"/>
            <w:jc w:val="center"/>
          </w:pPr>
        </w:pPrChange>
      </w:pPr>
    </w:p>
    <w:p w14:paraId="568B933F" w14:textId="33C67147" w:rsidR="00316F60" w:rsidRPr="00B36604" w:rsidRDefault="009E1794">
      <w:pPr>
        <w:rPr>
          <w:lang w:val="en-US"/>
        </w:rPr>
      </w:pPr>
      <w:ins w:id="1389" w:author="User" w:date="2025-06-10T17:42:00Z">
        <w:r w:rsidRPr="009E1794">
          <w:rPr>
            <w:b/>
            <w:noProof/>
            <w:szCs w:val="24"/>
            <w:lang w:val="en-US"/>
          </w:rPr>
          <w:drawing>
            <wp:anchor distT="0" distB="0" distL="114300" distR="114300" simplePos="0" relativeHeight="251661312" behindDoc="0" locked="0" layoutInCell="1" allowOverlap="1" wp14:anchorId="791035D2" wp14:editId="65D1D839">
              <wp:simplePos x="0" y="0"/>
              <wp:positionH relativeFrom="column">
                <wp:posOffset>52070</wp:posOffset>
              </wp:positionH>
              <wp:positionV relativeFrom="paragraph">
                <wp:posOffset>4970780</wp:posOffset>
              </wp:positionV>
              <wp:extent cx="4007930" cy="3019425"/>
              <wp:effectExtent l="0" t="0" r="0" b="0"/>
              <wp:wrapSquare wrapText="bothSides"/>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007930" cy="3019425"/>
                      </a:xfrm>
                      <a:prstGeom prst="rect">
                        <a:avLst/>
                      </a:prstGeom>
                    </pic:spPr>
                  </pic:pic>
                </a:graphicData>
              </a:graphic>
              <wp14:sizeRelH relativeFrom="page">
                <wp14:pctWidth>0</wp14:pctWidth>
              </wp14:sizeRelH>
              <wp14:sizeRelV relativeFrom="page">
                <wp14:pctHeight>0</wp14:pctHeight>
              </wp14:sizeRelV>
            </wp:anchor>
          </w:drawing>
        </w:r>
      </w:ins>
      <w:ins w:id="1390" w:author="User" w:date="2025-06-05T18:01:00Z">
        <w:r w:rsidRPr="00932FB9">
          <w:rPr>
            <w:noProof/>
            <w:color w:val="auto"/>
            <w:szCs w:val="24"/>
            <w:lang w:val="en-US"/>
          </w:rPr>
          <w:drawing>
            <wp:anchor distT="0" distB="0" distL="114300" distR="114300" simplePos="0" relativeHeight="251660288" behindDoc="1" locked="0" layoutInCell="1" allowOverlap="1" wp14:anchorId="6823C1B8" wp14:editId="318CDF18">
              <wp:simplePos x="0" y="0"/>
              <wp:positionH relativeFrom="margin">
                <wp:align>left</wp:align>
              </wp:positionH>
              <wp:positionV relativeFrom="paragraph">
                <wp:posOffset>2287270</wp:posOffset>
              </wp:positionV>
              <wp:extent cx="3583940" cy="1943100"/>
              <wp:effectExtent l="0" t="0" r="0" b="0"/>
              <wp:wrapTight wrapText="bothSides">
                <wp:wrapPolygon edited="0">
                  <wp:start x="0" y="0"/>
                  <wp:lineTo x="0" y="21388"/>
                  <wp:lineTo x="21470" y="21388"/>
                  <wp:lineTo x="21470"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83940" cy="1943100"/>
                      </a:xfrm>
                      <a:prstGeom prst="rect">
                        <a:avLst/>
                      </a:prstGeom>
                    </pic:spPr>
                  </pic:pic>
                </a:graphicData>
              </a:graphic>
              <wp14:sizeRelH relativeFrom="margin">
                <wp14:pctWidth>0</wp14:pctWidth>
              </wp14:sizeRelH>
              <wp14:sizeRelV relativeFrom="margin">
                <wp14:pctHeight>0</wp14:pctHeight>
              </wp14:sizeRelV>
            </wp:anchor>
          </w:drawing>
        </w:r>
      </w:ins>
    </w:p>
    <w:sectPr w:rsidR="00316F60" w:rsidRPr="00B36604" w:rsidSect="00316F60">
      <w:headerReference w:type="default" r:id="rId15"/>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Matheus Machado Gomes" w:date="2025-03-29T13:43:00Z" w:initials="MMG">
    <w:p w14:paraId="44B61DBA" w14:textId="6A874B40" w:rsidR="00B36604" w:rsidRDefault="00B36604">
      <w:pPr>
        <w:pStyle w:val="Textodecomentrio"/>
      </w:pPr>
      <w:r>
        <w:rPr>
          <w:rStyle w:val="Refdecomentrio"/>
        </w:rPr>
        <w:annotationRef/>
      </w:r>
      <w:r>
        <w:t xml:space="preserve">Incluir como segundo e terceiro autores Leonardo e </w:t>
      </w:r>
      <w:proofErr w:type="spellStart"/>
      <w:r>
        <w:t>Myrian</w:t>
      </w:r>
      <w:proofErr w:type="spellEnd"/>
      <w:r>
        <w:t>, respectivamente. Orientador fica sempre por último</w:t>
      </w:r>
    </w:p>
  </w:comment>
  <w:comment w:id="2" w:author="User" w:date="2025-05-28T15:20:00Z" w:initials="U">
    <w:p w14:paraId="6739D1E2" w14:textId="6ADD4049" w:rsidR="00E8343D" w:rsidRDefault="00E8343D">
      <w:pPr>
        <w:pStyle w:val="Textodecomentrio"/>
      </w:pPr>
      <w:r>
        <w:rPr>
          <w:rStyle w:val="Refdecomentrio"/>
        </w:rPr>
        <w:annotationRef/>
      </w:r>
      <w:r>
        <w:t>ok</w:t>
      </w:r>
    </w:p>
  </w:comment>
  <w:comment w:id="3" w:author="User" w:date="2025-05-28T15:20:00Z" w:initials="U">
    <w:p w14:paraId="44F82CAD" w14:textId="7FD6C1EF" w:rsidR="00E8343D" w:rsidRDefault="00E8343D">
      <w:pPr>
        <w:pStyle w:val="Textodecomentrio"/>
      </w:pPr>
      <w:r>
        <w:rPr>
          <w:rStyle w:val="Refdecomentrio"/>
        </w:rPr>
        <w:annotationRef/>
      </w:r>
    </w:p>
  </w:comment>
  <w:comment w:id="4" w:author="User" w:date="2025-05-28T15:25:00Z" w:initials="U">
    <w:p w14:paraId="7E188FC6" w14:textId="69E0E0FF" w:rsidR="00E8343D" w:rsidRDefault="00E8343D">
      <w:pPr>
        <w:pStyle w:val="Textodecomentrio"/>
      </w:pPr>
      <w:r>
        <w:rPr>
          <w:rStyle w:val="Refdecomentrio"/>
        </w:rPr>
        <w:annotationRef/>
      </w:r>
      <w:r>
        <w:t xml:space="preserve">Inclui também o Leomar que foi o meu supervisor quando fiz estágio no </w:t>
      </w:r>
      <w:proofErr w:type="spellStart"/>
      <w:r>
        <w:t>Crossfit</w:t>
      </w:r>
      <w:proofErr w:type="spellEnd"/>
      <w:r w:rsidR="008240AD">
        <w:t xml:space="preserve"> e avaliou minha proposta metodológica condizente com a modalidade. Ele</w:t>
      </w:r>
      <w:r>
        <w:t xml:space="preserve"> tem a certificação </w:t>
      </w:r>
      <w:proofErr w:type="spellStart"/>
      <w:r w:rsidR="008240AD">
        <w:t>level</w:t>
      </w:r>
      <w:proofErr w:type="spellEnd"/>
      <w:r w:rsidR="008240AD">
        <w:t xml:space="preserve"> 1 do </w:t>
      </w:r>
      <w:proofErr w:type="spellStart"/>
      <w:r w:rsidR="008240AD">
        <w:t>Crossfit</w:t>
      </w:r>
      <w:proofErr w:type="spellEnd"/>
      <w:r w:rsidR="008240AD">
        <w:t xml:space="preserve"> e mencionei o fato na descrição </w:t>
      </w:r>
      <w:proofErr w:type="spellStart"/>
      <w:r w:rsidR="008240AD">
        <w:t>metológica</w:t>
      </w:r>
      <w:proofErr w:type="spellEnd"/>
      <w:r w:rsidR="008240AD">
        <w:t xml:space="preserve"> pra dar mais suporte.</w:t>
      </w:r>
    </w:p>
  </w:comment>
  <w:comment w:id="5" w:author="User" w:date="2025-05-28T15:27:00Z" w:initials="U">
    <w:p w14:paraId="732473C5" w14:textId="587A444D" w:rsidR="008240AD" w:rsidRDefault="008240AD">
      <w:pPr>
        <w:pStyle w:val="Textodecomentrio"/>
      </w:pPr>
      <w:r>
        <w:rPr>
          <w:rStyle w:val="Refdecomentrio"/>
        </w:rPr>
        <w:annotationRef/>
      </w:r>
    </w:p>
  </w:comment>
  <w:comment w:id="11" w:author="Matheus Machado Gomes" w:date="2025-03-29T13:47:00Z" w:initials="MMG">
    <w:p w14:paraId="15A5B6D0" w14:textId="5C423BF4" w:rsidR="00C2026C" w:rsidRDefault="00C2026C">
      <w:pPr>
        <w:pStyle w:val="Textodecomentrio"/>
      </w:pPr>
      <w:r>
        <w:rPr>
          <w:rStyle w:val="Refdecomentrio"/>
        </w:rPr>
        <w:annotationRef/>
      </w:r>
      <w:r>
        <w:t xml:space="preserve">Na próxima versão incluir as referências. Faça usando algum programa de organização automática de referências (ex. </w:t>
      </w:r>
      <w:proofErr w:type="spellStart"/>
      <w:r>
        <w:t>Mendeley</w:t>
      </w:r>
      <w:proofErr w:type="spellEnd"/>
      <w:r>
        <w:t xml:space="preserve"> ou </w:t>
      </w:r>
      <w:proofErr w:type="spellStart"/>
      <w:r>
        <w:t>Zotero</w:t>
      </w:r>
      <w:proofErr w:type="spellEnd"/>
      <w:r>
        <w:t>)</w:t>
      </w:r>
    </w:p>
  </w:comment>
  <w:comment w:id="12" w:author="User" w:date="2025-05-29T17:40:00Z" w:initials="U">
    <w:p w14:paraId="11F4EA55" w14:textId="1C9C9814" w:rsidR="00A56C9C" w:rsidRDefault="00A56C9C">
      <w:pPr>
        <w:pStyle w:val="Textodecomentrio"/>
      </w:pPr>
      <w:r>
        <w:rPr>
          <w:rStyle w:val="Refdecomentrio"/>
        </w:rPr>
        <w:annotationRef/>
      </w:r>
      <w:r>
        <w:t xml:space="preserve">Ok, estou utilizando </w:t>
      </w:r>
      <w:proofErr w:type="spellStart"/>
      <w:r>
        <w:t>zotero</w:t>
      </w:r>
      <w:proofErr w:type="spellEnd"/>
      <w:r>
        <w:t xml:space="preserve">, no </w:t>
      </w:r>
      <w:proofErr w:type="spellStart"/>
      <w:r>
        <w:t>guideline</w:t>
      </w:r>
      <w:proofErr w:type="spellEnd"/>
      <w:r>
        <w:t xml:space="preserve"> da </w:t>
      </w:r>
      <w:proofErr w:type="spellStart"/>
      <w:r>
        <w:t>Journar</w:t>
      </w:r>
      <w:proofErr w:type="spellEnd"/>
      <w:r>
        <w:t xml:space="preserve"> </w:t>
      </w:r>
      <w:proofErr w:type="spellStart"/>
      <w:r>
        <w:t>Of</w:t>
      </w:r>
      <w:proofErr w:type="spellEnd"/>
      <w:r>
        <w:t xml:space="preserve"> </w:t>
      </w:r>
      <w:proofErr w:type="spellStart"/>
      <w:r>
        <w:t>Strenght</w:t>
      </w:r>
      <w:proofErr w:type="spellEnd"/>
      <w:r>
        <w:t xml:space="preserve"> </w:t>
      </w:r>
      <w:proofErr w:type="spellStart"/>
      <w:r>
        <w:t>and</w:t>
      </w:r>
      <w:proofErr w:type="spellEnd"/>
      <w:r>
        <w:t xml:space="preserve"> </w:t>
      </w:r>
      <w:proofErr w:type="spellStart"/>
      <w:r>
        <w:t>Conditioning</w:t>
      </w:r>
      <w:proofErr w:type="spellEnd"/>
    </w:p>
  </w:comment>
  <w:comment w:id="13" w:author="User" w:date="2025-05-29T17:41:00Z" w:initials="U">
    <w:p w14:paraId="3E82FAC7" w14:textId="41DB7105" w:rsidR="00A56C9C" w:rsidRDefault="00A56C9C">
      <w:pPr>
        <w:pStyle w:val="Textodecomentrio"/>
      </w:pPr>
      <w:r>
        <w:rPr>
          <w:rStyle w:val="Refdecomentrio"/>
        </w:rPr>
        <w:annotationRef/>
      </w:r>
    </w:p>
  </w:comment>
  <w:comment w:id="19" w:author="Matheus Machado Gomes" w:date="2025-03-29T13:49:00Z" w:initials="MMG">
    <w:p w14:paraId="10C0B95C" w14:textId="54EC4912" w:rsidR="00C2026C" w:rsidRDefault="00C2026C">
      <w:pPr>
        <w:pStyle w:val="Textodecomentrio"/>
      </w:pPr>
      <w:r>
        <w:rPr>
          <w:rStyle w:val="Refdecomentrio"/>
        </w:rPr>
        <w:annotationRef/>
      </w:r>
      <w:r>
        <w:t xml:space="preserve">Coloque as referências para eu poder ver. </w:t>
      </w:r>
    </w:p>
  </w:comment>
  <w:comment w:id="20" w:author="User" w:date="2025-05-29T17:40:00Z" w:initials="U">
    <w:p w14:paraId="4F940C78" w14:textId="7FC33B01" w:rsidR="00A56C9C" w:rsidRDefault="00A56C9C">
      <w:pPr>
        <w:pStyle w:val="Textodecomentrio"/>
      </w:pPr>
      <w:r>
        <w:rPr>
          <w:rStyle w:val="Refdecomentrio"/>
        </w:rPr>
        <w:annotationRef/>
      </w:r>
      <w:r>
        <w:t>ok</w:t>
      </w:r>
    </w:p>
  </w:comment>
  <w:comment w:id="21" w:author="User" w:date="2025-05-29T17:40:00Z" w:initials="U">
    <w:p w14:paraId="7FBB8800" w14:textId="585D64E8" w:rsidR="00A56C9C" w:rsidRDefault="00A56C9C">
      <w:pPr>
        <w:pStyle w:val="Textodecomentrio"/>
      </w:pPr>
      <w:r>
        <w:rPr>
          <w:rStyle w:val="Refdecomentrio"/>
        </w:rPr>
        <w:annotationRef/>
      </w:r>
    </w:p>
  </w:comment>
  <w:comment w:id="87" w:author="Matheus Machado Gomes" w:date="2025-03-29T14:21:00Z" w:initials="MMG">
    <w:p w14:paraId="7262C81E" w14:textId="77777777" w:rsidR="00CB7F5A" w:rsidRDefault="00CB7F5A">
      <w:pPr>
        <w:pStyle w:val="Textodecomentrio"/>
      </w:pPr>
      <w:r>
        <w:rPr>
          <w:rStyle w:val="Refdecomentrio"/>
        </w:rPr>
        <w:annotationRef/>
      </w:r>
      <w:r>
        <w:t xml:space="preserve">O tríceps não começa em uma posição mais alongada no </w:t>
      </w:r>
      <w:r w:rsidRPr="00CB7F5A">
        <w:t>SHSPU</w:t>
      </w:r>
      <w:r>
        <w:t xml:space="preserve">? </w:t>
      </w:r>
    </w:p>
    <w:p w14:paraId="4C94E8C5" w14:textId="030F640B" w:rsidR="00CB7F5A" w:rsidRDefault="00CB7F5A">
      <w:pPr>
        <w:pStyle w:val="Textodecomentrio"/>
      </w:pPr>
      <w:r>
        <w:t xml:space="preserve">Outra coisa, com o músculo um pouco mais alongada (até 20% do seu comprimento) fica ideal para gerar tensão, porém alongado de mais fica ruim? Como sabe </w:t>
      </w:r>
      <w:r w:rsidR="001E2528">
        <w:t>em qual dessas posições está mais próximo do comprimento ideal?</w:t>
      </w:r>
    </w:p>
    <w:p w14:paraId="6E81D348" w14:textId="77777777" w:rsidR="001E2528" w:rsidRDefault="001E2528">
      <w:pPr>
        <w:pStyle w:val="Textodecomentrio"/>
      </w:pPr>
    </w:p>
    <w:p w14:paraId="54B4B261" w14:textId="2B6AECC5" w:rsidR="001E2528" w:rsidRPr="00CB7F5A" w:rsidRDefault="001E2528">
      <w:pPr>
        <w:pStyle w:val="Textodecomentrio"/>
      </w:pPr>
      <w:r>
        <w:t xml:space="preserve">Se for meramente especulativo, melhor dizer que há mudanças no comprimento muscular que poderiam interferir na capacidade desse músculo desenvolver tensão nas duas situações. </w:t>
      </w:r>
    </w:p>
  </w:comment>
  <w:comment w:id="88" w:author="User" w:date="2025-06-03T11:29:00Z" w:initials="U">
    <w:p w14:paraId="2E2B7315" w14:textId="15585366" w:rsidR="007E076D" w:rsidRDefault="007E076D">
      <w:pPr>
        <w:pStyle w:val="Textodecomentrio"/>
      </w:pPr>
      <w:r>
        <w:rPr>
          <w:rStyle w:val="Refdecomentrio"/>
        </w:rPr>
        <w:annotationRef/>
      </w:r>
      <w:r>
        <w:t xml:space="preserve">Sim, sei que tem o ponto de extensão que favorece a tensão. Mas comparando os ângulos do cotovelo nos dois exercícios como no SP esse ângulo é mais fechado deixando o tríceps mais alongado que no SHSPU, e na prática vemos que não é 1:1 em termos 1-rm nos dois, geralmente especulei que o alongamento muscular no SP tivesse ultrapassado esse ótimo enquanto no SHSPU estivesse mais próximo. Mas fui atrás de mais informações e achei </w:t>
      </w:r>
      <w:proofErr w:type="gramStart"/>
      <w:r>
        <w:t>uns artigo</w:t>
      </w:r>
      <w:proofErr w:type="gramEnd"/>
      <w:r>
        <w:t xml:space="preserve"> que podem embasar isso e também possíveis outros fatores. Reescrevi essa parte abaixo com essas informações e novas referências grifado em amarelo. </w:t>
      </w:r>
    </w:p>
  </w:comment>
  <w:comment w:id="89" w:author="User" w:date="2025-06-03T11:34:00Z" w:initials="U">
    <w:p w14:paraId="78842FD1" w14:textId="022B54DF" w:rsidR="007E076D" w:rsidRDefault="007E076D">
      <w:pPr>
        <w:pStyle w:val="Textodecomentrio"/>
      </w:pPr>
      <w:r>
        <w:rPr>
          <w:rStyle w:val="Refdecomentrio"/>
        </w:rPr>
        <w:annotationRef/>
      </w:r>
    </w:p>
  </w:comment>
  <w:comment w:id="90" w:author="User" w:date="2025-06-03T17:00:00Z" w:initials="U">
    <w:p w14:paraId="37B07C45" w14:textId="507232E7" w:rsidR="00000592" w:rsidRDefault="00000592">
      <w:pPr>
        <w:pStyle w:val="Textodecomentrio"/>
      </w:pPr>
      <w:r>
        <w:rPr>
          <w:rStyle w:val="Refdecomentrio"/>
        </w:rPr>
        <w:annotationRef/>
      </w:r>
      <w:r>
        <w:t>Deixei em itálico o que tinha escrito anteriormente e grifado em amarelo o novo</w:t>
      </w:r>
    </w:p>
  </w:comment>
  <w:comment w:id="96" w:author="Matheus Machado Gomes" w:date="2025-03-29T14:28:00Z" w:initials="MMG">
    <w:p w14:paraId="639883D5" w14:textId="77777777" w:rsidR="00D51D45" w:rsidRDefault="00D51D45">
      <w:pPr>
        <w:pStyle w:val="Textodecomentrio"/>
      </w:pPr>
      <w:r>
        <w:rPr>
          <w:rStyle w:val="Refdecomentrio"/>
        </w:rPr>
        <w:annotationRef/>
      </w:r>
      <w:r>
        <w:t>Começa com maior flexão e não extensão. Não é?</w:t>
      </w:r>
    </w:p>
    <w:p w14:paraId="093C5ABF" w14:textId="2099BBF3" w:rsidR="00D51D45" w:rsidRDefault="00D51D45">
      <w:pPr>
        <w:pStyle w:val="Textodecomentrio"/>
      </w:pPr>
      <w:r>
        <w:t>Tem referência para citar como sustentação para esta suposição?</w:t>
      </w:r>
    </w:p>
  </w:comment>
  <w:comment w:id="192" w:author="Matheus Machado Gomes" w:date="2025-03-29T14:48:00Z" w:initials="MMG">
    <w:p w14:paraId="48870F48" w14:textId="2617F3E5" w:rsidR="005F178C" w:rsidRDefault="005F178C">
      <w:pPr>
        <w:pStyle w:val="Textodecomentrio"/>
      </w:pPr>
      <w:r>
        <w:rPr>
          <w:rStyle w:val="Refdecomentrio"/>
        </w:rPr>
        <w:annotationRef/>
      </w:r>
      <w:r>
        <w:t>Siglas já foram definidas anteriormente, não precisa definir de novo</w:t>
      </w:r>
    </w:p>
  </w:comment>
  <w:comment w:id="193" w:author="User" w:date="2025-06-03T17:29:00Z" w:initials="U">
    <w:p w14:paraId="2F881377" w14:textId="78AB1B18" w:rsidR="00EA3C89" w:rsidRDefault="00EA3C89">
      <w:pPr>
        <w:pStyle w:val="Textodecomentrio"/>
      </w:pPr>
      <w:r>
        <w:rPr>
          <w:rStyle w:val="Refdecomentrio"/>
        </w:rPr>
        <w:annotationRef/>
      </w:r>
      <w:r>
        <w:t>Ok</w:t>
      </w:r>
    </w:p>
    <w:p w14:paraId="1998C5FD" w14:textId="072B9F39" w:rsidR="00EA3C89" w:rsidRDefault="00EA3C89">
      <w:pPr>
        <w:pStyle w:val="Textodecomentrio"/>
      </w:pPr>
    </w:p>
  </w:comment>
  <w:comment w:id="194" w:author="User" w:date="2025-06-03T17:29:00Z" w:initials="U">
    <w:p w14:paraId="573B6AFE" w14:textId="1D84751B" w:rsidR="00EA3C89" w:rsidRDefault="00EA3C89">
      <w:pPr>
        <w:pStyle w:val="Textodecomentrio"/>
      </w:pPr>
      <w:r>
        <w:rPr>
          <w:rStyle w:val="Refdecomentrio"/>
        </w:rPr>
        <w:annotationRef/>
      </w:r>
    </w:p>
  </w:comment>
  <w:comment w:id="226" w:author="Matheus Machado Gomes" w:date="2025-03-29T14:48:00Z" w:initials="MMG">
    <w:p w14:paraId="7FF453C1" w14:textId="7999C4EF" w:rsidR="005F178C" w:rsidRDefault="005F178C">
      <w:pPr>
        <w:pStyle w:val="Textodecomentrio"/>
      </w:pPr>
      <w:r>
        <w:rPr>
          <w:rStyle w:val="Refdecomentrio"/>
        </w:rPr>
        <w:annotationRef/>
      </w:r>
      <w:r>
        <w:t xml:space="preserve">Se estes aspectos são importantes, eles devem ser trazidos à tona na introdução. </w:t>
      </w:r>
    </w:p>
  </w:comment>
  <w:comment w:id="227" w:author="User" w:date="2025-06-05T17:20:00Z" w:initials="U">
    <w:p w14:paraId="2DA62622" w14:textId="62F67BFD" w:rsidR="00803B6C" w:rsidRDefault="00803B6C">
      <w:pPr>
        <w:pStyle w:val="Textodecomentrio"/>
      </w:pPr>
      <w:r>
        <w:rPr>
          <w:rStyle w:val="Refdecomentrio"/>
        </w:rPr>
        <w:annotationRef/>
      </w:r>
      <w:r>
        <w:t xml:space="preserve">Não vamos usar as outras </w:t>
      </w:r>
      <w:proofErr w:type="gramStart"/>
      <w:r>
        <w:t>modalidades melhor</w:t>
      </w:r>
      <w:proofErr w:type="gramEnd"/>
      <w:r>
        <w:t xml:space="preserve"> tirar então. O tempo de prática acho que podemos deixar e retomar sobre a “importância” disso na </w:t>
      </w:r>
      <w:proofErr w:type="spellStart"/>
      <w:r>
        <w:t>discussa</w:t>
      </w:r>
      <w:proofErr w:type="spellEnd"/>
      <w:r>
        <w:t>. O que acha? Ate porque vamos incluir essa variável na regressão que vimos que tem impacto embora pouco.</w:t>
      </w:r>
    </w:p>
  </w:comment>
  <w:comment w:id="228" w:author="User" w:date="2025-06-05T17:21:00Z" w:initials="U">
    <w:p w14:paraId="24FF7274" w14:textId="76D681F0" w:rsidR="00803B6C" w:rsidRDefault="00803B6C">
      <w:pPr>
        <w:pStyle w:val="Textodecomentrio"/>
      </w:pPr>
      <w:r>
        <w:rPr>
          <w:rStyle w:val="Refdecomentrio"/>
        </w:rPr>
        <w:annotationRef/>
      </w:r>
    </w:p>
  </w:comment>
  <w:comment w:id="233" w:author="Matheus Machado Gomes" w:date="2025-03-29T14:52:00Z" w:initials="MMG">
    <w:p w14:paraId="1B250CAC" w14:textId="719122A9" w:rsidR="002A6B4D" w:rsidRDefault="002A6B4D">
      <w:pPr>
        <w:pStyle w:val="Textodecomentrio"/>
      </w:pPr>
      <w:r>
        <w:rPr>
          <w:rStyle w:val="Refdecomentrio"/>
        </w:rPr>
        <w:annotationRef/>
      </w:r>
      <w:proofErr w:type="spellStart"/>
      <w:r>
        <w:t>Participants</w:t>
      </w:r>
      <w:proofErr w:type="spellEnd"/>
    </w:p>
  </w:comment>
  <w:comment w:id="234" w:author="User" w:date="2025-06-05T17:20:00Z" w:initials="U">
    <w:p w14:paraId="0B8C3ECD" w14:textId="324980A9" w:rsidR="00803B6C" w:rsidRDefault="00803B6C">
      <w:pPr>
        <w:pStyle w:val="Textodecomentrio"/>
      </w:pPr>
      <w:r>
        <w:rPr>
          <w:rStyle w:val="Refdecomentrio"/>
        </w:rPr>
        <w:annotationRef/>
      </w:r>
      <w:r>
        <w:t>ok</w:t>
      </w:r>
    </w:p>
  </w:comment>
  <w:comment w:id="238" w:author="Matheus Machado Gomes" w:date="2025-03-29T15:02:00Z" w:initials="MMG">
    <w:p w14:paraId="6355FC55" w14:textId="4318975A" w:rsidR="00521D4E" w:rsidRDefault="00521D4E">
      <w:pPr>
        <w:pStyle w:val="Textodecomentrio"/>
      </w:pPr>
      <w:r>
        <w:rPr>
          <w:rStyle w:val="Refdecomentrio"/>
        </w:rPr>
        <w:annotationRef/>
      </w:r>
      <w:r>
        <w:t xml:space="preserve">Incluir figura de um participante realizando ambos os exercícios. </w:t>
      </w:r>
    </w:p>
  </w:comment>
  <w:comment w:id="239" w:author="User" w:date="2025-06-05T17:55:00Z" w:initials="U">
    <w:p w14:paraId="1F047538" w14:textId="4EB5DE98" w:rsidR="00295AEE" w:rsidRDefault="00295AEE">
      <w:pPr>
        <w:pStyle w:val="Textodecomentrio"/>
      </w:pPr>
      <w:r>
        <w:rPr>
          <w:rStyle w:val="Refdecomentrio"/>
        </w:rPr>
        <w:annotationRef/>
      </w:r>
      <w:r>
        <w:t xml:space="preserve">Ok. Coloquei no final que pelas diretrizes as figuras ficam cada uma numa pagina separada e as legendas numa seção própria “Figure </w:t>
      </w:r>
      <w:proofErr w:type="spellStart"/>
      <w:r>
        <w:t>Legends</w:t>
      </w:r>
      <w:proofErr w:type="spellEnd"/>
      <w:r>
        <w:t>”</w:t>
      </w:r>
    </w:p>
  </w:comment>
  <w:comment w:id="240" w:author="User" w:date="2025-06-05T17:56:00Z" w:initials="U">
    <w:p w14:paraId="3229542C" w14:textId="768EE57C" w:rsidR="00295AEE" w:rsidRDefault="00295AEE">
      <w:pPr>
        <w:pStyle w:val="Textodecomentrio"/>
      </w:pPr>
      <w:r>
        <w:rPr>
          <w:rStyle w:val="Refdecomentrio"/>
        </w:rPr>
        <w:annotationRef/>
      </w:r>
    </w:p>
  </w:comment>
  <w:comment w:id="241" w:author="User" w:date="2025-06-05T18:01:00Z" w:initials="U">
    <w:p w14:paraId="5CDD674A" w14:textId="77777777" w:rsidR="00F315CA" w:rsidRDefault="00F315CA">
      <w:pPr>
        <w:pStyle w:val="Textodecomentrio"/>
      </w:pPr>
      <w:r>
        <w:rPr>
          <w:rStyle w:val="Refdecomentrio"/>
        </w:rPr>
        <w:annotationRef/>
      </w:r>
      <w:r>
        <w:t xml:space="preserve">Na verdade as figuras devem ser enviados em arquivos separados </w:t>
      </w:r>
      <w:proofErr w:type="gramStart"/>
      <w:r>
        <w:t>e  texto</w:t>
      </w:r>
      <w:proofErr w:type="gramEnd"/>
      <w:r>
        <w:t xml:space="preserve"> contem “figure </w:t>
      </w:r>
      <w:proofErr w:type="spellStart"/>
      <w:r>
        <w:t>legends</w:t>
      </w:r>
      <w:proofErr w:type="spellEnd"/>
      <w:r>
        <w:t>” no final. Coloquei as figuras junto no final só pra você ver do que se trata, mas temos que apagar e criar um arquivo novo na resolução que eles pedem.</w:t>
      </w:r>
    </w:p>
    <w:p w14:paraId="438A0762" w14:textId="3F3E8768" w:rsidR="00F315CA" w:rsidRDefault="00F315CA">
      <w:pPr>
        <w:pStyle w:val="Textodecomentrio"/>
      </w:pPr>
    </w:p>
  </w:comment>
  <w:comment w:id="242" w:author="User" w:date="2025-06-05T18:02:00Z" w:initials="U">
    <w:p w14:paraId="34D058CD" w14:textId="37EB7EEC" w:rsidR="00F315CA" w:rsidRDefault="00F315CA">
      <w:pPr>
        <w:pStyle w:val="Textodecomentrio"/>
      </w:pPr>
      <w:r>
        <w:rPr>
          <w:rStyle w:val="Refdecomentrio"/>
        </w:rPr>
        <w:annotationRef/>
      </w:r>
    </w:p>
  </w:comment>
  <w:comment w:id="1101" w:author="Matheus Machado Gomes" w:date="2025-03-29T14:53:00Z" w:initials="MMG">
    <w:p w14:paraId="67EB93D2" w14:textId="0B9567B4" w:rsidR="002A6B4D" w:rsidRDefault="002A6B4D">
      <w:pPr>
        <w:pStyle w:val="Textodecomentrio"/>
      </w:pPr>
      <w:r>
        <w:rPr>
          <w:rStyle w:val="Refdecomentrio"/>
        </w:rPr>
        <w:annotationRef/>
      </w:r>
      <w:r>
        <w:t>Não tinha um número máximo de tentativas? Esclarecer.</w:t>
      </w:r>
    </w:p>
  </w:comment>
  <w:comment w:id="1102" w:author="User" w:date="2025-06-10T12:10:00Z" w:initials="U">
    <w:p w14:paraId="0B8E2C26" w14:textId="2DC05238" w:rsidR="007B25CD" w:rsidRDefault="007B25CD">
      <w:pPr>
        <w:pStyle w:val="Textodecomentrio"/>
      </w:pPr>
      <w:r>
        <w:rPr>
          <w:rStyle w:val="Refdecomentrio"/>
        </w:rPr>
        <w:annotationRef/>
      </w:r>
      <w:r>
        <w:t xml:space="preserve">Reescrito. Novo grifado em amarelo, antigo </w:t>
      </w:r>
      <w:proofErr w:type="spellStart"/>
      <w:r>
        <w:t>italico</w:t>
      </w:r>
      <w:proofErr w:type="spellEnd"/>
    </w:p>
  </w:comment>
  <w:comment w:id="1103" w:author="User" w:date="2025-06-10T12:10:00Z" w:initials="U">
    <w:p w14:paraId="461EEA36" w14:textId="2B0BF87A" w:rsidR="007B25CD" w:rsidRDefault="007B25CD">
      <w:pPr>
        <w:pStyle w:val="Textodecomentrio"/>
      </w:pPr>
      <w:r>
        <w:rPr>
          <w:rStyle w:val="Refdecomentrio"/>
        </w:rPr>
        <w:annotationRef/>
      </w:r>
    </w:p>
  </w:comment>
  <w:comment w:id="1131" w:author="Matheus Machado Gomes" w:date="2025-03-29T14:55:00Z" w:initials="MMG">
    <w:p w14:paraId="1BF10062" w14:textId="2D93A028" w:rsidR="002A6B4D" w:rsidRDefault="002A6B4D" w:rsidP="002A6B4D">
      <w:pPr>
        <w:pStyle w:val="Textodecomentrio"/>
        <w:ind w:left="0" w:firstLine="0"/>
      </w:pPr>
      <w:r>
        <w:rPr>
          <w:rStyle w:val="Refdecomentrio"/>
        </w:rPr>
        <w:annotationRef/>
      </w:r>
      <w:r>
        <w:t xml:space="preserve">Pelo que me recordo, eu fiquei de fazer uma outra análise. </w:t>
      </w:r>
      <w:r w:rsidR="0006021A">
        <w:t>Lembra qual era e por que</w:t>
      </w:r>
      <w:r>
        <w:t>?</w:t>
      </w:r>
    </w:p>
  </w:comment>
  <w:comment w:id="1132" w:author="User" w:date="2025-06-10T14:21:00Z" w:initials="U">
    <w:p w14:paraId="7389FB50" w14:textId="3FB18C7C" w:rsidR="00943826" w:rsidRDefault="00943826">
      <w:pPr>
        <w:pStyle w:val="Textodecomentrio"/>
      </w:pPr>
      <w:r>
        <w:rPr>
          <w:rStyle w:val="Refdecomentrio"/>
        </w:rPr>
        <w:annotationRef/>
      </w:r>
      <w:r>
        <w:t xml:space="preserve">Lembrei que pensamos em </w:t>
      </w:r>
      <w:proofErr w:type="spellStart"/>
      <w:r>
        <w:t>incluri</w:t>
      </w:r>
      <w:proofErr w:type="spellEnd"/>
      <w:r>
        <w:t xml:space="preserve"> regressão que considerasse o tempo de pratica junto com a força relativa, pois embora tenha dado muito pouco impacto alguns porcentos, </w:t>
      </w:r>
      <w:proofErr w:type="spellStart"/>
      <w:r>
        <w:t>vc</w:t>
      </w:r>
      <w:proofErr w:type="spellEnd"/>
      <w:r>
        <w:t xml:space="preserve"> achou melhor colocar. Duas variáveis consideradas, </w:t>
      </w:r>
      <w:proofErr w:type="gramStart"/>
      <w:r>
        <w:t>ai</w:t>
      </w:r>
      <w:proofErr w:type="gramEnd"/>
      <w:r>
        <w:t xml:space="preserve"> não teríamos os anovas e nem incluiríamos falar o suposto impacto de </w:t>
      </w:r>
      <w:proofErr w:type="spellStart"/>
      <w:r>
        <w:t>treinco</w:t>
      </w:r>
      <w:proofErr w:type="spellEnd"/>
      <w:r>
        <w:t xml:space="preserve"> concomitante das outras modalidades. Você tinha ficado de montar essa regressão de dois fatores.</w:t>
      </w:r>
    </w:p>
  </w:comment>
  <w:comment w:id="1133" w:author="User" w:date="2025-06-10T14:23:00Z" w:initials="U">
    <w:p w14:paraId="19673FE0" w14:textId="290A2B26" w:rsidR="00943826" w:rsidRDefault="00943826">
      <w:pPr>
        <w:pStyle w:val="Textodecomentrio"/>
      </w:pPr>
      <w:r>
        <w:rPr>
          <w:rStyle w:val="Refdecomentrio"/>
        </w:rPr>
        <w:annotationRef/>
      </w:r>
    </w:p>
  </w:comment>
  <w:comment w:id="1151" w:author="User" w:date="2025-06-10T17:40:00Z" w:initials="U">
    <w:p w14:paraId="4D867BD7" w14:textId="32B3A982" w:rsidR="009E1794" w:rsidRDefault="009E1794">
      <w:pPr>
        <w:pStyle w:val="Textodecomentrio"/>
      </w:pPr>
      <w:r>
        <w:rPr>
          <w:rStyle w:val="Refdecomentrio"/>
        </w:rPr>
        <w:annotationRef/>
      </w:r>
      <w:r>
        <w:t>Aqui considerei apenas a regressão linear, se vamos usa a regressão linear múltipla, colocamos a parte dessa ou com um resultado só?</w:t>
      </w:r>
    </w:p>
  </w:comment>
  <w:comment w:id="1152" w:author="User" w:date="2025-06-10T17:41:00Z" w:initials="U">
    <w:p w14:paraId="317AB545" w14:textId="4B88F820" w:rsidR="009E1794" w:rsidRDefault="009E1794">
      <w:pPr>
        <w:pStyle w:val="Textodecomentrio"/>
      </w:pPr>
      <w:r>
        <w:rPr>
          <w:rStyle w:val="Refdecomentrio"/>
        </w:rPr>
        <w:annotationRef/>
      </w:r>
    </w:p>
  </w:comment>
  <w:comment w:id="1316" w:author="User" w:date="2025-06-12T10:39:00Z" w:initials="U">
    <w:p w14:paraId="146F2D6D" w14:textId="363BD359" w:rsidR="00E579B8" w:rsidRDefault="00E579B8">
      <w:pPr>
        <w:pStyle w:val="Textodecomentrio"/>
      </w:pPr>
      <w:r>
        <w:rPr>
          <w:rStyle w:val="Refdecomentrio"/>
        </w:rPr>
        <w:annotationRef/>
      </w:r>
      <w:r>
        <w:t xml:space="preserve">Essa parte precisamos ver como fica caso seja feita a regressão múltipla que inclui essa </w:t>
      </w:r>
      <w:proofErr w:type="spellStart"/>
      <w:r>
        <w:t>variavel</w:t>
      </w:r>
      <w:proofErr w:type="spellEnd"/>
    </w:p>
  </w:comment>
  <w:comment w:id="1317" w:author="User" w:date="2025-06-12T10:40:00Z" w:initials="U">
    <w:p w14:paraId="3027BC7F" w14:textId="7F7732B1" w:rsidR="00E579B8" w:rsidRDefault="00E579B8">
      <w:pPr>
        <w:pStyle w:val="Textodecomentrio"/>
      </w:pPr>
      <w:r>
        <w:rPr>
          <w:rStyle w:val="Refdecomentrio"/>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B61DBA" w15:done="0"/>
  <w15:commentEx w15:paraId="6739D1E2" w15:paraIdParent="44B61DBA" w15:done="0"/>
  <w15:commentEx w15:paraId="44F82CAD" w15:paraIdParent="44B61DBA" w15:done="0"/>
  <w15:commentEx w15:paraId="7E188FC6" w15:paraIdParent="44B61DBA" w15:done="0"/>
  <w15:commentEx w15:paraId="732473C5" w15:paraIdParent="44B61DBA" w15:done="0"/>
  <w15:commentEx w15:paraId="15A5B6D0" w15:done="0"/>
  <w15:commentEx w15:paraId="11F4EA55" w15:paraIdParent="15A5B6D0" w15:done="0"/>
  <w15:commentEx w15:paraId="3E82FAC7" w15:paraIdParent="15A5B6D0" w15:done="0"/>
  <w15:commentEx w15:paraId="10C0B95C" w15:done="0"/>
  <w15:commentEx w15:paraId="4F940C78" w15:paraIdParent="10C0B95C" w15:done="0"/>
  <w15:commentEx w15:paraId="7FBB8800" w15:paraIdParent="10C0B95C" w15:done="0"/>
  <w15:commentEx w15:paraId="54B4B261" w15:done="0"/>
  <w15:commentEx w15:paraId="2E2B7315" w15:paraIdParent="54B4B261" w15:done="0"/>
  <w15:commentEx w15:paraId="78842FD1" w15:paraIdParent="54B4B261" w15:done="0"/>
  <w15:commentEx w15:paraId="37B07C45" w15:paraIdParent="54B4B261" w15:done="0"/>
  <w15:commentEx w15:paraId="093C5ABF" w15:done="0"/>
  <w15:commentEx w15:paraId="48870F48" w15:done="0"/>
  <w15:commentEx w15:paraId="1998C5FD" w15:paraIdParent="48870F48" w15:done="0"/>
  <w15:commentEx w15:paraId="573B6AFE" w15:paraIdParent="48870F48" w15:done="0"/>
  <w15:commentEx w15:paraId="7FF453C1" w15:done="0"/>
  <w15:commentEx w15:paraId="2DA62622" w15:paraIdParent="7FF453C1" w15:done="0"/>
  <w15:commentEx w15:paraId="24FF7274" w15:paraIdParent="7FF453C1" w15:done="0"/>
  <w15:commentEx w15:paraId="1B250CAC" w15:done="0"/>
  <w15:commentEx w15:paraId="0B8C3ECD" w15:paraIdParent="1B250CAC" w15:done="0"/>
  <w15:commentEx w15:paraId="6355FC55" w15:done="0"/>
  <w15:commentEx w15:paraId="1F047538" w15:paraIdParent="6355FC55" w15:done="0"/>
  <w15:commentEx w15:paraId="3229542C" w15:paraIdParent="6355FC55" w15:done="0"/>
  <w15:commentEx w15:paraId="438A0762" w15:paraIdParent="6355FC55" w15:done="0"/>
  <w15:commentEx w15:paraId="34D058CD" w15:paraIdParent="6355FC55" w15:done="0"/>
  <w15:commentEx w15:paraId="67EB93D2" w15:done="0"/>
  <w15:commentEx w15:paraId="0B8E2C26" w15:paraIdParent="67EB93D2" w15:done="0"/>
  <w15:commentEx w15:paraId="461EEA36" w15:paraIdParent="67EB93D2" w15:done="0"/>
  <w15:commentEx w15:paraId="1BF10062" w15:done="0"/>
  <w15:commentEx w15:paraId="7389FB50" w15:paraIdParent="1BF10062" w15:done="0"/>
  <w15:commentEx w15:paraId="19673FE0" w15:paraIdParent="1BF10062" w15:done="0"/>
  <w15:commentEx w15:paraId="4D867BD7" w15:done="0"/>
  <w15:commentEx w15:paraId="317AB545" w15:paraIdParent="4D867BD7" w15:done="0"/>
  <w15:commentEx w15:paraId="146F2D6D" w15:done="0"/>
  <w15:commentEx w15:paraId="3027BC7F" w15:paraIdParent="146F2D6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92777B" w16cex:dateUtc="2025-03-29T16:43:00Z"/>
  <w16cex:commentExtensible w16cex:durableId="2BE1A84D" w16cex:dateUtc="2025-05-28T18:20:00Z"/>
  <w16cex:commentExtensible w16cex:durableId="2BE1A852" w16cex:dateUtc="2025-05-28T18:20:00Z"/>
  <w16cex:commentExtensible w16cex:durableId="2BE1A972" w16cex:dateUtc="2025-05-28T18:25:00Z"/>
  <w16cex:commentExtensible w16cex:durableId="2BE1A9E7" w16cex:dateUtc="2025-05-28T18:27:00Z"/>
  <w16cex:commentExtensible w16cex:durableId="2B92788D" w16cex:dateUtc="2025-03-29T16:47:00Z"/>
  <w16cex:commentExtensible w16cex:durableId="2BE31AA5" w16cex:dateUtc="2025-05-29T20:40:00Z"/>
  <w16cex:commentExtensible w16cex:durableId="2BE31AC2" w16cex:dateUtc="2025-05-29T20:41:00Z"/>
  <w16cex:commentExtensible w16cex:durableId="2B9278D1" w16cex:dateUtc="2025-03-29T16:49:00Z"/>
  <w16cex:commentExtensible w16cex:durableId="2BE31A9A" w16cex:dateUtc="2025-05-29T20:40:00Z"/>
  <w16cex:commentExtensible w16cex:durableId="2BE31AA0" w16cex:dateUtc="2025-05-29T20:40:00Z"/>
  <w16cex:commentExtensible w16cex:durableId="2B92806A" w16cex:dateUtc="2025-03-29T17:21:00Z"/>
  <w16cex:commentExtensible w16cex:durableId="2BE95B29" w16cex:dateUtc="2025-06-03T14:29:00Z"/>
  <w16cex:commentExtensible w16cex:durableId="2BE95C3A" w16cex:dateUtc="2025-06-03T14:34:00Z"/>
  <w16cex:commentExtensible w16cex:durableId="2BE9A89E" w16cex:dateUtc="2025-06-03T20:00:00Z"/>
  <w16cex:commentExtensible w16cex:durableId="2B92822B" w16cex:dateUtc="2025-03-29T17:28:00Z"/>
  <w16cex:commentExtensible w16cex:durableId="2B9286A2" w16cex:dateUtc="2025-03-29T17:48:00Z"/>
  <w16cex:commentExtensible w16cex:durableId="2BE9AF7A" w16cex:dateUtc="2025-06-03T20:29:00Z"/>
  <w16cex:commentExtensible w16cex:durableId="2BE9AF80" w16cex:dateUtc="2025-06-03T20:29:00Z"/>
  <w16cex:commentExtensible w16cex:durableId="2B9286D5" w16cex:dateUtc="2025-03-29T17:48:00Z"/>
  <w16cex:commentExtensible w16cex:durableId="2BEC505A" w16cex:dateUtc="2025-06-05T20:20:00Z"/>
  <w16cex:commentExtensible w16cex:durableId="2BEC50A2" w16cex:dateUtc="2025-06-05T20:21:00Z"/>
  <w16cex:commentExtensible w16cex:durableId="2B9287BE" w16cex:dateUtc="2025-03-29T17:52:00Z"/>
  <w16cex:commentExtensible w16cex:durableId="2BEC504E" w16cex:dateUtc="2025-06-05T20:20:00Z"/>
  <w16cex:commentExtensible w16cex:durableId="2B9289F0" w16cex:dateUtc="2025-03-29T18:02:00Z"/>
  <w16cex:commentExtensible w16cex:durableId="2BEC5898" w16cex:dateUtc="2025-06-05T20:55:00Z"/>
  <w16cex:commentExtensible w16cex:durableId="2BEC58CD" w16cex:dateUtc="2025-06-05T20:56:00Z"/>
  <w16cex:commentExtensible w16cex:durableId="2BEC5A03" w16cex:dateUtc="2025-06-05T21:01:00Z"/>
  <w16cex:commentExtensible w16cex:durableId="2BEC5A3E" w16cex:dateUtc="2025-06-05T21:02:00Z"/>
  <w16cex:commentExtensible w16cex:durableId="2B9287EB" w16cex:dateUtc="2025-03-29T17:53:00Z"/>
  <w16cex:commentExtensible w16cex:durableId="2BF29F33" w16cex:dateUtc="2025-06-10T15:10:00Z"/>
  <w16cex:commentExtensible w16cex:durableId="2BF29F45" w16cex:dateUtc="2025-06-10T15:10:00Z"/>
  <w16cex:commentExtensible w16cex:durableId="2B92885A" w16cex:dateUtc="2025-03-29T17:55:00Z"/>
  <w16cex:commentExtensible w16cex:durableId="2BF2BDF7" w16cex:dateUtc="2025-06-10T17:21:00Z"/>
  <w16cex:commentExtensible w16cex:durableId="2BF2BE6D" w16cex:dateUtc="2025-06-10T17:23:00Z"/>
  <w16cex:commentExtensible w16cex:durableId="2BF2EC9D" w16cex:dateUtc="2025-06-10T20:40:00Z"/>
  <w16cex:commentExtensible w16cex:durableId="2BF2ECDF" w16cex:dateUtc="2025-06-10T20:41:00Z"/>
  <w16cex:commentExtensible w16cex:durableId="2BF52CFF" w16cex:dateUtc="2025-06-12T13:39:00Z"/>
  <w16cex:commentExtensible w16cex:durableId="2BF52D19" w16cex:dateUtc="2025-06-12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B61DBA" w16cid:durableId="2B92777B"/>
  <w16cid:commentId w16cid:paraId="6739D1E2" w16cid:durableId="2BE1A84D"/>
  <w16cid:commentId w16cid:paraId="44F82CAD" w16cid:durableId="2BE1A852"/>
  <w16cid:commentId w16cid:paraId="7E188FC6" w16cid:durableId="2BE1A972"/>
  <w16cid:commentId w16cid:paraId="732473C5" w16cid:durableId="2BE1A9E7"/>
  <w16cid:commentId w16cid:paraId="15A5B6D0" w16cid:durableId="2B92788D"/>
  <w16cid:commentId w16cid:paraId="11F4EA55" w16cid:durableId="2BE31AA5"/>
  <w16cid:commentId w16cid:paraId="3E82FAC7" w16cid:durableId="2BE31AC2"/>
  <w16cid:commentId w16cid:paraId="10C0B95C" w16cid:durableId="2B9278D1"/>
  <w16cid:commentId w16cid:paraId="4F940C78" w16cid:durableId="2BE31A9A"/>
  <w16cid:commentId w16cid:paraId="7FBB8800" w16cid:durableId="2BE31AA0"/>
  <w16cid:commentId w16cid:paraId="54B4B261" w16cid:durableId="2B92806A"/>
  <w16cid:commentId w16cid:paraId="2E2B7315" w16cid:durableId="2BE95B29"/>
  <w16cid:commentId w16cid:paraId="78842FD1" w16cid:durableId="2BE95C3A"/>
  <w16cid:commentId w16cid:paraId="37B07C45" w16cid:durableId="2BE9A89E"/>
  <w16cid:commentId w16cid:paraId="093C5ABF" w16cid:durableId="2B92822B"/>
  <w16cid:commentId w16cid:paraId="48870F48" w16cid:durableId="2B9286A2"/>
  <w16cid:commentId w16cid:paraId="1998C5FD" w16cid:durableId="2BE9AF7A"/>
  <w16cid:commentId w16cid:paraId="573B6AFE" w16cid:durableId="2BE9AF80"/>
  <w16cid:commentId w16cid:paraId="7FF453C1" w16cid:durableId="2B9286D5"/>
  <w16cid:commentId w16cid:paraId="2DA62622" w16cid:durableId="2BEC505A"/>
  <w16cid:commentId w16cid:paraId="24FF7274" w16cid:durableId="2BEC50A2"/>
  <w16cid:commentId w16cid:paraId="1B250CAC" w16cid:durableId="2B9287BE"/>
  <w16cid:commentId w16cid:paraId="0B8C3ECD" w16cid:durableId="2BEC504E"/>
  <w16cid:commentId w16cid:paraId="6355FC55" w16cid:durableId="2B9289F0"/>
  <w16cid:commentId w16cid:paraId="1F047538" w16cid:durableId="2BEC5898"/>
  <w16cid:commentId w16cid:paraId="3229542C" w16cid:durableId="2BEC58CD"/>
  <w16cid:commentId w16cid:paraId="438A0762" w16cid:durableId="2BEC5A03"/>
  <w16cid:commentId w16cid:paraId="34D058CD" w16cid:durableId="2BEC5A3E"/>
  <w16cid:commentId w16cid:paraId="67EB93D2" w16cid:durableId="2B9287EB"/>
  <w16cid:commentId w16cid:paraId="0B8E2C26" w16cid:durableId="2BF29F33"/>
  <w16cid:commentId w16cid:paraId="461EEA36" w16cid:durableId="2BF29F45"/>
  <w16cid:commentId w16cid:paraId="1BF10062" w16cid:durableId="2B92885A"/>
  <w16cid:commentId w16cid:paraId="7389FB50" w16cid:durableId="2BF2BDF7"/>
  <w16cid:commentId w16cid:paraId="19673FE0" w16cid:durableId="2BF2BE6D"/>
  <w16cid:commentId w16cid:paraId="4D867BD7" w16cid:durableId="2BF2EC9D"/>
  <w16cid:commentId w16cid:paraId="317AB545" w16cid:durableId="2BF2ECDF"/>
  <w16cid:commentId w16cid:paraId="146F2D6D" w16cid:durableId="2BF52CFF"/>
  <w16cid:commentId w16cid:paraId="3027BC7F" w16cid:durableId="2BF52D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846C12" w14:textId="77777777" w:rsidR="00F42B77" w:rsidRDefault="00F42B77" w:rsidP="00316F60">
      <w:pPr>
        <w:spacing w:after="0" w:line="240" w:lineRule="auto"/>
      </w:pPr>
      <w:r>
        <w:separator/>
      </w:r>
    </w:p>
  </w:endnote>
  <w:endnote w:type="continuationSeparator" w:id="0">
    <w:p w14:paraId="64F0BD6C" w14:textId="77777777" w:rsidR="00F42B77" w:rsidRDefault="00F42B77" w:rsidP="00316F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938D03" w14:textId="77777777" w:rsidR="00F42B77" w:rsidRDefault="00F42B77" w:rsidP="00316F60">
      <w:pPr>
        <w:spacing w:after="0" w:line="240" w:lineRule="auto"/>
      </w:pPr>
      <w:r>
        <w:separator/>
      </w:r>
    </w:p>
  </w:footnote>
  <w:footnote w:type="continuationSeparator" w:id="0">
    <w:p w14:paraId="2D84F58A" w14:textId="77777777" w:rsidR="00F42B77" w:rsidRDefault="00F42B77" w:rsidP="00316F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DAFE19" w14:textId="77777777" w:rsidR="00316F60" w:rsidRPr="00B36604" w:rsidRDefault="00316F60">
    <w:pPr>
      <w:pStyle w:val="Cabealho"/>
      <w:jc w:val="right"/>
      <w:rPr>
        <w:sz w:val="20"/>
        <w:szCs w:val="20"/>
        <w:lang w:val="en-US"/>
      </w:rPr>
    </w:pPr>
    <w:r w:rsidRPr="00B36604">
      <w:rPr>
        <w:sz w:val="20"/>
        <w:szCs w:val="20"/>
        <w:lang w:val="en-US"/>
      </w:rPr>
      <w:t>Relative shoulder press strength as a predictor of strict handstand push-up performance</w:t>
    </w:r>
    <w:sdt>
      <w:sdtPr>
        <w:rPr>
          <w:sz w:val="20"/>
          <w:szCs w:val="20"/>
        </w:rPr>
        <w:id w:val="-1016541958"/>
        <w:docPartObj>
          <w:docPartGallery w:val="Page Numbers (Top of Page)"/>
          <w:docPartUnique/>
        </w:docPartObj>
      </w:sdtPr>
      <w:sdtEndPr/>
      <w:sdtContent>
        <w:r w:rsidRPr="00B36604">
          <w:rPr>
            <w:sz w:val="20"/>
            <w:szCs w:val="20"/>
            <w:lang w:val="en-US"/>
          </w:rPr>
          <w:t xml:space="preserve"> </w:t>
        </w:r>
        <w:r w:rsidRPr="00316F60">
          <w:rPr>
            <w:sz w:val="20"/>
            <w:szCs w:val="20"/>
          </w:rPr>
          <w:fldChar w:fldCharType="begin"/>
        </w:r>
        <w:r w:rsidRPr="00B36604">
          <w:rPr>
            <w:sz w:val="20"/>
            <w:szCs w:val="20"/>
            <w:lang w:val="en-US"/>
          </w:rPr>
          <w:instrText>PAGE   \* MERGEFORMAT</w:instrText>
        </w:r>
        <w:r w:rsidRPr="00316F60">
          <w:rPr>
            <w:sz w:val="20"/>
            <w:szCs w:val="20"/>
          </w:rPr>
          <w:fldChar w:fldCharType="separate"/>
        </w:r>
        <w:r w:rsidR="00BE5691" w:rsidRPr="00B36604">
          <w:rPr>
            <w:noProof/>
            <w:sz w:val="20"/>
            <w:szCs w:val="20"/>
            <w:lang w:val="en-US"/>
          </w:rPr>
          <w:t>2</w:t>
        </w:r>
        <w:r w:rsidRPr="00316F60">
          <w:rPr>
            <w:sz w:val="20"/>
            <w:szCs w:val="20"/>
          </w:rPr>
          <w:fldChar w:fldCharType="end"/>
        </w:r>
      </w:sdtContent>
    </w:sdt>
  </w:p>
  <w:p w14:paraId="1352E644" w14:textId="77777777" w:rsidR="00316F60" w:rsidRPr="00B36604" w:rsidRDefault="00316F60">
    <w:pPr>
      <w:pStyle w:val="Cabealho"/>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633658"/>
    <w:multiLevelType w:val="hybridMultilevel"/>
    <w:tmpl w:val="15581632"/>
    <w:lvl w:ilvl="0" w:tplc="D4A085C4">
      <w:start w:val="22"/>
      <w:numFmt w:val="decimal"/>
      <w:lvlText w:val="%1"/>
      <w:lvlJc w:val="left"/>
      <w:pPr>
        <w:ind w:left="13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45E3C60">
      <w:start w:val="1"/>
      <w:numFmt w:val="lowerLetter"/>
      <w:lvlText w:val="%2"/>
      <w:lvlJc w:val="left"/>
      <w:pPr>
        <w:ind w:left="1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3CA5846">
      <w:start w:val="1"/>
      <w:numFmt w:val="lowerRoman"/>
      <w:lvlText w:val="%3"/>
      <w:lvlJc w:val="left"/>
      <w:pPr>
        <w:ind w:left="2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8F839F8">
      <w:start w:val="1"/>
      <w:numFmt w:val="decimal"/>
      <w:lvlText w:val="%4"/>
      <w:lvlJc w:val="left"/>
      <w:pPr>
        <w:ind w:left="3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7085382">
      <w:start w:val="1"/>
      <w:numFmt w:val="lowerLetter"/>
      <w:lvlText w:val="%5"/>
      <w:lvlJc w:val="left"/>
      <w:pPr>
        <w:ind w:left="3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5A03EE">
      <w:start w:val="1"/>
      <w:numFmt w:val="lowerRoman"/>
      <w:lvlText w:val="%6"/>
      <w:lvlJc w:val="left"/>
      <w:pPr>
        <w:ind w:left="4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F88135E">
      <w:start w:val="1"/>
      <w:numFmt w:val="decimal"/>
      <w:lvlText w:val="%7"/>
      <w:lvlJc w:val="left"/>
      <w:pPr>
        <w:ind w:left="5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160117C">
      <w:start w:val="1"/>
      <w:numFmt w:val="lowerLetter"/>
      <w:lvlText w:val="%8"/>
      <w:lvlJc w:val="left"/>
      <w:pPr>
        <w:ind w:left="59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8FEC964">
      <w:start w:val="1"/>
      <w:numFmt w:val="lowerRoman"/>
      <w:lvlText w:val="%9"/>
      <w:lvlJc w:val="left"/>
      <w:pPr>
        <w:ind w:left="66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697627A"/>
    <w:multiLevelType w:val="multilevel"/>
    <w:tmpl w:val="70A00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9F4CD3"/>
    <w:multiLevelType w:val="hybridMultilevel"/>
    <w:tmpl w:val="12161B18"/>
    <w:lvl w:ilvl="0" w:tplc="EBFCAA9C">
      <w:start w:val="47"/>
      <w:numFmt w:val="decimal"/>
      <w:lvlText w:val="%1"/>
      <w:lvlJc w:val="left"/>
      <w:pPr>
        <w:ind w:left="18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6ECFC0C">
      <w:start w:val="1"/>
      <w:numFmt w:val="lowerLetter"/>
      <w:lvlText w:val="%2"/>
      <w:lvlJc w:val="left"/>
      <w:pPr>
        <w:ind w:left="15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F708204">
      <w:start w:val="1"/>
      <w:numFmt w:val="lowerRoman"/>
      <w:lvlText w:val="%3"/>
      <w:lvlJc w:val="left"/>
      <w:pPr>
        <w:ind w:left="23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2C2CCB8">
      <w:start w:val="1"/>
      <w:numFmt w:val="decimal"/>
      <w:lvlText w:val="%4"/>
      <w:lvlJc w:val="left"/>
      <w:pPr>
        <w:ind w:left="30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316F3FA">
      <w:start w:val="1"/>
      <w:numFmt w:val="lowerLetter"/>
      <w:lvlText w:val="%5"/>
      <w:lvlJc w:val="left"/>
      <w:pPr>
        <w:ind w:left="37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B34497A">
      <w:start w:val="1"/>
      <w:numFmt w:val="lowerRoman"/>
      <w:lvlText w:val="%6"/>
      <w:lvlJc w:val="left"/>
      <w:pPr>
        <w:ind w:left="44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9606438">
      <w:start w:val="1"/>
      <w:numFmt w:val="decimal"/>
      <w:lvlText w:val="%7"/>
      <w:lvlJc w:val="left"/>
      <w:pPr>
        <w:ind w:left="51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F52A480">
      <w:start w:val="1"/>
      <w:numFmt w:val="lowerLetter"/>
      <w:lvlText w:val="%8"/>
      <w:lvlJc w:val="left"/>
      <w:pPr>
        <w:ind w:left="59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C82C478">
      <w:start w:val="1"/>
      <w:numFmt w:val="lowerRoman"/>
      <w:lvlText w:val="%9"/>
      <w:lvlJc w:val="left"/>
      <w:pPr>
        <w:ind w:left="66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852377B"/>
    <w:multiLevelType w:val="multilevel"/>
    <w:tmpl w:val="45A2B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8D954BB"/>
    <w:multiLevelType w:val="multilevel"/>
    <w:tmpl w:val="C5FE2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907F1C"/>
    <w:multiLevelType w:val="multilevel"/>
    <w:tmpl w:val="50403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4"/>
  </w:num>
  <w:num w:numId="4">
    <w:abstractNumId w:val="5"/>
  </w:num>
  <w:num w:numId="5">
    <w:abstractNumId w:val="1"/>
  </w:num>
  <w:num w:numId="6">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None" w15:userId="User"/>
  </w15:person>
  <w15:person w15:author="Matheus Machado Gomes">
    <w15:presenceInfo w15:providerId="None" w15:userId="Matheus Machado Gom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8E9"/>
    <w:rsid w:val="00000592"/>
    <w:rsid w:val="000165B6"/>
    <w:rsid w:val="00017F42"/>
    <w:rsid w:val="0006021A"/>
    <w:rsid w:val="000C24A6"/>
    <w:rsid w:val="000D0149"/>
    <w:rsid w:val="000E3B98"/>
    <w:rsid w:val="000F070B"/>
    <w:rsid w:val="00100C35"/>
    <w:rsid w:val="00162F91"/>
    <w:rsid w:val="00181EE2"/>
    <w:rsid w:val="001A132D"/>
    <w:rsid w:val="001E2528"/>
    <w:rsid w:val="0028080A"/>
    <w:rsid w:val="00295AEE"/>
    <w:rsid w:val="002A6B4D"/>
    <w:rsid w:val="002D301D"/>
    <w:rsid w:val="002F129B"/>
    <w:rsid w:val="00316F60"/>
    <w:rsid w:val="003A051B"/>
    <w:rsid w:val="003C3DDD"/>
    <w:rsid w:val="004215FB"/>
    <w:rsid w:val="0045191D"/>
    <w:rsid w:val="00455A5E"/>
    <w:rsid w:val="00485B57"/>
    <w:rsid w:val="004B6072"/>
    <w:rsid w:val="004F3D25"/>
    <w:rsid w:val="004F590E"/>
    <w:rsid w:val="00521D4E"/>
    <w:rsid w:val="005320F1"/>
    <w:rsid w:val="0053613A"/>
    <w:rsid w:val="005B0B6C"/>
    <w:rsid w:val="005B0F55"/>
    <w:rsid w:val="005F178C"/>
    <w:rsid w:val="00623430"/>
    <w:rsid w:val="006C75D3"/>
    <w:rsid w:val="006D2EC0"/>
    <w:rsid w:val="007306F9"/>
    <w:rsid w:val="00741401"/>
    <w:rsid w:val="007448E9"/>
    <w:rsid w:val="00760AF9"/>
    <w:rsid w:val="007B25CD"/>
    <w:rsid w:val="007E076D"/>
    <w:rsid w:val="007E1809"/>
    <w:rsid w:val="00803B6C"/>
    <w:rsid w:val="008240AD"/>
    <w:rsid w:val="008A1A8A"/>
    <w:rsid w:val="008B5250"/>
    <w:rsid w:val="008F2ED5"/>
    <w:rsid w:val="00932FB9"/>
    <w:rsid w:val="00943826"/>
    <w:rsid w:val="009E1794"/>
    <w:rsid w:val="00A5190A"/>
    <w:rsid w:val="00A56C9C"/>
    <w:rsid w:val="00AB7FB9"/>
    <w:rsid w:val="00B03BA3"/>
    <w:rsid w:val="00B1602D"/>
    <w:rsid w:val="00B36604"/>
    <w:rsid w:val="00B668F3"/>
    <w:rsid w:val="00B760B0"/>
    <w:rsid w:val="00BE5691"/>
    <w:rsid w:val="00BF7EBC"/>
    <w:rsid w:val="00C2026C"/>
    <w:rsid w:val="00C46EEA"/>
    <w:rsid w:val="00CB5FB7"/>
    <w:rsid w:val="00CB7F5A"/>
    <w:rsid w:val="00D51D45"/>
    <w:rsid w:val="00D86ABD"/>
    <w:rsid w:val="00E40F24"/>
    <w:rsid w:val="00E45AD3"/>
    <w:rsid w:val="00E579B8"/>
    <w:rsid w:val="00E8343D"/>
    <w:rsid w:val="00E841F2"/>
    <w:rsid w:val="00EA3C89"/>
    <w:rsid w:val="00EA411F"/>
    <w:rsid w:val="00F315CA"/>
    <w:rsid w:val="00F42B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29367"/>
  <w15:docId w15:val="{752AEDD8-4670-4B42-A16A-79E2A5B79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6F60"/>
    <w:pPr>
      <w:spacing w:after="14" w:line="247" w:lineRule="auto"/>
      <w:ind w:left="788" w:hanging="10"/>
      <w:jc w:val="both"/>
    </w:pPr>
    <w:rPr>
      <w:rFonts w:ascii="Times New Roman" w:eastAsia="Times New Roman" w:hAnsi="Times New Roman" w:cs="Times New Roman"/>
      <w:color w:val="000000"/>
      <w:sz w:val="24"/>
      <w:lang w:eastAsia="pt-BR"/>
    </w:rPr>
  </w:style>
  <w:style w:type="paragraph" w:styleId="Ttulo3">
    <w:name w:val="heading 3"/>
    <w:basedOn w:val="Normal"/>
    <w:link w:val="Ttulo3Char"/>
    <w:uiPriority w:val="9"/>
    <w:qFormat/>
    <w:rsid w:val="0028080A"/>
    <w:pPr>
      <w:spacing w:before="100" w:beforeAutospacing="1" w:after="100" w:afterAutospacing="1" w:line="240" w:lineRule="auto"/>
      <w:ind w:left="0" w:firstLine="0"/>
      <w:jc w:val="left"/>
      <w:outlineLvl w:val="2"/>
    </w:pPr>
    <w:rPr>
      <w:b/>
      <w:bCs/>
      <w:color w:val="auto"/>
      <w:sz w:val="27"/>
      <w:szCs w:val="27"/>
    </w:rPr>
  </w:style>
  <w:style w:type="paragraph" w:styleId="Ttulo4">
    <w:name w:val="heading 4"/>
    <w:basedOn w:val="Normal"/>
    <w:link w:val="Ttulo4Char"/>
    <w:uiPriority w:val="9"/>
    <w:qFormat/>
    <w:rsid w:val="0028080A"/>
    <w:pPr>
      <w:spacing w:before="100" w:beforeAutospacing="1" w:after="100" w:afterAutospacing="1" w:line="240" w:lineRule="auto"/>
      <w:ind w:left="0" w:firstLine="0"/>
      <w:jc w:val="left"/>
      <w:outlineLvl w:val="3"/>
    </w:pPr>
    <w:rPr>
      <w:b/>
      <w:bCs/>
      <w:color w:val="auto"/>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316F60"/>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6F60"/>
    <w:rPr>
      <w:rFonts w:ascii="Times New Roman" w:eastAsia="Times New Roman" w:hAnsi="Times New Roman" w:cs="Times New Roman"/>
      <w:color w:val="000000"/>
      <w:sz w:val="24"/>
      <w:lang w:eastAsia="pt-BR"/>
    </w:rPr>
  </w:style>
  <w:style w:type="paragraph" w:styleId="Rodap">
    <w:name w:val="footer"/>
    <w:basedOn w:val="Normal"/>
    <w:link w:val="RodapChar"/>
    <w:uiPriority w:val="99"/>
    <w:unhideWhenUsed/>
    <w:rsid w:val="00316F60"/>
    <w:pPr>
      <w:tabs>
        <w:tab w:val="center" w:pos="4252"/>
        <w:tab w:val="right" w:pos="8504"/>
      </w:tabs>
      <w:spacing w:after="0" w:line="240" w:lineRule="auto"/>
    </w:pPr>
  </w:style>
  <w:style w:type="character" w:customStyle="1" w:styleId="RodapChar">
    <w:name w:val="Rodapé Char"/>
    <w:basedOn w:val="Fontepargpadro"/>
    <w:link w:val="Rodap"/>
    <w:uiPriority w:val="99"/>
    <w:rsid w:val="00316F60"/>
    <w:rPr>
      <w:rFonts w:ascii="Times New Roman" w:eastAsia="Times New Roman" w:hAnsi="Times New Roman" w:cs="Times New Roman"/>
      <w:color w:val="000000"/>
      <w:sz w:val="24"/>
      <w:lang w:eastAsia="pt-BR"/>
    </w:rPr>
  </w:style>
  <w:style w:type="paragraph" w:styleId="NormalWeb">
    <w:name w:val="Normal (Web)"/>
    <w:basedOn w:val="Normal"/>
    <w:uiPriority w:val="99"/>
    <w:unhideWhenUsed/>
    <w:rsid w:val="00AB7FB9"/>
    <w:pPr>
      <w:spacing w:before="100" w:beforeAutospacing="1" w:after="100" w:afterAutospacing="1" w:line="240" w:lineRule="auto"/>
      <w:ind w:left="0" w:firstLine="0"/>
      <w:jc w:val="left"/>
    </w:pPr>
    <w:rPr>
      <w:color w:val="auto"/>
      <w:szCs w:val="24"/>
    </w:rPr>
  </w:style>
  <w:style w:type="character" w:styleId="Forte">
    <w:name w:val="Strong"/>
    <w:basedOn w:val="Fontepargpadro"/>
    <w:uiPriority w:val="22"/>
    <w:qFormat/>
    <w:rsid w:val="000C24A6"/>
    <w:rPr>
      <w:b/>
      <w:bCs/>
    </w:rPr>
  </w:style>
  <w:style w:type="character" w:customStyle="1" w:styleId="Ttulo3Char">
    <w:name w:val="Título 3 Char"/>
    <w:basedOn w:val="Fontepargpadro"/>
    <w:link w:val="Ttulo3"/>
    <w:uiPriority w:val="9"/>
    <w:rsid w:val="0028080A"/>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28080A"/>
    <w:rPr>
      <w:rFonts w:ascii="Times New Roman" w:eastAsia="Times New Roman" w:hAnsi="Times New Roman" w:cs="Times New Roman"/>
      <w:b/>
      <w:bCs/>
      <w:sz w:val="24"/>
      <w:szCs w:val="24"/>
      <w:lang w:eastAsia="pt-BR"/>
    </w:rPr>
  </w:style>
  <w:style w:type="character" w:styleId="Refdecomentrio">
    <w:name w:val="annotation reference"/>
    <w:basedOn w:val="Fontepargpadro"/>
    <w:uiPriority w:val="99"/>
    <w:semiHidden/>
    <w:unhideWhenUsed/>
    <w:rsid w:val="00B36604"/>
    <w:rPr>
      <w:sz w:val="16"/>
      <w:szCs w:val="16"/>
    </w:rPr>
  </w:style>
  <w:style w:type="paragraph" w:styleId="Textodecomentrio">
    <w:name w:val="annotation text"/>
    <w:basedOn w:val="Normal"/>
    <w:link w:val="TextodecomentrioChar"/>
    <w:uiPriority w:val="99"/>
    <w:semiHidden/>
    <w:unhideWhenUsed/>
    <w:rsid w:val="00B36604"/>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B36604"/>
    <w:rPr>
      <w:rFonts w:ascii="Times New Roman" w:eastAsia="Times New Roman" w:hAnsi="Times New Roman" w:cs="Times New Roman"/>
      <w:color w:val="000000"/>
      <w:sz w:val="20"/>
      <w:szCs w:val="20"/>
      <w:lang w:eastAsia="pt-BR"/>
    </w:rPr>
  </w:style>
  <w:style w:type="paragraph" w:styleId="Assuntodocomentrio">
    <w:name w:val="annotation subject"/>
    <w:basedOn w:val="Textodecomentrio"/>
    <w:next w:val="Textodecomentrio"/>
    <w:link w:val="AssuntodocomentrioChar"/>
    <w:uiPriority w:val="99"/>
    <w:semiHidden/>
    <w:unhideWhenUsed/>
    <w:rsid w:val="00B36604"/>
    <w:rPr>
      <w:b/>
      <w:bCs/>
    </w:rPr>
  </w:style>
  <w:style w:type="character" w:customStyle="1" w:styleId="AssuntodocomentrioChar">
    <w:name w:val="Assunto do comentário Char"/>
    <w:basedOn w:val="TextodecomentrioChar"/>
    <w:link w:val="Assuntodocomentrio"/>
    <w:uiPriority w:val="99"/>
    <w:semiHidden/>
    <w:rsid w:val="00B36604"/>
    <w:rPr>
      <w:rFonts w:ascii="Times New Roman" w:eastAsia="Times New Roman" w:hAnsi="Times New Roman" w:cs="Times New Roman"/>
      <w:b/>
      <w:bCs/>
      <w:color w:val="000000"/>
      <w:sz w:val="20"/>
      <w:szCs w:val="20"/>
      <w:lang w:eastAsia="pt-BR"/>
    </w:rPr>
  </w:style>
  <w:style w:type="paragraph" w:styleId="Bibliografia">
    <w:name w:val="Bibliography"/>
    <w:basedOn w:val="Normal"/>
    <w:next w:val="Normal"/>
    <w:uiPriority w:val="37"/>
    <w:unhideWhenUsed/>
    <w:rsid w:val="00B760B0"/>
    <w:pPr>
      <w:tabs>
        <w:tab w:val="left" w:pos="264"/>
      </w:tabs>
      <w:spacing w:after="240" w:line="240" w:lineRule="auto"/>
      <w:ind w:left="264" w:hanging="264"/>
    </w:pPr>
  </w:style>
  <w:style w:type="paragraph" w:styleId="PargrafodaLista">
    <w:name w:val="List Paragraph"/>
    <w:basedOn w:val="Normal"/>
    <w:uiPriority w:val="34"/>
    <w:qFormat/>
    <w:rsid w:val="00E45AD3"/>
    <w:pPr>
      <w:ind w:left="720"/>
      <w:contextualSpacing/>
    </w:pPr>
  </w:style>
  <w:style w:type="character" w:styleId="nfase">
    <w:name w:val="Emphasis"/>
    <w:basedOn w:val="Fontepargpadro"/>
    <w:uiPriority w:val="20"/>
    <w:qFormat/>
    <w:rsid w:val="009E17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364637">
      <w:bodyDiv w:val="1"/>
      <w:marLeft w:val="0"/>
      <w:marRight w:val="0"/>
      <w:marTop w:val="0"/>
      <w:marBottom w:val="0"/>
      <w:divBdr>
        <w:top w:val="none" w:sz="0" w:space="0" w:color="auto"/>
        <w:left w:val="none" w:sz="0" w:space="0" w:color="auto"/>
        <w:bottom w:val="none" w:sz="0" w:space="0" w:color="auto"/>
        <w:right w:val="none" w:sz="0" w:space="0" w:color="auto"/>
      </w:divBdr>
    </w:div>
    <w:div w:id="908658654">
      <w:bodyDiv w:val="1"/>
      <w:marLeft w:val="0"/>
      <w:marRight w:val="0"/>
      <w:marTop w:val="0"/>
      <w:marBottom w:val="0"/>
      <w:divBdr>
        <w:top w:val="none" w:sz="0" w:space="0" w:color="auto"/>
        <w:left w:val="none" w:sz="0" w:space="0" w:color="auto"/>
        <w:bottom w:val="none" w:sz="0" w:space="0" w:color="auto"/>
        <w:right w:val="none" w:sz="0" w:space="0" w:color="auto"/>
      </w:divBdr>
    </w:div>
    <w:div w:id="1246919559">
      <w:bodyDiv w:val="1"/>
      <w:marLeft w:val="0"/>
      <w:marRight w:val="0"/>
      <w:marTop w:val="0"/>
      <w:marBottom w:val="0"/>
      <w:divBdr>
        <w:top w:val="none" w:sz="0" w:space="0" w:color="auto"/>
        <w:left w:val="none" w:sz="0" w:space="0" w:color="auto"/>
        <w:bottom w:val="none" w:sz="0" w:space="0" w:color="auto"/>
        <w:right w:val="none" w:sz="0" w:space="0" w:color="auto"/>
      </w:divBdr>
    </w:div>
    <w:div w:id="1323238224">
      <w:bodyDiv w:val="1"/>
      <w:marLeft w:val="0"/>
      <w:marRight w:val="0"/>
      <w:marTop w:val="0"/>
      <w:marBottom w:val="0"/>
      <w:divBdr>
        <w:top w:val="none" w:sz="0" w:space="0" w:color="auto"/>
        <w:left w:val="none" w:sz="0" w:space="0" w:color="auto"/>
        <w:bottom w:val="none" w:sz="0" w:space="0" w:color="auto"/>
        <w:right w:val="none" w:sz="0" w:space="0" w:color="auto"/>
      </w:divBdr>
    </w:div>
    <w:div w:id="1326399687">
      <w:bodyDiv w:val="1"/>
      <w:marLeft w:val="0"/>
      <w:marRight w:val="0"/>
      <w:marTop w:val="0"/>
      <w:marBottom w:val="0"/>
      <w:divBdr>
        <w:top w:val="none" w:sz="0" w:space="0" w:color="auto"/>
        <w:left w:val="none" w:sz="0" w:space="0" w:color="auto"/>
        <w:bottom w:val="none" w:sz="0" w:space="0" w:color="auto"/>
        <w:right w:val="none" w:sz="0" w:space="0" w:color="auto"/>
      </w:divBdr>
    </w:div>
    <w:div w:id="1583829366">
      <w:bodyDiv w:val="1"/>
      <w:marLeft w:val="0"/>
      <w:marRight w:val="0"/>
      <w:marTop w:val="0"/>
      <w:marBottom w:val="0"/>
      <w:divBdr>
        <w:top w:val="none" w:sz="0" w:space="0" w:color="auto"/>
        <w:left w:val="none" w:sz="0" w:space="0" w:color="auto"/>
        <w:bottom w:val="none" w:sz="0" w:space="0" w:color="auto"/>
        <w:right w:val="none" w:sz="0" w:space="0" w:color="auto"/>
      </w:divBdr>
    </w:div>
    <w:div w:id="1622568713">
      <w:bodyDiv w:val="1"/>
      <w:marLeft w:val="0"/>
      <w:marRight w:val="0"/>
      <w:marTop w:val="0"/>
      <w:marBottom w:val="0"/>
      <w:divBdr>
        <w:top w:val="none" w:sz="0" w:space="0" w:color="auto"/>
        <w:left w:val="none" w:sz="0" w:space="0" w:color="auto"/>
        <w:bottom w:val="none" w:sz="0" w:space="0" w:color="auto"/>
        <w:right w:val="none" w:sz="0" w:space="0" w:color="auto"/>
      </w:divBdr>
    </w:div>
    <w:div w:id="1637106286">
      <w:bodyDiv w:val="1"/>
      <w:marLeft w:val="0"/>
      <w:marRight w:val="0"/>
      <w:marTop w:val="0"/>
      <w:marBottom w:val="0"/>
      <w:divBdr>
        <w:top w:val="none" w:sz="0" w:space="0" w:color="auto"/>
        <w:left w:val="none" w:sz="0" w:space="0" w:color="auto"/>
        <w:bottom w:val="none" w:sz="0" w:space="0" w:color="auto"/>
        <w:right w:val="none" w:sz="0" w:space="0" w:color="auto"/>
      </w:divBdr>
    </w:div>
    <w:div w:id="1693875160">
      <w:bodyDiv w:val="1"/>
      <w:marLeft w:val="0"/>
      <w:marRight w:val="0"/>
      <w:marTop w:val="0"/>
      <w:marBottom w:val="0"/>
      <w:divBdr>
        <w:top w:val="none" w:sz="0" w:space="0" w:color="auto"/>
        <w:left w:val="none" w:sz="0" w:space="0" w:color="auto"/>
        <w:bottom w:val="none" w:sz="0" w:space="0" w:color="auto"/>
        <w:right w:val="none" w:sz="0" w:space="0" w:color="auto"/>
      </w:divBdr>
    </w:div>
    <w:div w:id="1884168059">
      <w:bodyDiv w:val="1"/>
      <w:marLeft w:val="0"/>
      <w:marRight w:val="0"/>
      <w:marTop w:val="0"/>
      <w:marBottom w:val="0"/>
      <w:divBdr>
        <w:top w:val="none" w:sz="0" w:space="0" w:color="auto"/>
        <w:left w:val="none" w:sz="0" w:space="0" w:color="auto"/>
        <w:bottom w:val="none" w:sz="0" w:space="0" w:color="auto"/>
        <w:right w:val="none" w:sz="0" w:space="0" w:color="auto"/>
      </w:divBdr>
    </w:div>
    <w:div w:id="1943875028">
      <w:bodyDiv w:val="1"/>
      <w:marLeft w:val="0"/>
      <w:marRight w:val="0"/>
      <w:marTop w:val="0"/>
      <w:marBottom w:val="0"/>
      <w:divBdr>
        <w:top w:val="none" w:sz="0" w:space="0" w:color="auto"/>
        <w:left w:val="none" w:sz="0" w:space="0" w:color="auto"/>
        <w:bottom w:val="none" w:sz="0" w:space="0" w:color="auto"/>
        <w:right w:val="none" w:sz="0" w:space="0" w:color="auto"/>
      </w:divBdr>
    </w:div>
    <w:div w:id="2058698075">
      <w:bodyDiv w:val="1"/>
      <w:marLeft w:val="0"/>
      <w:marRight w:val="0"/>
      <w:marTop w:val="0"/>
      <w:marBottom w:val="0"/>
      <w:divBdr>
        <w:top w:val="none" w:sz="0" w:space="0" w:color="auto"/>
        <w:left w:val="none" w:sz="0" w:space="0" w:color="auto"/>
        <w:bottom w:val="none" w:sz="0" w:space="0" w:color="auto"/>
        <w:right w:val="none" w:sz="0" w:space="0" w:color="auto"/>
      </w:divBdr>
    </w:div>
    <w:div w:id="2131514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eader" Target="head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2B644-75DC-4AF7-BFB6-01C4088DA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18</Pages>
  <Words>11867</Words>
  <Characters>64084</Characters>
  <Application>Microsoft Office Word</Application>
  <DocSecurity>0</DocSecurity>
  <Lines>534</Lines>
  <Paragraphs>151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200.014609</dc:creator>
  <cp:keywords/>
  <dc:description/>
  <cp:lastModifiedBy>User</cp:lastModifiedBy>
  <cp:revision>2</cp:revision>
  <dcterms:created xsi:type="dcterms:W3CDTF">2025-06-16T12:14:00Z</dcterms:created>
  <dcterms:modified xsi:type="dcterms:W3CDTF">2025-06-16T12:14:00Z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id="yF4Mr9Uy"/&gt;&lt;style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