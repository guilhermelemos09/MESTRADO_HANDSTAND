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styles.xml" ContentType="application/vnd.openxmlformats-officedocument.wordprocessingml.styles+xml"/>
  <Override PartName="/word/footer1.xml" ContentType="application/vnd.openxmlformats-officedocument.wordprocessingml.footer+xml"/>
  <Override PartName="/word/commentsExtended.xml" ContentType="application/vnd.openxmlformats-officedocument.wordprocessingml.commentsExtended+xml"/>
  <Override PartName="/word/document.xml" ContentType="application/vnd.openxmlformats-officedocument.wordprocessingml.document.main+xml"/>
  <Override PartName="/word/comments.xml" ContentType="application/vnd.openxmlformats-officedocument.wordprocessingml.comments+xml"/>
  <Override PartName="/word/media/image1.png" ContentType="image/png"/>
  <Override PartName="/word/numbering.xml" ContentType="application/vnd.openxmlformats-officedocument.wordprocessingml.numbering+xml"/>
  <Override PartName="/word/header1.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jc w:val="center"/>
        <w:rPr>
          <w:rFonts w:ascii="Times New Roman" w:hAnsi="Times New Roman" w:eastAsia="Times New Roman" w:cs="Times New Roman"/>
        </w:rPr>
      </w:pPr>
      <w:bookmarkStart w:id="0" w:name="_heading=h.f8ewjw6sfegx"/>
      <w:bookmarkEnd w:id="0"/>
      <w:r>
        <w:rPr>
          <w:rFonts w:eastAsia="Times New Roman" w:cs="Times New Roman" w:ascii="Times New Roman" w:hAnsi="Times New Roman"/>
        </w:rPr>
        <w:t>UNIVERSIDADE DE SÃO PAULO</w:t>
      </w:r>
      <w:r>
        <mc:AlternateContent>
          <mc:Choice Requires="wps">
            <w:drawing>
              <wp:anchor behindDoc="0" distT="0" distB="0" distL="0" distR="0" simplePos="0" locked="0" layoutInCell="0" allowOverlap="1" relativeHeight="2">
                <wp:simplePos x="0" y="0"/>
                <wp:positionH relativeFrom="page">
                  <wp:posOffset>0</wp:posOffset>
                </wp:positionH>
                <wp:positionV relativeFrom="page">
                  <wp:posOffset>0</wp:posOffset>
                </wp:positionV>
                <wp:extent cx="8829675" cy="4638675"/>
                <wp:effectExtent l="0" t="0" r="0" b="0"/>
                <wp:wrapNone/>
                <wp:docPr id="1" name="bgLayers_comp-joj48vip"/>
                <a:graphic xmlns:a="http://schemas.openxmlformats.org/drawingml/2006/main">
                  <a:graphicData uri="http://schemas.microsoft.com/office/word/2010/wordprocessingShape">
                    <wps:wsp>
                      <wps:cNvSpPr txBox="1"/>
                      <wps:spPr>
                        <a:xfrm>
                          <a:off x="0" y="0"/>
                          <a:ext cx="8829675" cy="4638675"/>
                        </a:xfrm>
                        <a:prstGeom prst="rect"/>
                        <a:solidFill>
                          <a:srgbClr val="FFFFFF"/>
                        </a:solidFill>
                      </wps:spPr>
                      <wps:txbx>
                        <w:txbxContent>
                          <w:p>
                            <w:pPr>
                              <w:pStyle w:val="BodyText"/>
                              <w:widowControl/>
                              <w:ind w:hanging="0" w:start="0" w:end="0"/>
                              <w:rPr/>
                            </w:pPr>
                            <w:r>
                              <w:rPr/>
                            </w:r>
                          </w:p>
                          <w:p>
                            <w:pPr>
                              <w:pStyle w:val="BodyText"/>
                              <w:widowControl/>
                              <w:spacing w:before="0" w:after="140"/>
                              <w:ind w:hanging="0" w:start="0" w:end="0"/>
                              <w:rPr/>
                            </w:pPr>
                            <w:r>
                              <w:rPr/>
                            </w:r>
                          </w:p>
                        </w:txbxContent>
                      </wps:txbx>
                      <wps:bodyPr anchor="t" lIns="0" tIns="0" rIns="0" bIns="0">
                        <a:noAutofit/>
                      </wps:bodyPr>
                    </wps:wsp>
                  </a:graphicData>
                </a:graphic>
              </wp:anchor>
            </w:drawing>
          </mc:Choice>
          <mc:Fallback>
            <w:pict>
              <v:rect style="position:absolute;rotation:-0;width:695.25pt;height:365.25pt;mso-wrap-distance-left:0pt;mso-wrap-distance-right:0pt;mso-wrap-distance-top:0pt;mso-wrap-distance-bottom:0pt;margin-top:0pt;mso-position-vertical-relative:page;margin-left:0pt;mso-position-horizontal-relative:page">
                <v:textbox inset="0in,0in,0in,0in">
                  <w:txbxContent>
                    <w:p>
                      <w:pPr>
                        <w:pStyle w:val="BodyText"/>
                        <w:widowControl/>
                        <w:ind w:hanging="0" w:start="0" w:end="0"/>
                        <w:rPr/>
                      </w:pPr>
                      <w:r>
                        <w:rPr/>
                      </w:r>
                    </w:p>
                    <w:p>
                      <w:pPr>
                        <w:pStyle w:val="BodyText"/>
                        <w:widowControl/>
                        <w:spacing w:before="0" w:after="140"/>
                        <w:ind w:hanging="0" w:start="0" w:end="0"/>
                        <w:rPr/>
                      </w:pPr>
                      <w:r>
                        <w:rPr/>
                      </w:r>
                    </w:p>
                  </w:txbxContent>
                </v:textbox>
                <w10:wrap type="none"/>
              </v:rect>
            </w:pict>
          </mc:Fallback>
        </mc:AlternateContent>
      </w:r>
    </w:p>
    <w:p>
      <w:pPr>
        <w:pStyle w:val="Normal"/>
        <w:spacing w:lineRule="auto" w:line="360"/>
        <w:jc w:val="center"/>
        <w:rPr>
          <w:rFonts w:ascii="Times New Roman" w:hAnsi="Times New Roman" w:eastAsia="Times New Roman" w:cs="Times New Roman"/>
        </w:rPr>
      </w:pPr>
      <w:r>
        <w:rPr>
          <w:rFonts w:eastAsia="Times New Roman" w:cs="Times New Roman" w:ascii="Times New Roman" w:hAnsi="Times New Roman"/>
        </w:rPr>
        <w:t>ESCOLA DE EDUCAÇÃO FÍSICA E ESPORTE DE RIBEIRÃO PRETO</w:t>
      </w:r>
    </w:p>
    <w:p>
      <w:pPr>
        <w:pStyle w:val="Normal"/>
        <w:spacing w:lineRule="auto" w:line="360"/>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360"/>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360"/>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360"/>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360"/>
        <w:jc w:val="center"/>
        <w:rPr>
          <w:rFonts w:ascii="Times New Roman" w:hAnsi="Times New Roman" w:eastAsia="Times New Roman" w:cs="Times New Roman"/>
        </w:rPr>
      </w:pPr>
      <w:r>
        <w:rPr>
          <w:rFonts w:eastAsia="Times New Roman" w:cs="Times New Roman" w:ascii="Times New Roman" w:hAnsi="Times New Roman"/>
        </w:rPr>
        <w:t>GUILHERME DE PAULA LEMOS</w:t>
      </w:r>
    </w:p>
    <w:p>
      <w:pPr>
        <w:pStyle w:val="Normal"/>
        <w:spacing w:lineRule="auto" w:line="360"/>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360"/>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360"/>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360"/>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360"/>
        <w:jc w:val="center"/>
        <w:rPr>
          <w:rFonts w:ascii="Times New Roman" w:hAnsi="Times New Roman" w:eastAsia="Times New Roman" w:cs="Times New Roman"/>
          <w:i/>
          <w:i/>
          <w:vertAlign w:val="superscript"/>
        </w:rPr>
      </w:pPr>
      <w:r>
        <w:rPr>
          <w:rFonts w:eastAsia="Times New Roman" w:cs="Times New Roman" w:ascii="Times New Roman" w:hAnsi="Times New Roman"/>
        </w:rPr>
        <w:t xml:space="preserve">ANÁLISE DE FATORES ASSOCIADOS AO DESEMPENHO NO </w:t>
      </w:r>
      <w:r>
        <w:rPr>
          <w:rFonts w:eastAsia="Times New Roman" w:cs="Times New Roman" w:ascii="Times New Roman" w:hAnsi="Times New Roman"/>
          <w:i/>
        </w:rPr>
        <w:t xml:space="preserve">HANDSTAND </w:t>
      </w:r>
      <w:r>
        <w:rPr>
          <w:rFonts w:eastAsia="Times New Roman" w:cs="Times New Roman" w:ascii="Times New Roman" w:hAnsi="Times New Roman"/>
        </w:rPr>
        <w:t xml:space="preserve">E </w:t>
      </w:r>
      <w:r>
        <w:rPr>
          <w:rFonts w:eastAsia="Times New Roman" w:cs="Times New Roman" w:ascii="Times New Roman" w:hAnsi="Times New Roman"/>
          <w:i/>
        </w:rPr>
        <w:t>HANDSTAND WALK</w:t>
      </w:r>
      <w:r>
        <w:rPr>
          <w:rFonts w:eastAsia="Times New Roman" w:cs="Times New Roman" w:ascii="Times New Roman" w:hAnsi="Times New Roman"/>
        </w:rPr>
        <w:t xml:space="preserve"> </w:t>
      </w:r>
    </w:p>
    <w:p>
      <w:pPr>
        <w:pStyle w:val="Normal"/>
        <w:spacing w:lineRule="auto" w:line="360"/>
        <w:jc w:val="center"/>
        <w:rPr>
          <w:rFonts w:ascii="Times New Roman" w:hAnsi="Times New Roman" w:eastAsia="Times New Roman" w:cs="Times New Roman"/>
        </w:rPr>
      </w:pPr>
      <w:r>
        <w:rPr>
          <w:rFonts w:eastAsia="Times New Roman" w:cs="Times New Roman" w:ascii="Times New Roman" w:hAnsi="Times New Roman"/>
        </w:rPr>
      </w:r>
    </w:p>
    <w:p>
      <w:pPr>
        <w:pStyle w:val="Normal"/>
        <w:pBdr/>
        <w:spacing w:lineRule="auto" w:line="360"/>
        <w:ind w:start="4320" w:end="18"/>
        <w:rPr>
          <w:rFonts w:ascii="Times New Roman" w:hAnsi="Times New Roman" w:eastAsia="Times New Roman" w:cs="Times New Roman"/>
          <w:color w:val="000000"/>
        </w:rPr>
      </w:pPr>
      <w:r>
        <w:rPr>
          <w:rFonts w:eastAsia="Times New Roman" w:cs="Times New Roman" w:ascii="Times New Roman" w:hAnsi="Times New Roman"/>
          <w:color w:val="000000"/>
        </w:rPr>
        <w:t>Candidato: Guilherme de Paula Lemos</w:t>
      </w:r>
    </w:p>
    <w:p>
      <w:pPr>
        <w:pStyle w:val="Normal"/>
        <w:pBdr/>
        <w:spacing w:lineRule="auto" w:line="360"/>
        <w:ind w:start="4320" w:end="18"/>
        <w:rPr>
          <w:rFonts w:ascii="Times New Roman" w:hAnsi="Times New Roman" w:eastAsia="Times New Roman" w:cs="Times New Roman"/>
          <w:color w:val="000000"/>
        </w:rPr>
      </w:pPr>
      <w:r>
        <w:rPr>
          <w:rFonts w:eastAsia="Times New Roman" w:cs="Times New Roman" w:ascii="Times New Roman" w:hAnsi="Times New Roman"/>
          <w:color w:val="000000"/>
        </w:rPr>
        <w:t>Orientador: Matheus Machado Gomes</w:t>
      </w:r>
    </w:p>
    <w:p>
      <w:pPr>
        <w:pStyle w:val="Normal"/>
        <w:pBdr/>
        <w:spacing w:lineRule="auto" w:line="360"/>
        <w:ind w:start="4320" w:end="18"/>
        <w:rPr>
          <w:rFonts w:ascii="Times New Roman" w:hAnsi="Times New Roman" w:eastAsia="Times New Roman" w:cs="Times New Roman"/>
          <w:color w:val="000000"/>
        </w:rPr>
      </w:pPr>
      <w:r>
        <w:rPr>
          <w:rFonts w:eastAsia="Times New Roman" w:cs="Times New Roman" w:ascii="Times New Roman" w:hAnsi="Times New Roman"/>
          <w:color w:val="000000"/>
        </w:rPr>
        <w:t xml:space="preserve">Linha de Pesquisa: </w:t>
      </w:r>
      <w:r>
        <w:rPr>
          <w:rFonts w:eastAsia="Times New Roman" w:cs="Times New Roman" w:ascii="Times New Roman" w:hAnsi="Times New Roman"/>
          <w:i/>
          <w:color w:val="000000"/>
        </w:rPr>
        <w:t>Aspectos biodinâmicos da atividade física e do esporte</w:t>
      </w:r>
    </w:p>
    <w:p>
      <w:pPr>
        <w:pStyle w:val="Normal"/>
        <w:spacing w:lineRule="auto" w:line="360"/>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360"/>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360"/>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360"/>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360"/>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360"/>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360"/>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360"/>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360"/>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360"/>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360"/>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360"/>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360"/>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360"/>
        <w:jc w:val="center"/>
        <w:rPr>
          <w:rFonts w:ascii="Times New Roman" w:hAnsi="Times New Roman" w:eastAsia="Times New Roman" w:cs="Times New Roman"/>
        </w:rPr>
      </w:pPr>
      <w:r>
        <w:rPr>
          <w:rFonts w:eastAsia="Times New Roman" w:cs="Times New Roman" w:ascii="Times New Roman" w:hAnsi="Times New Roman"/>
        </w:rPr>
        <w:t>Ribeirão Preto - SP</w:t>
      </w:r>
    </w:p>
    <w:p>
      <w:pPr>
        <w:sectPr>
          <w:type w:val="nextPage"/>
          <w:pgSz w:w="11906" w:h="16838"/>
          <w:pgMar w:left="1418" w:right="1418" w:gutter="0" w:header="0" w:top="1418" w:footer="0" w:bottom="1418"/>
          <w:pgNumType w:start="1" w:fmt="decimal"/>
          <w:formProt w:val="false"/>
          <w:textDirection w:val="lrTb"/>
          <w:docGrid w:type="default" w:linePitch="100" w:charSpace="0"/>
        </w:sectPr>
        <w:pStyle w:val="Normal"/>
        <w:spacing w:lineRule="auto" w:line="360"/>
        <w:jc w:val="center"/>
        <w:rPr>
          <w:rFonts w:ascii="Times New Roman" w:hAnsi="Times New Roman" w:eastAsia="Times New Roman" w:cs="Times New Roman"/>
        </w:rPr>
      </w:pPr>
      <w:r>
        <w:rPr>
          <w:rFonts w:eastAsia="Times New Roman" w:cs="Times New Roman" w:ascii="Times New Roman" w:hAnsi="Times New Roman"/>
        </w:rPr>
        <w:t>2024</w:t>
      </w:r>
    </w:p>
    <w:p>
      <w:pPr>
        <w:pStyle w:val="Normal"/>
        <w:spacing w:lineRule="auto" w:line="360"/>
        <w:jc w:val="center"/>
        <w:rPr>
          <w:rFonts w:ascii="Times New Roman" w:hAnsi="Times New Roman" w:eastAsia="Times New Roman" w:cs="Times New Roman"/>
          <w:i/>
          <w:i/>
          <w:vertAlign w:val="superscript"/>
        </w:rPr>
      </w:pPr>
      <w:bookmarkStart w:id="1" w:name="_heading=h.o5ku8cknwnit"/>
      <w:bookmarkEnd w:id="1"/>
      <w:r>
        <w:rPr>
          <w:rFonts w:eastAsia="Times New Roman" w:cs="Times New Roman" w:ascii="Times New Roman" w:hAnsi="Times New Roman"/>
        </w:rPr>
        <w:t xml:space="preserve">ANÁLISE DE FATORES ASSOCIADOS AO DESEMPENHO NO </w:t>
      </w:r>
      <w:r>
        <w:rPr>
          <w:rFonts w:eastAsia="Times New Roman" w:cs="Times New Roman" w:ascii="Times New Roman" w:hAnsi="Times New Roman"/>
          <w:i/>
        </w:rPr>
        <w:t xml:space="preserve">HANDSTAND </w:t>
      </w:r>
      <w:r>
        <w:rPr>
          <w:rFonts w:eastAsia="Times New Roman" w:cs="Times New Roman" w:ascii="Times New Roman" w:hAnsi="Times New Roman"/>
        </w:rPr>
        <w:t xml:space="preserve">E </w:t>
      </w:r>
      <w:r>
        <w:rPr>
          <w:rFonts w:eastAsia="Times New Roman" w:cs="Times New Roman" w:ascii="Times New Roman" w:hAnsi="Times New Roman"/>
          <w:i/>
        </w:rPr>
        <w:t>HANDSTAND WALK</w:t>
      </w:r>
      <w:r>
        <w:rPr>
          <w:rFonts w:eastAsia="Times New Roman" w:cs="Times New Roman" w:ascii="Times New Roman" w:hAnsi="Times New Roman"/>
        </w:rPr>
        <w:t xml:space="preserve"> </w:t>
      </w:r>
    </w:p>
    <w:p>
      <w:pPr>
        <w:pStyle w:val="Normal"/>
        <w:spacing w:lineRule="auto" w:line="360"/>
        <w:jc w:val="start"/>
        <w:rPr>
          <w:rFonts w:ascii="Times New Roman" w:hAnsi="Times New Roman" w:eastAsia="Times New Roman" w:cs="Times New Roman"/>
          <w:b/>
        </w:rPr>
      </w:pPr>
      <w:r>
        <w:rPr>
          <w:rFonts w:eastAsia="Times New Roman" w:cs="Times New Roman" w:ascii="Times New Roman" w:hAnsi="Times New Roman"/>
          <w:b/>
        </w:rPr>
        <w:t>RESUMO</w:t>
      </w:r>
    </w:p>
    <w:p>
      <w:pPr>
        <w:pStyle w:val="Normal"/>
        <w:spacing w:lineRule="auto" w:line="360" w:before="240" w:after="240"/>
        <w:ind w:firstLine="720"/>
        <w:rPr>
          <w:rFonts w:ascii="Times New Roman" w:hAnsi="Times New Roman" w:eastAsia="Times New Roman" w:cs="Times New Roman"/>
          <w:b/>
        </w:rPr>
      </w:pPr>
      <w:ins w:id="0" w:author="User" w:date="2025-09-25T17:12:00Z">
        <w:r>
          <w:rPr>
            <w:rFonts w:eastAsia="Times New Roman" w:cs="Times New Roman" w:ascii="Times New Roman" w:hAnsi="Times New Roman"/>
          </w:rPr>
          <w:t>{</w:t>
        </w:r>
      </w:ins>
      <w:r>
        <w:rPr>
          <w:rFonts w:eastAsia="Times New Roman" w:cs="Times New Roman" w:ascii="Times New Roman" w:hAnsi="Times New Roman"/>
        </w:rPr>
        <w:t xml:space="preserve"> </w:t>
      </w:r>
      <w:r>
        <w:rPr>
          <w:rFonts w:eastAsia="Times New Roman" w:cs="Times New Roman" w:ascii="Times New Roman" w:hAnsi="Times New Roman"/>
          <w:rFonts w:ascii="Times New Roman" w:hAnsi="Times New Roman" w:eastAsia="Times New Roman" w:cs="Times New Roman"/>
          <w:shd w:fill="FFFF00" w:val="clear"/>
          <w:rPrChange w:id="0" w:author="User" w:date="2025-09-25T16:59:00Z">
            <w:rPr/>
          </w:rPrChange>
        </w:rPr>
        <w:t xml:space="preserve">O </w:t>
      </w:r>
      <w:r>
        <w:rPr>
          <w:rFonts w:eastAsia="Times New Roman" w:cs="Times New Roman" w:ascii="Times New Roman" w:hAnsi="Times New Roman"/>
          <w:rFonts w:ascii="Times New Roman" w:hAnsi="Times New Roman" w:eastAsia="Times New Roman" w:cs="Times New Roman"/>
          <w:i/>
          <w:shd w:fill="FFFF00" w:val="clear"/>
          <w:rPrChange w:id="0" w:author="User" w:date="2025-09-25T16:59:00Z">
            <w:rPr>
              <w:i/>
            </w:rPr>
          </w:rPrChange>
        </w:rPr>
        <w:t>handstand (HS</w:t>
      </w:r>
      <w:r>
        <w:rPr>
          <w:rFonts w:eastAsia="Times New Roman" w:cs="Times New Roman" w:ascii="Times New Roman" w:hAnsi="Times New Roman"/>
          <w:rFonts w:ascii="Times New Roman" w:hAnsi="Times New Roman" w:eastAsia="Times New Roman" w:cs="Times New Roman"/>
          <w:shd w:fill="FFFF00" w:val="clear"/>
          <w:rPrChange w:id="0" w:author="User" w:date="2025-09-25T16:59:00Z">
            <w:rPr/>
          </w:rPrChange>
        </w:rPr>
        <w:t xml:space="preserve">) caracteriza-se por </w:t>
      </w:r>
      <w:commentRangeStart w:id="0"/>
      <w:commentRangeStart w:id="1"/>
      <w:r>
        <w:rPr>
          <w:rFonts w:eastAsia="Times New Roman" w:cs="Times New Roman" w:ascii="Times New Roman" w:hAnsi="Times New Roman"/>
          <w:rFonts w:ascii="Times New Roman" w:hAnsi="Times New Roman" w:eastAsia="Times New Roman" w:cs="Times New Roman"/>
          <w:shd w:fill="FFFF00" w:val="clear"/>
          <w:rPrChange w:id="0" w:author="User" w:date="2025-09-25T16:59:00Z">
            <w:rPr/>
          </w:rPrChange>
        </w:rPr>
        <w:t>um</w:t>
      </w:r>
      <w:ins w:id="5" w:author="User" w:date="2025-09-25T16:55:00Z">
        <w:r>
          <w:rPr>
            <w:rFonts w:eastAsia="Times New Roman" w:cs="Times New Roman" w:ascii="Times New Roman" w:hAnsi="Times New Roman"/>
            <w:shd w:fill="FFFF00" w:val="clear"/>
          </w:rPr>
          <w:t>a tarefa motora que envol</w:t>
        </w:r>
      </w:ins>
      <w:ins w:id="6" w:author="User" w:date="2025-09-25T16:55:00Z">
        <w:r>
          <w:rPr>
            <w:rFonts w:eastAsia="Times New Roman" w:cs="Times New Roman" w:ascii="Times New Roman" w:hAnsi="Times New Roman"/>
            <w:rFonts w:ascii="Times New Roman" w:hAnsi="Times New Roman" w:eastAsia="Times New Roman" w:cs="Times New Roman"/>
            <w:shd w:fill="FFFF00" w:val="clear"/>
            <w:rPrChange w:id="0" w:author="User" w:date="2025-09-25T16:59:00Z">
              <w:rPr/>
            </w:rPrChange>
          </w:rPr>
          <w:t>ve</w:t>
        </w:r>
      </w:ins>
      <w:r>
        <w:rPr>
          <w:rFonts w:eastAsia="Times New Roman" w:cs="Times New Roman" w:ascii="Times New Roman" w:hAnsi="Times New Roman"/>
          <w:rFonts w:ascii="Times New Roman" w:hAnsi="Times New Roman" w:eastAsia="Times New Roman" w:cs="Times New Roman"/>
          <w:shd w:fill="FFFF00" w:val="clear"/>
          <w:rPrChange w:id="0" w:author="User" w:date="2025-09-25T16:59:00Z">
            <w:rPr/>
          </w:rPrChange>
        </w:rPr>
        <w:t xml:space="preserve"> </w:t>
      </w:r>
      <w:r>
        <w:rPr/>
      </w:r>
      <w:commentRangeEnd w:id="1"/>
      <w:r>
        <w:commentReference w:id="1"/>
      </w:r>
      <w:r>
        <w:rPr/>
      </w:r>
      <w:commentRangeEnd w:id="0"/>
      <w:r>
        <w:commentReference w:id="0"/>
      </w:r>
      <w:r>
        <w:rPr>
          <w:rFonts w:eastAsia="Times New Roman" w:cs="Times New Roman" w:ascii="Times New Roman" w:hAnsi="Times New Roman"/>
          <w:rFonts w:ascii="Times New Roman" w:hAnsi="Times New Roman" w:eastAsia="Times New Roman" w:cs="Times New Roman"/>
          <w:shd w:fill="FFFF00" w:val="clear"/>
          <w:rPrChange w:id="0" w:author="User" w:date="2025-09-25T16:59:00Z">
            <w:rPr/>
          </w:rPrChange>
        </w:rPr>
        <w:t xml:space="preserve">equilíbrio estático em posição invertida sobre as mãos, enquanto o </w:t>
      </w:r>
      <w:r>
        <w:rPr>
          <w:rFonts w:eastAsia="Times New Roman" w:cs="Times New Roman" w:ascii="Times New Roman" w:hAnsi="Times New Roman"/>
          <w:rFonts w:ascii="Times New Roman" w:hAnsi="Times New Roman" w:eastAsia="Times New Roman" w:cs="Times New Roman"/>
          <w:i/>
          <w:shd w:fill="FFFF00" w:val="clear"/>
          <w:rPrChange w:id="0" w:author="User" w:date="2025-09-25T16:59:00Z">
            <w:rPr>
              <w:i/>
            </w:rPr>
          </w:rPrChange>
        </w:rPr>
        <w:t>handstand walk</w:t>
      </w:r>
      <w:r>
        <w:rPr>
          <w:rFonts w:eastAsia="Times New Roman" w:cs="Times New Roman" w:ascii="Times New Roman" w:hAnsi="Times New Roman"/>
          <w:rFonts w:ascii="Times New Roman" w:hAnsi="Times New Roman" w:eastAsia="Times New Roman" w:cs="Times New Roman"/>
          <w:shd w:fill="FFFF00" w:val="clear"/>
          <w:rPrChange w:id="0" w:author="User" w:date="2025-09-25T16:59:00Z">
            <w:rPr/>
          </w:rPrChange>
        </w:rPr>
        <w:t xml:space="preserve"> (</w:t>
      </w:r>
      <w:r>
        <w:rPr>
          <w:rFonts w:eastAsia="Times New Roman" w:cs="Times New Roman" w:ascii="Times New Roman" w:hAnsi="Times New Roman"/>
          <w:rFonts w:ascii="Times New Roman" w:hAnsi="Times New Roman" w:eastAsia="Times New Roman" w:cs="Times New Roman"/>
          <w:i/>
          <w:shd w:fill="FFFF00" w:val="clear"/>
          <w:rPrChange w:id="0" w:author="User" w:date="2025-09-25T16:59:00Z">
            <w:rPr>
              <w:i/>
            </w:rPr>
          </w:rPrChange>
        </w:rPr>
        <w:t xml:space="preserve">HSW) </w:t>
      </w:r>
      <w:r>
        <w:rPr>
          <w:rFonts w:eastAsia="Times New Roman" w:cs="Times New Roman" w:ascii="Times New Roman" w:hAnsi="Times New Roman"/>
          <w:rFonts w:ascii="Times New Roman" w:hAnsi="Times New Roman" w:eastAsia="Times New Roman" w:cs="Times New Roman"/>
          <w:shd w:fill="FFFF00" w:val="clear"/>
          <w:rPrChange w:id="0" w:author="User" w:date="2025-09-25T16:59:00Z">
            <w:rPr/>
          </w:rPrChange>
        </w:rPr>
        <w:t xml:space="preserve">envolve deslocamento dinâmico nesta posição </w:t>
      </w:r>
      <w:commentRangeStart w:id="2"/>
      <w:commentRangeStart w:id="3"/>
      <w:r>
        <w:rPr>
          <w:rFonts w:eastAsia="Times New Roman" w:cs="Times New Roman" w:ascii="Times New Roman" w:hAnsi="Times New Roman"/>
          <w:rFonts w:ascii="Times New Roman" w:hAnsi="Times New Roman" w:eastAsia="Times New Roman" w:cs="Times New Roman"/>
          <w:shd w:fill="FFFF00" w:val="clear"/>
          <w:rPrChange w:id="0" w:author="User" w:date="2025-09-25T16:59:00Z">
            <w:rPr/>
          </w:rPrChange>
        </w:rPr>
        <w:t>são elementos fundamentais em diversas modalidades esportivas</w:t>
      </w:r>
      <w:r>
        <w:rPr/>
      </w:r>
      <w:commentRangeEnd w:id="3"/>
      <w:r>
        <w:commentReference w:id="3"/>
      </w:r>
      <w:r>
        <w:rPr/>
      </w:r>
      <w:commentRangeEnd w:id="2"/>
      <w:r>
        <w:commentReference w:id="2"/>
      </w:r>
      <w:r>
        <w:rPr>
          <w:rFonts w:eastAsia="Times New Roman" w:cs="Times New Roman" w:ascii="Times New Roman" w:hAnsi="Times New Roman"/>
        </w:rPr>
        <w:t>.</w:t>
      </w:r>
      <w:ins w:id="15" w:author="User" w:date="2025-09-25T17:12:00Z">
        <w:r>
          <w:rPr>
            <w:rFonts w:eastAsia="Times New Roman" w:cs="Times New Roman" w:ascii="Times New Roman" w:hAnsi="Times New Roman"/>
          </w:rPr>
          <w:t>}</w:t>
        </w:r>
      </w:ins>
      <w:r>
        <w:rPr>
          <w:rFonts w:eastAsia="Times New Roman" w:cs="Times New Roman" w:ascii="Times New Roman" w:hAnsi="Times New Roman"/>
        </w:rPr>
        <w:t xml:space="preserve"> </w:t>
      </w:r>
      <w:ins w:id="16" w:author="User" w:date="2025-09-25T17:05:00Z">
        <w:r>
          <w:rPr>
            <w:rFonts w:eastAsia="Times New Roman" w:cs="Times New Roman" w:ascii="Times New Roman" w:hAnsi="Times New Roman"/>
            <w:shd w:fill="00FF00" w:val="clear"/>
          </w:rPr>
          <w:t xml:space="preserve">O </w:t>
        </w:r>
      </w:ins>
      <w:ins w:id="17" w:author="User" w:date="2025-09-25T17:05:00Z">
        <w:r>
          <w:rPr>
            <w:rFonts w:eastAsia="Times New Roman" w:cs="Times New Roman" w:ascii="Times New Roman" w:hAnsi="Times New Roman"/>
            <w:i/>
            <w:iCs/>
            <w:shd w:fill="00FF00" w:val="clear"/>
            <w:rPrChange w:id="0" w:author="User" w:date="2025-09-25T17:06:00Z"/>
          </w:rPr>
          <w:t>handstand</w:t>
        </w:r>
      </w:ins>
      <w:ins w:id="19" w:author="User" w:date="2025-09-25T17:05:00Z">
        <w:r>
          <w:rPr>
            <w:rFonts w:eastAsia="Times New Roman" w:cs="Times New Roman" w:ascii="Times New Roman" w:hAnsi="Times New Roman"/>
            <w:shd w:fill="00FF00" w:val="clear"/>
          </w:rPr>
          <w:t xml:space="preserve"> (</w:t>
        </w:r>
      </w:ins>
      <w:ins w:id="20" w:author="User" w:date="2025-09-25T17:05:00Z">
        <w:r>
          <w:rPr>
            <w:rFonts w:eastAsia="Times New Roman" w:cs="Times New Roman" w:ascii="Times New Roman" w:hAnsi="Times New Roman"/>
            <w:i/>
            <w:iCs/>
            <w:shd w:fill="00FF00" w:val="clear"/>
            <w:rPrChange w:id="0" w:author="User" w:date="2025-09-25T17:06:00Z"/>
          </w:rPr>
          <w:t>HS</w:t>
        </w:r>
      </w:ins>
      <w:ins w:id="22" w:author="User" w:date="2025-09-25T17:05:00Z">
        <w:r>
          <w:rPr>
            <w:rFonts w:eastAsia="Times New Roman" w:cs="Times New Roman" w:ascii="Times New Roman" w:hAnsi="Times New Roman"/>
            <w:shd w:fill="00FF00" w:val="clear"/>
          </w:rPr>
          <w:t xml:space="preserve">) é uma tarefa motora caracterizada pelo equilíbrio estático em posição invertida sobre as mãos, enquanto o </w:t>
        </w:r>
      </w:ins>
      <w:ins w:id="23" w:author="User" w:date="2025-09-25T17:05:00Z">
        <w:r>
          <w:rPr>
            <w:rFonts w:eastAsia="Times New Roman" w:cs="Times New Roman" w:ascii="Times New Roman" w:hAnsi="Times New Roman"/>
            <w:i/>
            <w:iCs/>
            <w:shd w:fill="00FF00" w:val="clear"/>
            <w:rPrChange w:id="0" w:author="User" w:date="2025-09-25T17:06:00Z"/>
          </w:rPr>
          <w:t>handstand</w:t>
        </w:r>
      </w:ins>
      <w:ins w:id="25" w:author="User" w:date="2025-09-25T17:05:00Z">
        <w:r>
          <w:rPr>
            <w:rFonts w:eastAsia="Times New Roman" w:cs="Times New Roman" w:ascii="Times New Roman" w:hAnsi="Times New Roman"/>
            <w:shd w:fill="00FF00" w:val="clear"/>
          </w:rPr>
          <w:t xml:space="preserve"> </w:t>
        </w:r>
      </w:ins>
      <w:ins w:id="26" w:author="User" w:date="2025-09-25T17:05:00Z">
        <w:r>
          <w:rPr>
            <w:rFonts w:eastAsia="Times New Roman" w:cs="Times New Roman" w:ascii="Times New Roman" w:hAnsi="Times New Roman"/>
            <w:i/>
            <w:iCs/>
            <w:shd w:fill="00FF00" w:val="clear"/>
            <w:rPrChange w:id="0" w:author="User" w:date="2025-09-25T17:06:00Z"/>
          </w:rPr>
          <w:t>walk</w:t>
        </w:r>
      </w:ins>
      <w:ins w:id="28" w:author="User" w:date="2025-09-25T17:05:00Z">
        <w:r>
          <w:rPr>
            <w:rFonts w:eastAsia="Times New Roman" w:cs="Times New Roman" w:ascii="Times New Roman" w:hAnsi="Times New Roman"/>
            <w:shd w:fill="00FF00" w:val="clear"/>
          </w:rPr>
          <w:t xml:space="preserve"> (</w:t>
        </w:r>
      </w:ins>
      <w:ins w:id="29" w:author="User" w:date="2025-09-25T17:05:00Z">
        <w:r>
          <w:rPr>
            <w:rFonts w:eastAsia="Times New Roman" w:cs="Times New Roman" w:ascii="Times New Roman" w:hAnsi="Times New Roman"/>
            <w:i/>
            <w:iCs/>
            <w:shd w:fill="00FF00" w:val="clear"/>
            <w:rPrChange w:id="0" w:author="User" w:date="2025-09-25T17:06:00Z"/>
          </w:rPr>
          <w:t>HSW</w:t>
        </w:r>
      </w:ins>
      <w:ins w:id="31" w:author="User" w:date="2025-09-25T17:05:00Z">
        <w:r>
          <w:rPr>
            <w:rFonts w:eastAsia="Times New Roman" w:cs="Times New Roman" w:ascii="Times New Roman" w:hAnsi="Times New Roman"/>
            <w:shd w:fill="00FF00" w:val="clear"/>
          </w:rPr>
          <w:t xml:space="preserve">) envolve deslocamento dinâmico nessa posição; ambos constituem elementos fundamentais em </w:t>
        </w:r>
      </w:ins>
      <w:ins w:id="32" w:author="User" w:date="2025-09-25T17:09:00Z">
        <w:r>
          <w:rPr>
            <w:rFonts w:eastAsia="Times New Roman" w:cs="Times New Roman" w:ascii="Times New Roman" w:hAnsi="Times New Roman"/>
            <w:shd w:fill="00FF00" w:val="clear"/>
          </w:rPr>
          <w:t>vários</w:t>
        </w:r>
      </w:ins>
      <w:ins w:id="33" w:author="User" w:date="2025-09-25T17:05:00Z">
        <w:r>
          <w:rPr>
            <w:rFonts w:eastAsia="Times New Roman" w:cs="Times New Roman" w:ascii="Times New Roman" w:hAnsi="Times New Roman"/>
            <w:shd w:fill="00FF00" w:val="clear"/>
          </w:rPr>
          <w:t xml:space="preserve"> contextos esportivos, nos quais são reconhecidos e valorizados como expressão de proficiência e capacidade física</w:t>
        </w:r>
      </w:ins>
      <w:ins w:id="34" w:author="User" w:date="2025-09-25T17:05:00Z">
        <w:r>
          <w:rPr/>
          <w:t xml:space="preserve">. </w:t>
        </w:r>
      </w:ins>
      <w:r>
        <w:rPr>
          <w:rFonts w:eastAsia="Times New Roman" w:cs="Times New Roman" w:ascii="Times New Roman" w:hAnsi="Times New Roman"/>
          <w:rFonts w:ascii="Times New Roman" w:hAnsi="Times New Roman" w:eastAsia="Times New Roman" w:cs="Times New Roman"/>
          <w:shd w:fill="00FF00" w:val="clear"/>
          <w:rPrChange w:id="0" w:author="User" w:date="2025-09-25T17:09:00Z">
            <w:rPr/>
          </w:rPrChange>
        </w:rPr>
        <w:t>O</w:t>
      </w:r>
      <w:del w:id="36" w:author="User" w:date="2025-09-25T17:06:00Z">
        <w:r>
          <w:rPr>
            <w:rFonts w:eastAsia="Times New Roman" w:cs="Times New Roman" w:ascii="Times New Roman" w:hAnsi="Times New Roman"/>
            <w:shd w:fill="00FF00" w:val="clear"/>
          </w:rPr>
          <w:delText xml:space="preserve"> </w:delText>
        </w:r>
      </w:del>
      <w:ins w:id="37" w:author="User" w:date="2025-09-25T17:06:00Z">
        <w:r>
          <w:rPr>
            <w:rFonts w:eastAsia="Times New Roman" w:cs="Times New Roman" w:ascii="Times New Roman" w:hAnsi="Times New Roman"/>
            <w:shd w:fill="00FF00" w:val="clear"/>
          </w:rPr>
          <w:t xml:space="preserve"> </w:t>
        </w:r>
      </w:ins>
      <w:r>
        <w:rPr>
          <w:rFonts w:eastAsia="Times New Roman" w:cs="Times New Roman" w:ascii="Times New Roman" w:hAnsi="Times New Roman"/>
          <w:rFonts w:ascii="Times New Roman" w:hAnsi="Times New Roman" w:eastAsia="Times New Roman" w:cs="Times New Roman"/>
          <w:shd w:fill="00FF00" w:val="clear"/>
          <w:rPrChange w:id="0" w:author="User" w:date="2025-09-25T17:09:00Z">
            <w:rPr/>
          </w:rPrChange>
        </w:rPr>
        <w:t xml:space="preserve">presente projeto tem como objetivo investigar os fatores determinantes </w:t>
      </w:r>
      <w:del w:id="39" w:author="Matheus Machado Gomes" w:date="2025-09-15T15:32:00Z">
        <w:r>
          <w:rPr>
            <w:rFonts w:eastAsia="Times New Roman" w:cs="Times New Roman" w:ascii="Times New Roman" w:hAnsi="Times New Roman"/>
            <w:rFonts w:ascii="Times New Roman" w:hAnsi="Times New Roman" w:eastAsia="Times New Roman" w:cs="Times New Roman"/>
            <w:shd w:fill="00FF00" w:val="clear"/>
            <w:rPrChange w:id="0" w:author="User" w:date="2025-09-25T17:09:00Z">
              <w:rPr/>
            </w:rPrChange>
          </w:rPr>
          <w:delText xml:space="preserve">do </w:delText>
        </w:r>
      </w:del>
      <w:ins w:id="41" w:author="Matheus Machado Gomes" w:date="2025-09-15T15:32:00Z">
        <w:r>
          <w:rPr>
            <w:rFonts w:eastAsia="Times New Roman" w:cs="Times New Roman" w:ascii="Times New Roman" w:hAnsi="Times New Roman"/>
            <w:rFonts w:ascii="Times New Roman" w:hAnsi="Times New Roman" w:eastAsia="Times New Roman" w:cs="Times New Roman"/>
            <w:shd w:fill="00FF00" w:val="clear"/>
            <w:rPrChange w:id="0" w:author="User" w:date="2025-09-25T17:09:00Z">
              <w:rPr/>
            </w:rPrChange>
          </w:rPr>
          <w:t xml:space="preserve">para o </w:t>
        </w:r>
      </w:ins>
      <w:r>
        <w:rPr>
          <w:rFonts w:eastAsia="Times New Roman" w:cs="Times New Roman" w:ascii="Times New Roman" w:hAnsi="Times New Roman"/>
          <w:rFonts w:ascii="Times New Roman" w:hAnsi="Times New Roman" w:eastAsia="Times New Roman" w:cs="Times New Roman"/>
          <w:shd w:fill="00FF00" w:val="clear"/>
          <w:rPrChange w:id="0" w:author="User" w:date="2025-09-25T17:09:00Z">
            <w:rPr/>
          </w:rPrChange>
        </w:rPr>
        <w:t xml:space="preserve">desempenho </w:t>
      </w:r>
      <w:del w:id="44" w:author="Matheus Machado Gomes" w:date="2025-09-15T15:32:00Z">
        <w:r>
          <w:rPr>
            <w:rFonts w:eastAsia="Times New Roman" w:cs="Times New Roman" w:ascii="Times New Roman" w:hAnsi="Times New Roman"/>
            <w:rFonts w:ascii="Times New Roman" w:hAnsi="Times New Roman" w:eastAsia="Times New Roman" w:cs="Times New Roman"/>
            <w:shd w:fill="00FF00" w:val="clear"/>
            <w:rPrChange w:id="0" w:author="User" w:date="2025-09-25T17:09:00Z">
              <w:rPr/>
            </w:rPrChange>
          </w:rPr>
          <w:delText xml:space="preserve">de </w:delText>
        </w:r>
      </w:del>
      <w:ins w:id="46" w:author="Matheus Machado Gomes" w:date="2025-09-15T15:32:00Z">
        <w:r>
          <w:rPr>
            <w:rFonts w:eastAsia="Times New Roman" w:cs="Times New Roman" w:ascii="Times New Roman" w:hAnsi="Times New Roman"/>
            <w:rFonts w:ascii="Times New Roman" w:hAnsi="Times New Roman" w:eastAsia="Times New Roman" w:cs="Times New Roman"/>
            <w:shd w:fill="00FF00" w:val="clear"/>
            <w:rPrChange w:id="0" w:author="User" w:date="2025-09-25T17:09:00Z">
              <w:rPr/>
            </w:rPrChange>
          </w:rPr>
          <w:t xml:space="preserve">em </w:t>
        </w:r>
      </w:ins>
      <w:r>
        <w:rPr>
          <w:rFonts w:eastAsia="Times New Roman" w:cs="Times New Roman" w:ascii="Times New Roman" w:hAnsi="Times New Roman"/>
          <w:rFonts w:ascii="Times New Roman" w:hAnsi="Times New Roman" w:eastAsia="Times New Roman" w:cs="Times New Roman"/>
          <w:shd w:fill="00FF00" w:val="clear"/>
          <w:rPrChange w:id="0" w:author="User" w:date="2025-09-25T17:09:00Z">
            <w:rPr/>
          </w:rPrChange>
        </w:rPr>
        <w:t>ambas habilidades</w:t>
      </w:r>
      <w:ins w:id="49" w:author="Matheus Machado Gomes" w:date="2025-09-15T15:32:00Z">
        <w:r>
          <w:rPr>
            <w:rFonts w:eastAsia="Times New Roman" w:cs="Times New Roman" w:ascii="Times New Roman" w:hAnsi="Times New Roman"/>
            <w:rFonts w:ascii="Times New Roman" w:hAnsi="Times New Roman" w:eastAsia="Times New Roman" w:cs="Times New Roman"/>
            <w:shd w:fill="00FF00" w:val="clear"/>
            <w:rPrChange w:id="0" w:author="User" w:date="2025-09-25T17:09:00Z">
              <w:rPr/>
            </w:rPrChange>
          </w:rPr>
          <w:t xml:space="preserve"> motoras</w:t>
        </w:r>
      </w:ins>
      <w:r>
        <w:rPr>
          <w:rFonts w:eastAsia="Times New Roman" w:cs="Times New Roman" w:ascii="Times New Roman" w:hAnsi="Times New Roman"/>
          <w:rFonts w:ascii="Times New Roman" w:hAnsi="Times New Roman" w:eastAsia="Times New Roman" w:cs="Times New Roman"/>
          <w:shd w:fill="00FF00" w:val="clear"/>
          <w:rPrChange w:id="0" w:author="User" w:date="2025-09-25T17:09:00Z">
            <w:rPr/>
          </w:rPrChange>
        </w:rPr>
        <w:t>. Embora amplamente reconhecidos pela complexidade motora</w:t>
      </w:r>
      <w:del w:id="52" w:author="User" w:date="2025-09-25T17:07:00Z">
        <w:r>
          <w:rPr>
            <w:rFonts w:eastAsia="Times New Roman" w:cs="Times New Roman" w:ascii="Times New Roman" w:hAnsi="Times New Roman"/>
            <w:shd w:fill="00FF00" w:val="clear"/>
          </w:rPr>
          <w:delText xml:space="preserve"> e elevada exigência neuromuscular</w:delText>
        </w:r>
      </w:del>
      <w:r>
        <w:rPr>
          <w:rFonts w:eastAsia="Times New Roman" w:cs="Times New Roman" w:ascii="Times New Roman" w:hAnsi="Times New Roman"/>
          <w:rFonts w:ascii="Times New Roman" w:hAnsi="Times New Roman" w:eastAsia="Times New Roman" w:cs="Times New Roman"/>
          <w:shd w:fill="00FF00" w:val="clear"/>
          <w:rPrChange w:id="0" w:author="User" w:date="2025-09-25T17:09:00Z">
            <w:rPr/>
          </w:rPrChange>
        </w:rPr>
        <w:t xml:space="preserve">, o </w:t>
      </w:r>
      <w:r>
        <w:rPr>
          <w:rFonts w:eastAsia="Times New Roman" w:cs="Times New Roman" w:ascii="Times New Roman" w:hAnsi="Times New Roman"/>
          <w:rFonts w:ascii="Times New Roman" w:hAnsi="Times New Roman" w:eastAsia="Times New Roman" w:cs="Times New Roman"/>
          <w:i/>
          <w:shd w:fill="00FF00" w:val="clear"/>
          <w:rPrChange w:id="0" w:author="User" w:date="2025-09-25T17:09:00Z">
            <w:rPr>
              <w:i/>
            </w:rPr>
          </w:rPrChange>
        </w:rPr>
        <w:t xml:space="preserve">HS </w:t>
      </w:r>
      <w:r>
        <w:rPr>
          <w:rFonts w:eastAsia="Times New Roman" w:cs="Times New Roman" w:ascii="Times New Roman" w:hAnsi="Times New Roman"/>
          <w:rFonts w:ascii="Times New Roman" w:hAnsi="Times New Roman" w:eastAsia="Times New Roman" w:cs="Times New Roman"/>
          <w:shd w:fill="00FF00" w:val="clear"/>
          <w:rPrChange w:id="0" w:author="User" w:date="2025-09-25T17:09:00Z">
            <w:rPr/>
          </w:rPrChange>
        </w:rPr>
        <w:t xml:space="preserve">e o </w:t>
      </w:r>
      <w:r>
        <w:rPr>
          <w:rFonts w:eastAsia="Times New Roman" w:cs="Times New Roman" w:ascii="Times New Roman" w:hAnsi="Times New Roman"/>
          <w:rFonts w:ascii="Times New Roman" w:hAnsi="Times New Roman" w:eastAsia="Times New Roman" w:cs="Times New Roman"/>
          <w:i/>
          <w:shd w:fill="00FF00" w:val="clear"/>
          <w:rPrChange w:id="0" w:author="User" w:date="2025-09-25T17:09:00Z">
            <w:rPr>
              <w:i/>
            </w:rPr>
          </w:rPrChange>
        </w:rPr>
        <w:t xml:space="preserve">HSW </w:t>
      </w:r>
      <w:r>
        <w:rPr>
          <w:rFonts w:eastAsia="Times New Roman" w:cs="Times New Roman" w:ascii="Times New Roman" w:hAnsi="Times New Roman"/>
          <w:rFonts w:ascii="Times New Roman" w:hAnsi="Times New Roman" w:eastAsia="Times New Roman" w:cs="Times New Roman"/>
          <w:shd w:fill="00FF00" w:val="clear"/>
          <w:rPrChange w:id="0" w:author="User" w:date="2025-09-25T17:09:00Z">
            <w:rPr/>
          </w:rPrChange>
        </w:rPr>
        <w:t>ainda são predominantemente estudados em amostras restritas</w:t>
      </w:r>
      <w:ins w:id="58" w:author="User" w:date="2025-09-25T17:07:00Z">
        <w:r>
          <w:rPr>
            <w:rFonts w:eastAsia="Times New Roman" w:cs="Times New Roman" w:ascii="Times New Roman" w:hAnsi="Times New Roman"/>
            <w:shd w:fill="00FF00" w:val="clear"/>
          </w:rPr>
          <w:t>, e</w:t>
        </w:r>
      </w:ins>
      <w:ins w:id="59" w:author="User" w:date="2025-09-25T17:09:00Z">
        <w:r>
          <w:rPr>
            <w:rFonts w:eastAsia="Times New Roman" w:cs="Times New Roman" w:ascii="Times New Roman" w:hAnsi="Times New Roman"/>
            <w:shd w:fill="00FF00" w:val="clear"/>
          </w:rPr>
          <w:t>m</w:t>
        </w:r>
      </w:ins>
      <w:ins w:id="60" w:author="User" w:date="2025-09-25T17:07:00Z">
        <w:r>
          <w:rPr>
            <w:rFonts w:eastAsia="Times New Roman" w:cs="Times New Roman" w:ascii="Times New Roman" w:hAnsi="Times New Roman"/>
            <w:shd w:fill="00FF00" w:val="clear"/>
          </w:rPr>
          <w:t xml:space="preserve"> sua maior</w:t>
        </w:r>
      </w:ins>
      <w:ins w:id="61" w:author="User" w:date="2025-09-25T17:07:00Z">
        <w:r>
          <w:rPr>
            <w:rFonts w:eastAsia="Times New Roman" w:cs="Times New Roman" w:ascii="Times New Roman" w:hAnsi="Times New Roman"/>
            <w:rFonts w:ascii="Times New Roman" w:hAnsi="Times New Roman" w:eastAsia="Times New Roman" w:cs="Times New Roman"/>
            <w:shd w:fill="00FF00" w:val="clear"/>
            <w:rPrChange w:id="0" w:author="User" w:date="2025-09-25T17:09:00Z">
              <w:rPr/>
            </w:rPrChange>
          </w:rPr>
          <w:t>ia composta apenas por</w:t>
        </w:r>
      </w:ins>
      <w:del w:id="63" w:author="User" w:date="2025-09-25T17:08:00Z">
        <w:r>
          <w:rPr>
            <w:rFonts w:eastAsia="Times New Roman" w:cs="Times New Roman" w:ascii="Times New Roman" w:hAnsi="Times New Roman"/>
            <w:shd w:fill="00FF00" w:val="clear"/>
          </w:rPr>
          <w:delText xml:space="preserve"> de</w:delText>
        </w:r>
      </w:del>
      <w:r>
        <w:rPr>
          <w:rFonts w:eastAsia="Times New Roman" w:cs="Times New Roman" w:ascii="Times New Roman" w:hAnsi="Times New Roman"/>
          <w:rFonts w:ascii="Times New Roman" w:hAnsi="Times New Roman" w:eastAsia="Times New Roman" w:cs="Times New Roman"/>
          <w:shd w:fill="00FF00" w:val="clear"/>
          <w:rPrChange w:id="0" w:author="User" w:date="2025-09-25T17:09:00Z">
            <w:rPr/>
          </w:rPrChange>
        </w:rPr>
        <w:t xml:space="preserve"> ginastas experientes, o que limita a compreensão de como variáveis distintas</w:t>
      </w:r>
      <w:ins w:id="65" w:author="User" w:date="2025-09-25T17:08:00Z">
        <w:r>
          <w:rPr>
            <w:rFonts w:eastAsia="Times New Roman" w:cs="Times New Roman" w:ascii="Times New Roman" w:hAnsi="Times New Roman"/>
            <w:shd w:fill="00FF00" w:val="clear"/>
          </w:rPr>
          <w:t xml:space="preserve"> se correlacionam e</w:t>
        </w:r>
      </w:ins>
      <w:r>
        <w:rPr>
          <w:rFonts w:eastAsia="Times New Roman" w:cs="Times New Roman" w:ascii="Times New Roman" w:hAnsi="Times New Roman"/>
          <w:rFonts w:ascii="Times New Roman" w:hAnsi="Times New Roman" w:eastAsia="Times New Roman" w:cs="Times New Roman"/>
          <w:shd w:fill="00FF00" w:val="clear"/>
          <w:rPrChange w:id="0" w:author="User" w:date="2025-09-25T17:09:00Z">
            <w:rPr/>
          </w:rPrChange>
        </w:rPr>
        <w:t xml:space="preserve"> influenciam </w:t>
      </w:r>
      <w:ins w:id="67" w:author="User" w:date="2025-09-25T17:08:00Z">
        <w:r>
          <w:rPr>
            <w:rFonts w:eastAsia="Times New Roman" w:cs="Times New Roman" w:ascii="Times New Roman" w:hAnsi="Times New Roman"/>
            <w:shd w:fill="00FF00" w:val="clear"/>
          </w:rPr>
          <w:t>n</w:t>
        </w:r>
      </w:ins>
      <w:r>
        <w:rPr>
          <w:rFonts w:eastAsia="Times New Roman" w:cs="Times New Roman" w:ascii="Times New Roman" w:hAnsi="Times New Roman"/>
          <w:rFonts w:ascii="Times New Roman" w:hAnsi="Times New Roman" w:eastAsia="Times New Roman" w:cs="Times New Roman"/>
          <w:shd w:fill="00FF00" w:val="clear"/>
          <w:rPrChange w:id="0" w:author="User" w:date="2025-09-25T17:09:00Z">
            <w:rPr/>
          </w:rPrChange>
        </w:rPr>
        <w:t xml:space="preserve">essas habilidades </w:t>
      </w:r>
      <w:ins w:id="69" w:author="User" w:date="2025-09-25T17:08:00Z">
        <w:r>
          <w:rPr>
            <w:rFonts w:eastAsia="Times New Roman" w:cs="Times New Roman" w:ascii="Times New Roman" w:hAnsi="Times New Roman"/>
            <w:shd w:fill="00FF00" w:val="clear"/>
          </w:rPr>
          <w:t xml:space="preserve">dentre </w:t>
        </w:r>
      </w:ins>
      <w:ins w:id="70" w:author="User" w:date="2025-09-25T17:08:00Z">
        <w:r>
          <w:rPr>
            <w:rFonts w:eastAsia="Times New Roman" w:cs="Times New Roman" w:ascii="Times New Roman" w:hAnsi="Times New Roman"/>
            <w:rFonts w:ascii="Times New Roman" w:hAnsi="Times New Roman" w:eastAsia="Times New Roman" w:cs="Times New Roman"/>
            <w:shd w:fill="00FF00" w:val="clear"/>
            <w:rPrChange w:id="0" w:author="User" w:date="2025-09-25T17:09:00Z">
              <w:rPr/>
            </w:rPrChange>
          </w:rPr>
          <w:t xml:space="preserve">diferentes contextos de </w:t>
        </w:r>
      </w:ins>
      <w:del w:id="72" w:author="User" w:date="2025-09-25T17:08:00Z">
        <w:r>
          <w:rPr>
            <w:rFonts w:eastAsia="Times New Roman" w:cs="Times New Roman" w:ascii="Times New Roman" w:hAnsi="Times New Roman"/>
            <w:shd w:fill="00FF00" w:val="clear"/>
          </w:rPr>
          <w:delText xml:space="preserve">em contextos mais amplos de </w:delText>
        </w:r>
      </w:del>
      <w:r>
        <w:rPr>
          <w:rFonts w:eastAsia="Times New Roman" w:cs="Times New Roman" w:ascii="Times New Roman" w:hAnsi="Times New Roman"/>
          <w:rFonts w:ascii="Times New Roman" w:hAnsi="Times New Roman" w:eastAsia="Times New Roman" w:cs="Times New Roman"/>
          <w:shd w:fill="00FF00" w:val="clear"/>
          <w:rPrChange w:id="0" w:author="User" w:date="2025-09-25T17:09:00Z">
            <w:rPr/>
          </w:rPrChange>
        </w:rPr>
        <w:t>prática.</w:t>
      </w:r>
      <w:r>
        <w:rPr>
          <w:rFonts w:eastAsia="Times New Roman" w:cs="Times New Roman" w:ascii="Times New Roman" w:hAnsi="Times New Roman"/>
        </w:rPr>
        <w:t xml:space="preserve"> Para preencher essa lacuna, serão recrutados adultos, homens e mulheres, com experiência prévia na prática de </w:t>
      </w:r>
      <w:r>
        <w:rPr>
          <w:rFonts w:eastAsia="Times New Roman" w:cs="Times New Roman" w:ascii="Times New Roman" w:hAnsi="Times New Roman"/>
          <w:i/>
        </w:rPr>
        <w:t xml:space="preserve">HS </w:t>
      </w:r>
      <w:r>
        <w:rPr>
          <w:rFonts w:eastAsia="Times New Roman" w:cs="Times New Roman" w:ascii="Times New Roman" w:hAnsi="Times New Roman"/>
        </w:rPr>
        <w:t xml:space="preserve">e/ou </w:t>
      </w:r>
      <w:r>
        <w:rPr>
          <w:rFonts w:eastAsia="Times New Roman" w:cs="Times New Roman" w:ascii="Times New Roman" w:hAnsi="Times New Roman"/>
          <w:i/>
        </w:rPr>
        <w:t xml:space="preserve">HSW </w:t>
      </w:r>
      <w:r>
        <w:rPr>
          <w:rFonts w:eastAsia="Times New Roman" w:cs="Times New Roman" w:ascii="Times New Roman" w:hAnsi="Times New Roman"/>
        </w:rPr>
        <w:t>em suas modalidades de origem, contemplando diferentes perfis técnicos e de tempo de prática, o que possibilitará</w:t>
      </w:r>
      <w:ins w:id="74" w:author="User" w:date="2025-09-25T17:12:00Z">
        <w:r>
          <w:rPr>
            <w:rFonts w:eastAsia="Times New Roman" w:cs="Times New Roman" w:ascii="Times New Roman" w:hAnsi="Times New Roman"/>
          </w:rPr>
          <w:t xml:space="preserve"> {</w:t>
        </w:r>
      </w:ins>
      <w:del w:id="75" w:author="User" w:date="2025-09-25T17:14:00Z">
        <w:r>
          <w:rPr>
            <w:rFonts w:eastAsia="Times New Roman" w:cs="Times New Roman" w:ascii="Times New Roman" w:hAnsi="Times New Roman"/>
          </w:rPr>
          <w:delText xml:space="preserve"> </w:delText>
        </w:r>
      </w:del>
      <w:commentRangeStart w:id="4"/>
      <w:commentRangeStart w:id="5"/>
      <w:r>
        <w:rPr>
          <w:rFonts w:eastAsia="Times New Roman" w:cs="Times New Roman" w:ascii="Times New Roman" w:hAnsi="Times New Roman"/>
          <w:rFonts w:ascii="Times New Roman" w:hAnsi="Times New Roman" w:eastAsia="Times New Roman" w:cs="Times New Roman"/>
          <w:shd w:fill="FFFF00" w:val="clear"/>
          <w:rPrChange w:id="0" w:author="User" w:date="2025-09-25T17:12:00Z">
            <w:rPr/>
          </w:rPrChange>
        </w:rPr>
        <w:t>comparações entre grupos</w:t>
      </w:r>
      <w:r>
        <w:rPr/>
      </w:r>
      <w:commentRangeEnd w:id="5"/>
      <w:r>
        <w:commentReference w:id="5"/>
      </w:r>
      <w:r>
        <w:rPr/>
      </w:r>
      <w:commentRangeEnd w:id="4"/>
      <w:r>
        <w:commentReference w:id="4"/>
      </w:r>
      <w:ins w:id="77" w:author="User" w:date="2025-09-25T17:12:00Z">
        <w:r>
          <w:rPr>
            <w:rFonts w:eastAsia="Times New Roman" w:cs="Times New Roman" w:ascii="Times New Roman" w:hAnsi="Times New Roman"/>
            <w:shd w:fill="FFFF00" w:val="clear"/>
          </w:rPr>
          <w:t xml:space="preserve"> </w:t>
        </w:r>
      </w:ins>
      <w:ins w:id="78" w:author="User" w:date="2025-09-25T17:12:00Z">
        <w:r>
          <w:rPr>
            <w:rFonts w:eastAsia="Times New Roman" w:cs="Times New Roman" w:ascii="Times New Roman" w:hAnsi="Times New Roman"/>
            <w:rFonts w:ascii="Times New Roman" w:hAnsi="Times New Roman" w:eastAsia="Times New Roman" w:cs="Times New Roman"/>
            <w:shd w:fill="00FF00" w:val="clear"/>
            <w:rPrChange w:id="0" w:author="User" w:date="2025-09-25T17:12:00Z">
              <w:rPr>
                <w:shd w:fill="FFFF00" w:val="clear"/>
              </w:rPr>
            </w:rPrChange>
          </w:rPr>
          <w:t>}</w:t>
        </w:r>
      </w:ins>
      <w:ins w:id="80" w:author="User" w:date="2025-09-25T17:12:00Z">
        <w:r>
          <w:rPr>
            <w:rFonts w:eastAsia="Times New Roman" w:cs="Times New Roman" w:ascii="Times New Roman" w:hAnsi="Times New Roman"/>
            <w:shd w:fill="00FF00" w:val="clear"/>
          </w:rPr>
          <w:t xml:space="preserve"> </w:t>
        </w:r>
      </w:ins>
      <w:ins w:id="81" w:author="User" w:date="2025-09-25T17:12:00Z">
        <w:r>
          <w:rPr>
            <w:rFonts w:eastAsia="Times New Roman" w:cs="Times New Roman" w:ascii="Times New Roman" w:hAnsi="Times New Roman"/>
            <w:rFonts w:ascii="Times New Roman" w:hAnsi="Times New Roman" w:eastAsia="Times New Roman" w:cs="Times New Roman"/>
            <w:shd w:fill="00FF00" w:val="clear"/>
            <w:rPrChange w:id="0" w:author="User" w:date="2025-09-25T17:12:00Z">
              <w:rPr/>
            </w:rPrChange>
          </w:rPr>
          <w:t xml:space="preserve"> uma análise mais abrangente acerca dos fatores associados ao desempenho dessas tarefas</w:t>
        </w:r>
      </w:ins>
      <w:r>
        <w:rPr>
          <w:rFonts w:eastAsia="Times New Roman" w:cs="Times New Roman" w:ascii="Times New Roman" w:hAnsi="Times New Roman"/>
        </w:rPr>
        <w:t xml:space="preserve">. </w:t>
      </w:r>
      <w:del w:id="83" w:author="Matheus Machado Gomes" w:date="2025-09-15T15:36:00Z">
        <w:r>
          <w:rPr>
            <w:rFonts w:eastAsia="Times New Roman" w:cs="Times New Roman" w:ascii="Times New Roman" w:hAnsi="Times New Roman"/>
          </w:rPr>
          <w:delText>A análise estatística empregará</w:delText>
        </w:r>
      </w:del>
      <w:ins w:id="84" w:author="Matheus Machado Gomes" w:date="2025-09-15T15:36:00Z">
        <w:r>
          <w:rPr>
            <w:rFonts w:eastAsia="Times New Roman" w:cs="Times New Roman" w:ascii="Times New Roman" w:hAnsi="Times New Roman"/>
          </w:rPr>
          <w:t>Serão utilizados</w:t>
        </w:r>
      </w:ins>
      <w:r>
        <w:rPr>
          <w:rFonts w:eastAsia="Times New Roman" w:cs="Times New Roman" w:ascii="Times New Roman" w:hAnsi="Times New Roman"/>
        </w:rPr>
        <w:t xml:space="preserve"> modelos de regressão linear múltipla </w:t>
      </w:r>
      <w:del w:id="85" w:author="Matheus Machado Gomes" w:date="2025-09-15T15:37:00Z">
        <w:r>
          <w:rPr>
            <w:rFonts w:eastAsia="Times New Roman" w:cs="Times New Roman" w:ascii="Times New Roman" w:hAnsi="Times New Roman"/>
          </w:rPr>
          <w:delText xml:space="preserve">organizados dos dados coletados por </w:delText>
        </w:r>
      </w:del>
      <w:ins w:id="86" w:author="Matheus Machado Gomes" w:date="2025-09-15T15:37:00Z">
        <w:r>
          <w:rPr>
            <w:rFonts w:eastAsia="Times New Roman" w:cs="Times New Roman" w:ascii="Times New Roman" w:hAnsi="Times New Roman"/>
          </w:rPr>
          <w:t xml:space="preserve">tendo como preditores os dados coletados nos seguintes </w:t>
        </w:r>
      </w:ins>
      <w:r>
        <w:rPr>
          <w:rFonts w:eastAsia="Times New Roman" w:cs="Times New Roman" w:ascii="Times New Roman" w:hAnsi="Times New Roman"/>
        </w:rPr>
        <w:t xml:space="preserve">domínios temáticos: força máxima de flexores de punho e dedos, além do </w:t>
      </w:r>
      <w:r>
        <w:rPr>
          <w:rFonts w:eastAsia="Times New Roman" w:cs="Times New Roman" w:ascii="Times New Roman" w:hAnsi="Times New Roman"/>
          <w:rFonts w:ascii="Times New Roman" w:hAnsi="Times New Roman" w:eastAsia="Times New Roman" w:cs="Times New Roman"/>
          <w:i/>
          <w:iCs/>
          <w:rPrChange w:id="0" w:author="User" w:date="2025-09-25T17:13:00Z">
            <w:rPr/>
          </w:rPrChange>
        </w:rPr>
        <w:t>shoulder</w:t>
      </w:r>
      <w:r>
        <w:rPr>
          <w:rFonts w:eastAsia="Times New Roman" w:cs="Times New Roman" w:ascii="Times New Roman" w:hAnsi="Times New Roman"/>
        </w:rPr>
        <w:t xml:space="preserve"> </w:t>
      </w:r>
      <w:r>
        <w:rPr>
          <w:rFonts w:eastAsia="Times New Roman" w:cs="Times New Roman" w:ascii="Times New Roman" w:hAnsi="Times New Roman"/>
          <w:rFonts w:ascii="Times New Roman" w:hAnsi="Times New Roman" w:eastAsia="Times New Roman" w:cs="Times New Roman"/>
          <w:i/>
          <w:iCs/>
          <w:rPrChange w:id="0" w:author="User" w:date="2025-09-25T17:13:00Z">
            <w:rPr/>
          </w:rPrChange>
        </w:rPr>
        <w:t>press</w:t>
      </w:r>
      <w:r>
        <w:rPr>
          <w:rFonts w:eastAsia="Times New Roman" w:cs="Times New Roman" w:ascii="Times New Roman" w:hAnsi="Times New Roman"/>
        </w:rPr>
        <w:t xml:space="preserve"> relativo ao peso corporal; resistência muscular em posição invertida, avaliada por meio do tempo máximo de sustentação na parede; controle postural, considerando parâmetros lineares e não lineares, como amplitude e velocidade do centro de pressão (CoP), entropia e frequência de microcorreções; medidas antropométricas, incluindo comprimento de membros, altura do centro de massa (CoM) e composição corporal; e análise cinemática dos ângulos articulares de punhos, ombros, quadril e cabeça. No </w:t>
      </w:r>
      <w:r>
        <w:rPr>
          <w:rFonts w:eastAsia="Times New Roman" w:cs="Times New Roman" w:ascii="Times New Roman" w:hAnsi="Times New Roman"/>
          <w:i/>
        </w:rPr>
        <w:t>HS</w:t>
      </w:r>
      <w:r>
        <w:rPr>
          <w:rFonts w:eastAsia="Times New Roman" w:cs="Times New Roman" w:ascii="Times New Roman" w:hAnsi="Times New Roman"/>
        </w:rPr>
        <w:t xml:space="preserve">, o desempenho será definido pelo tempo máximo de sustentação </w:t>
      </w:r>
      <w:ins w:id="89" w:author="User" w:date="2025-09-25T17:14:00Z">
        <w:r>
          <w:rPr>
            <w:rFonts w:eastAsia="Times New Roman" w:cs="Times New Roman" w:ascii="Times New Roman" w:hAnsi="Times New Roman"/>
          </w:rPr>
          <w:t>{</w:t>
        </w:r>
      </w:ins>
      <w:r>
        <w:rPr>
          <w:rFonts w:eastAsia="Times New Roman" w:cs="Times New Roman" w:ascii="Times New Roman" w:hAnsi="Times New Roman"/>
          <w:rFonts w:ascii="Times New Roman" w:hAnsi="Times New Roman" w:eastAsia="Times New Roman" w:cs="Times New Roman"/>
          <w:shd w:fill="FFFF00" w:val="clear"/>
          <w:rPrChange w:id="0" w:author="User" w:date="2025-09-25T17:14:00Z">
            <w:rPr/>
          </w:rPrChange>
        </w:rPr>
        <w:t>associado</w:t>
      </w:r>
      <w:del w:id="91" w:author="User" w:date="2025-09-25T17:14:00Z">
        <w:r>
          <w:rPr>
            <w:rFonts w:eastAsia="Times New Roman" w:cs="Times New Roman" w:ascii="Times New Roman" w:hAnsi="Times New Roman"/>
            <w:shd w:fill="FFFF00" w:val="clear"/>
          </w:rPr>
          <w:delText xml:space="preserve"> </w:delText>
        </w:r>
      </w:del>
      <w:ins w:id="92" w:author="User" w:date="2025-09-25T17:14:00Z">
        <w:r>
          <w:rPr>
            <w:rFonts w:eastAsia="Times New Roman" w:cs="Times New Roman" w:ascii="Times New Roman" w:hAnsi="Times New Roman"/>
            <w:shd w:fill="FFFF00" w:val="clear"/>
          </w:rPr>
          <w:t xml:space="preserve"> </w:t>
        </w:r>
      </w:ins>
      <w:commentRangeStart w:id="6"/>
      <w:commentRangeStart w:id="7"/>
      <w:commentRangeStart w:id="8"/>
      <w:commentRangeStart w:id="9"/>
      <w:r>
        <w:rPr>
          <w:rFonts w:eastAsia="Times New Roman" w:cs="Times New Roman" w:ascii="Times New Roman" w:hAnsi="Times New Roman"/>
          <w:rFonts w:ascii="Times New Roman" w:hAnsi="Times New Roman" w:eastAsia="Times New Roman" w:cs="Times New Roman"/>
          <w:shd w:fill="FFFF00" w:val="clear"/>
          <w:rPrChange w:id="0" w:author="User" w:date="2025-09-25T17:14:00Z">
            <w:rPr/>
          </w:rPrChange>
        </w:rPr>
        <w:t>à qualidade do equilíbrio</w:t>
      </w:r>
      <w:r>
        <w:rPr/>
      </w:r>
      <w:commentRangeEnd w:id="9"/>
      <w:r>
        <w:commentReference w:id="9"/>
      </w:r>
      <w:ins w:id="94" w:author="User" w:date="2025-09-25T17:14:00Z">
        <w:r>
          <w:rPr>
            <w:rFonts w:eastAsia="Times New Roman" w:cs="Times New Roman" w:ascii="Times New Roman" w:hAnsi="Times New Roman"/>
          </w:rPr>
          <w:t>}</w:t>
        </w:r>
      </w:ins>
      <w:r>
        <w:rPr/>
      </w:r>
      <w:commentRangeEnd w:id="8"/>
      <w:r>
        <w:commentReference w:id="8"/>
      </w:r>
      <w:r>
        <w:rPr/>
      </w:r>
      <w:commentRangeEnd w:id="7"/>
      <w:r>
        <w:commentReference w:id="7"/>
      </w:r>
      <w:r>
        <w:rPr/>
      </w:r>
      <w:commentRangeEnd w:id="6"/>
      <w:r>
        <w:commentReference w:id="6"/>
      </w:r>
      <w:r>
        <w:rPr>
          <w:rFonts w:eastAsia="Times New Roman" w:cs="Times New Roman" w:ascii="Times New Roman" w:hAnsi="Times New Roman"/>
        </w:rPr>
        <w:t xml:space="preserve">, enquanto no </w:t>
      </w:r>
      <w:r>
        <w:rPr>
          <w:rFonts w:eastAsia="Times New Roman" w:cs="Times New Roman" w:ascii="Times New Roman" w:hAnsi="Times New Roman"/>
          <w:i/>
        </w:rPr>
        <w:t xml:space="preserve">HSW </w:t>
      </w:r>
      <w:r>
        <w:rPr>
          <w:rFonts w:eastAsia="Times New Roman" w:cs="Times New Roman" w:ascii="Times New Roman" w:hAnsi="Times New Roman"/>
        </w:rPr>
        <w:t>será considerada a mediana da distância percorrida sem perda da posição invertida, complementada por variáveis espaço-temporais como tempo, velocidade, cadência, simetria e variabilidade das passadas. As hipóteses centrais são de que a força e resistência dos membros superiores, aliadas a características antropométricas favoráveis, maior tempo de prática e refinamento do controle postural, estejam diretamente associadas ao melhor desempenho nas duas tarefas. Acredita-se que os achados contribuirão para suprir lacunas metodológicas da literatura, ampliando a compreensão integrada dos fatores que influenciam o desempenho em inversão e subsidiando programas de treinamento mais eficientes, seguros e específicos a cada modalidade.</w:t>
      </w:r>
    </w:p>
    <w:p>
      <w:pPr>
        <w:pStyle w:val="Normal"/>
        <w:spacing w:lineRule="auto" w:line="360"/>
        <w:rPr>
          <w:rFonts w:ascii="Times New Roman" w:hAnsi="Times New Roman" w:eastAsia="Times New Roman" w:cs="Times New Roman"/>
          <w:lang w:val="en-US"/>
        </w:rPr>
      </w:pPr>
      <w:r>
        <w:rPr>
          <w:rFonts w:eastAsia="Times New Roman" w:cs="Times New Roman" w:ascii="Times New Roman" w:hAnsi="Times New Roman"/>
          <w:b/>
          <w:lang w:val="en-US"/>
        </w:rPr>
        <w:t xml:space="preserve">Palavras-chave: </w:t>
      </w:r>
      <w:ins w:id="95" w:author="User" w:date="2025-09-25T17:15:00Z">
        <w:r>
          <w:rPr>
            <w:rFonts w:eastAsia="Times New Roman" w:cs="Times New Roman" w:ascii="Times New Roman" w:hAnsi="Times New Roman"/>
            <w:b/>
            <w:lang w:val="en-US"/>
          </w:rPr>
          <w:t>{</w:t>
        </w:r>
      </w:ins>
      <w:commentRangeStart w:id="10"/>
      <w:commentRangeStart w:id="11"/>
      <w:r>
        <w:rPr>
          <w:rFonts w:eastAsia="Times New Roman" w:cs="Times New Roman" w:ascii="Times New Roman" w:hAnsi="Times New Roman"/>
          <w:rFonts w:ascii="Times New Roman" w:hAnsi="Times New Roman" w:eastAsia="Times New Roman" w:cs="Times New Roman"/>
          <w:shd w:fill="FFFF00" w:val="clear"/>
          <w:lang w:val="en-US"/>
          <w:lang w:val="en-US"/>
          <w:rPrChange w:id="0" w:author="User" w:date="2025-09-25T17:16:00Z">
            <w:rPr/>
          </w:rPrChange>
        </w:rPr>
        <w:t>Handstand; Handstand Walk</w:t>
      </w:r>
      <w:r>
        <w:rPr>
          <w:rFonts w:eastAsia="Times New Roman" w:cs="Times New Roman" w:ascii="Times New Roman" w:hAnsi="Times New Roman"/>
          <w:rFonts w:ascii="Times New Roman" w:hAnsi="Times New Roman" w:eastAsia="Times New Roman" w:cs="Times New Roman"/>
          <w:shd w:fill="00FF00" w:val="clear"/>
          <w:lang w:val="en-US"/>
          <w:lang w:val="en-US"/>
          <w:rPrChange w:id="0" w:author="User" w:date="2025-09-25T17:16:00Z">
            <w:rPr/>
          </w:rPrChange>
        </w:rPr>
        <w:t>;</w:t>
      </w:r>
      <w:ins w:id="98" w:author="User" w:date="2025-09-25T17:15:00Z">
        <w:r>
          <w:rPr>
            <w:rFonts w:eastAsia="Times New Roman" w:cs="Times New Roman" w:ascii="Times New Roman" w:hAnsi="Times New Roman"/>
            <w:shd w:fill="00FF00" w:val="clear"/>
            <w:lang w:val="en-US"/>
          </w:rPr>
          <w:t>}</w:t>
        </w:r>
      </w:ins>
      <w:r>
        <w:rPr>
          <w:rFonts w:eastAsia="Times New Roman" w:cs="Times New Roman" w:ascii="Times New Roman" w:hAnsi="Times New Roman"/>
          <w:rFonts w:ascii="Times New Roman" w:hAnsi="Times New Roman" w:eastAsia="Times New Roman" w:cs="Times New Roman"/>
          <w:shd w:fill="00FF00" w:val="clear"/>
          <w:lang w:val="en-US"/>
          <w:lang w:val="en-US"/>
          <w:rPrChange w:id="0" w:author="User" w:date="2025-09-25T17:16:00Z">
            <w:rPr/>
          </w:rPrChange>
        </w:rPr>
        <w:t xml:space="preserve"> </w:t>
      </w:r>
      <w:r>
        <w:rPr/>
      </w:r>
      <w:commentRangeEnd w:id="11"/>
      <w:r>
        <w:commentReference w:id="11"/>
      </w:r>
      <w:r>
        <w:rPr/>
      </w:r>
      <w:commentRangeEnd w:id="10"/>
      <w:r>
        <w:commentReference w:id="10"/>
      </w:r>
      <w:ins w:id="100" w:author="User" w:date="2025-09-25T17:15:00Z">
        <w:r>
          <w:rPr>
            <w:rFonts w:eastAsia="Times New Roman" w:cs="Times New Roman" w:ascii="Times New Roman" w:hAnsi="Times New Roman"/>
            <w:shd w:fill="00FF00" w:val="clear"/>
            <w:lang w:val="en-US"/>
          </w:rPr>
          <w:t xml:space="preserve">Parada de </w:t>
        </w:r>
      </w:ins>
      <w:ins w:id="101" w:author="User" w:date="2025-09-25T17:15:00Z">
        <w:r>
          <w:rPr>
            <w:rFonts w:eastAsia="Times New Roman" w:cs="Times New Roman" w:ascii="Times New Roman" w:hAnsi="Times New Roman"/>
            <w:rFonts w:ascii="Times New Roman" w:hAnsi="Times New Roman" w:eastAsia="Times New Roman" w:cs="Times New Roman"/>
            <w:shd w:fill="00FF00" w:val="clear"/>
            <w:lang w:val="en-US"/>
            <w:lang w:val="en-US"/>
            <w:rPrChange w:id="0" w:author="User" w:date="2025-09-25T17:16:00Z">
              <w:rPr/>
            </w:rPrChange>
          </w:rPr>
          <w:t>mãos</w:t>
        </w:r>
      </w:ins>
      <w:ins w:id="103" w:author="User" w:date="2025-09-25T17:16:00Z">
        <w:r>
          <w:rPr>
            <w:rFonts w:eastAsia="Times New Roman" w:cs="Times New Roman" w:ascii="Times New Roman" w:hAnsi="Times New Roman"/>
            <w:shd w:fill="00FF00" w:val="clear"/>
            <w:lang w:val="en-US"/>
          </w:rPr>
          <w:t xml:space="preserve">; Andar </w:t>
        </w:r>
      </w:ins>
      <w:ins w:id="104" w:author="User" w:date="2025-09-25T17:16:00Z">
        <w:r>
          <w:rPr>
            <w:rFonts w:eastAsia="Times New Roman" w:cs="Times New Roman" w:ascii="Times New Roman" w:hAnsi="Times New Roman"/>
            <w:rFonts w:ascii="Times New Roman" w:hAnsi="Times New Roman" w:eastAsia="Times New Roman" w:cs="Times New Roman"/>
            <w:shd w:fill="00FF00" w:val="clear"/>
            <w:lang w:val="en-US"/>
            <w:lang w:val="en-US"/>
            <w:rPrChange w:id="0" w:author="User" w:date="2025-09-25T17:16:00Z">
              <w:rPr/>
            </w:rPrChange>
          </w:rPr>
          <w:t>sobre</w:t>
        </w:r>
      </w:ins>
      <w:ins w:id="106" w:author="User" w:date="2025-09-25T17:16:00Z">
        <w:r>
          <w:rPr>
            <w:rFonts w:eastAsia="Times New Roman" w:cs="Times New Roman" w:ascii="Times New Roman" w:hAnsi="Times New Roman"/>
            <w:shd w:fill="00FF00" w:val="clear"/>
            <w:lang w:val="en-US"/>
          </w:rPr>
          <w:t xml:space="preserve"> as </w:t>
        </w:r>
      </w:ins>
      <w:ins w:id="107" w:author="User" w:date="2025-09-25T17:16:00Z">
        <w:r>
          <w:rPr>
            <w:rFonts w:eastAsia="Times New Roman" w:cs="Times New Roman" w:ascii="Times New Roman" w:hAnsi="Times New Roman"/>
            <w:rFonts w:ascii="Times New Roman" w:hAnsi="Times New Roman" w:eastAsia="Times New Roman" w:cs="Times New Roman"/>
            <w:shd w:fill="00FF00" w:val="clear"/>
            <w:lang w:val="en-US"/>
            <w:lang w:val="en-US"/>
            <w:rPrChange w:id="0" w:author="User" w:date="2025-09-25T17:16:00Z">
              <w:rPr/>
            </w:rPrChange>
          </w:rPr>
          <w:t>mãos</w:t>
        </w:r>
      </w:ins>
      <w:ins w:id="109" w:author="User" w:date="2025-09-25T17:16:00Z">
        <w:r>
          <w:rPr>
            <w:rFonts w:eastAsia="Times New Roman" w:cs="Times New Roman" w:ascii="Times New Roman" w:hAnsi="Times New Roman"/>
            <w:shd w:fill="00FF00" w:val="clear"/>
            <w:lang w:val="en-US"/>
          </w:rPr>
          <w:t>;</w:t>
        </w:r>
      </w:ins>
      <w:ins w:id="110" w:author="User" w:date="2025-09-25T17:16:00Z">
        <w:r>
          <w:rPr>
            <w:rFonts w:eastAsia="Times New Roman" w:cs="Times New Roman" w:ascii="Times New Roman" w:hAnsi="Times New Roman"/>
            <w:lang w:val="en-US"/>
          </w:rPr>
          <w:t xml:space="preserve"> </w:t>
        </w:r>
      </w:ins>
      <w:r>
        <w:rPr>
          <w:rFonts w:eastAsia="Times New Roman" w:cs="Times New Roman" w:ascii="Times New Roman" w:hAnsi="Times New Roman"/>
          <w:lang w:val="en-US"/>
        </w:rPr>
        <w:t xml:space="preserve">Ginástica; </w:t>
      </w:r>
      <w:r>
        <w:rPr>
          <w:rFonts w:eastAsia="Times New Roman" w:cs="Times New Roman" w:ascii="Times New Roman" w:hAnsi="Times New Roman"/>
          <w:rFonts w:ascii="Times New Roman" w:hAnsi="Times New Roman" w:eastAsia="Times New Roman" w:cs="Times New Roman"/>
          <w:i/>
          <w:iCs/>
          <w:lang w:val="en-US"/>
          <w:lang w:val="en-US"/>
          <w:rPrChange w:id="0" w:author="User" w:date="2025-09-25T17:16:00Z">
            <w:rPr/>
          </w:rPrChange>
        </w:rPr>
        <w:t>CrossFit®;</w:t>
      </w:r>
      <w:r>
        <w:rPr>
          <w:rFonts w:eastAsia="Times New Roman" w:cs="Times New Roman" w:ascii="Times New Roman" w:hAnsi="Times New Roman"/>
          <w:lang w:val="en-US"/>
        </w:rPr>
        <w:t xml:space="preserve"> Calistenia</w:t>
      </w:r>
    </w:p>
    <w:p>
      <w:pPr>
        <w:pStyle w:val="Heading1"/>
        <w:numPr>
          <w:ilvl w:val="0"/>
          <w:numId w:val="3"/>
        </w:numPr>
        <w:spacing w:lineRule="auto" w:line="360"/>
        <w:rPr>
          <w:rFonts w:ascii="Times New Roman" w:hAnsi="Times New Roman" w:eastAsia="Times New Roman" w:cs="Times New Roman"/>
        </w:rPr>
      </w:pPr>
      <w:r>
        <w:rPr>
          <w:rFonts w:eastAsia="Times New Roman" w:cs="Times New Roman" w:ascii="Times New Roman" w:hAnsi="Times New Roman"/>
        </w:rPr>
        <w:t>INTRODUÇÃO</w:t>
      </w:r>
    </w:p>
    <w:p>
      <w:pPr>
        <w:pStyle w:val="Normal"/>
        <w:spacing w:lineRule="auto" w:line="360"/>
        <w:ind w:firstLine="708"/>
        <w:rPr>
          <w:rFonts w:ascii="Times New Roman" w:hAnsi="Times New Roman" w:eastAsia="Times New Roman" w:cs="Times New Roman"/>
          <w:i/>
          <w:i/>
        </w:rPr>
      </w:pPr>
      <w:r>
        <w:rPr>
          <w:rFonts w:eastAsia="Times New Roman" w:cs="Times New Roman" w:ascii="Times New Roman" w:hAnsi="Times New Roman"/>
          <w:i/>
        </w:rPr>
      </w:r>
    </w:p>
    <w:p>
      <w:pPr>
        <w:pStyle w:val="Normal"/>
        <w:spacing w:lineRule="auto" w:line="360"/>
        <w:ind w:firstLine="360"/>
        <w:rPr>
          <w:rFonts w:ascii="Times New Roman" w:hAnsi="Times New Roman" w:eastAsia="Times New Roman" w:cs="Times New Roman"/>
        </w:rPr>
      </w:pPr>
      <w:r>
        <w:rPr>
          <w:rFonts w:eastAsia="Times New Roman" w:cs="Times New Roman" w:ascii="Times New Roman" w:hAnsi="Times New Roman"/>
          <w:i/>
        </w:rPr>
        <w:t>Handstand (HS</w:t>
      </w:r>
      <w:r>
        <w:rPr>
          <w:rFonts w:eastAsia="Times New Roman" w:cs="Times New Roman" w:ascii="Times New Roman" w:hAnsi="Times New Roman"/>
          <w:rFonts w:ascii="Times New Roman" w:hAnsi="Times New Roman" w:eastAsia="Times New Roman" w:cs="Times New Roman"/>
          <w:i/>
          <w:shd w:fill="00FF00" w:val="clear"/>
          <w:rPrChange w:id="0" w:author="User" w:date="2025-09-25T17:17:00Z">
            <w:rPr>
              <w:i/>
            </w:rPr>
          </w:rPrChange>
        </w:rPr>
        <w:t xml:space="preserve">) </w:t>
      </w:r>
      <w:ins w:id="113" w:author="User" w:date="2025-09-25T17:17:00Z">
        <w:r>
          <w:rPr>
            <w:rFonts w:eastAsia="Times New Roman" w:cs="Times New Roman" w:ascii="Times New Roman" w:hAnsi="Times New Roman"/>
            <w:shd w:fill="00FF00" w:val="clear"/>
          </w:rPr>
          <w:t>constitui uma tarefa motora</w:t>
        </w:r>
      </w:ins>
      <w:commentRangeStart w:id="12"/>
      <w:commentRangeStart w:id="13"/>
      <w:del w:id="114" w:author="User" w:date="2025-09-25T17:17:00Z">
        <w:r>
          <w:rPr>
            <w:rFonts w:eastAsia="Times New Roman" w:cs="Times New Roman" w:ascii="Times New Roman" w:hAnsi="Times New Roman"/>
            <w:shd w:fill="00FF00" w:val="clear"/>
          </w:rPr>
          <w:delText>é um</w:delText>
        </w:r>
      </w:del>
      <w:r>
        <w:rPr>
          <w:rFonts w:eastAsia="Times New Roman" w:cs="Times New Roman" w:ascii="Times New Roman" w:hAnsi="Times New Roman"/>
          <w:rFonts w:ascii="Times New Roman" w:hAnsi="Times New Roman" w:eastAsia="Times New Roman" w:cs="Times New Roman"/>
          <w:shd w:fill="00FF00" w:val="clear"/>
          <w:rPrChange w:id="0" w:author="User" w:date="2025-09-25T17:17:00Z">
            <w:rPr/>
          </w:rPrChange>
        </w:rPr>
        <w:t xml:space="preserve"> </w:t>
      </w:r>
      <w:r>
        <w:rPr/>
      </w:r>
      <w:commentRangeEnd w:id="13"/>
      <w:r>
        <w:commentReference w:id="13"/>
      </w:r>
      <w:r>
        <w:rPr/>
      </w:r>
      <w:commentRangeEnd w:id="12"/>
      <w:r>
        <w:commentReference w:id="12"/>
      </w:r>
      <w:ins w:id="116" w:author="User" w:date="2025-09-25T17:17:00Z">
        <w:r>
          <w:rPr>
            <w:rFonts w:eastAsia="Times New Roman" w:cs="Times New Roman" w:ascii="Times New Roman" w:hAnsi="Times New Roman"/>
          </w:rPr>
          <w:t xml:space="preserve"> de </w:t>
        </w:r>
      </w:ins>
      <w:r>
        <w:rPr>
          <w:rFonts w:eastAsia="Times New Roman" w:cs="Times New Roman" w:ascii="Times New Roman" w:hAnsi="Times New Roman"/>
        </w:rPr>
        <w:t xml:space="preserve">equilíbrio estático em posição invertida sobre as mãos enquanto </w:t>
      </w:r>
      <w:r>
        <w:rPr>
          <w:rFonts w:eastAsia="Times New Roman" w:cs="Times New Roman" w:ascii="Times New Roman" w:hAnsi="Times New Roman"/>
          <w:i/>
        </w:rPr>
        <w:t xml:space="preserve">Handstand Walking (HSW) </w:t>
      </w:r>
      <w:commentRangeStart w:id="14"/>
      <w:r>
        <w:rPr>
          <w:rFonts w:eastAsia="Times New Roman" w:cs="Times New Roman" w:ascii="Times New Roman" w:hAnsi="Times New Roman"/>
          <w:rFonts w:ascii="Times New Roman" w:hAnsi="Times New Roman" w:eastAsia="Times New Roman" w:cs="Times New Roman"/>
          <w:shd w:fill="00FF00" w:val="clear"/>
          <w:rPrChange w:id="0" w:author="User" w:date="2025-09-25T17:18:00Z">
            <w:rPr/>
          </w:rPrChange>
        </w:rPr>
        <w:t xml:space="preserve">é </w:t>
      </w:r>
      <w:ins w:id="118" w:author="User" w:date="2025-09-25T17:17:00Z">
        <w:r>
          <w:rPr>
            <w:rFonts w:eastAsia="Times New Roman" w:cs="Times New Roman" w:ascii="Times New Roman" w:hAnsi="Times New Roman"/>
            <w:shd w:fill="00FF00" w:val="clear"/>
          </w:rPr>
          <w:t>caracterizado por um</w:t>
        </w:r>
      </w:ins>
      <w:del w:id="119" w:author="User" w:date="2025-09-25T17:17:00Z">
        <w:r>
          <w:rPr>
            <w:rFonts w:eastAsia="Times New Roman" w:cs="Times New Roman" w:ascii="Times New Roman" w:hAnsi="Times New Roman"/>
            <w:shd w:fill="00FF00" w:val="clear"/>
          </w:rPr>
          <w:delText>um</w:delText>
        </w:r>
      </w:del>
      <w:r>
        <w:rPr/>
      </w:r>
      <w:commentRangeEnd w:id="14"/>
      <w:r>
        <w:commentReference w:id="14"/>
      </w:r>
      <w:r>
        <w:rPr>
          <w:rFonts w:eastAsia="Times New Roman" w:cs="Times New Roman" w:ascii="Times New Roman" w:hAnsi="Times New Roman"/>
        </w:rPr>
        <w:t xml:space="preserve"> equilíbrio dinâmico posição invertida sobre as mãos gerando um deslocamento.</w:t>
      </w:r>
      <w:r>
        <w:rPr/>
        <w:t xml:space="preserve"> </w:t>
      </w:r>
      <w:r>
        <w:rPr>
          <w:rFonts w:eastAsia="Times New Roman" w:cs="Times New Roman" w:ascii="Times New Roman" w:hAnsi="Times New Roman"/>
        </w:rPr>
        <w:t xml:space="preserve">Ambos são considerados elementos essenciais da ginástica artística </w:t>
      </w:r>
      <w:commentRangeStart w:id="15"/>
      <w:commentRangeStart w:id="16"/>
      <w:r>
        <w:rPr>
          <w:rFonts w:eastAsia="Times New Roman" w:cs="Times New Roman" w:ascii="Times New Roman" w:hAnsi="Times New Roman"/>
        </w:rPr>
        <w:t>[1]</w:t>
      </w:r>
      <w:r>
        <w:rPr/>
      </w:r>
      <w:commentRangeEnd w:id="16"/>
      <w:r>
        <w:commentReference w:id="16"/>
      </w:r>
      <w:r>
        <w:rPr/>
      </w:r>
      <w:commentRangeEnd w:id="15"/>
      <w:r>
        <w:commentReference w:id="15"/>
      </w:r>
      <w:r>
        <w:rPr>
          <w:rFonts w:eastAsia="Times New Roman" w:cs="Times New Roman" w:ascii="Times New Roman" w:hAnsi="Times New Roman"/>
        </w:rPr>
        <w:t xml:space="preserve"> e também estão presentes e</w:t>
      </w:r>
      <w:del w:id="120" w:author="Autor desconhecido" w:date="2025-09-28T20:36:55Z">
        <w:r>
          <w:rPr>
            <w:rFonts w:eastAsia="Times New Roman" w:cs="Times New Roman" w:ascii="Times New Roman" w:hAnsi="Times New Roman"/>
          </w:rPr>
          <w:delText>m</w:delText>
        </w:r>
      </w:del>
      <w:ins w:id="121" w:author="Autor desconhecido" w:date="2025-09-28T20:36:56Z">
        <w:r>
          <w:rPr>
            <w:rFonts w:eastAsia="Times New Roman" w:cs="Times New Roman" w:ascii="Times New Roman" w:hAnsi="Times New Roman"/>
          </w:rPr>
          <w:t>m</w:t>
        </w:r>
      </w:ins>
      <w:r>
        <w:rPr>
          <w:rFonts w:eastAsia="Times New Roman" w:cs="Times New Roman" w:ascii="Times New Roman" w:hAnsi="Times New Roman"/>
        </w:rPr>
        <w:t xml:space="preserve"> diversas outras modalidades como, por exemplo, calistenia, </w:t>
      </w:r>
      <w:r>
        <w:rPr>
          <w:rFonts w:eastAsia="Times New Roman" w:cs="Times New Roman" w:ascii="Times New Roman" w:hAnsi="Times New Roman"/>
          <w:i/>
        </w:rPr>
        <w:t>CrossFit®</w:t>
      </w:r>
      <w:r>
        <w:rPr>
          <w:rFonts w:eastAsia="Times New Roman" w:cs="Times New Roman" w:ascii="Times New Roman" w:hAnsi="Times New Roman"/>
        </w:rPr>
        <w:t xml:space="preserve">, yoga e artes circenses. </w:t>
      </w:r>
      <w:commentRangeStart w:id="17"/>
      <w:commentRangeStart w:id="18"/>
      <w:r>
        <w:rPr>
          <w:rFonts w:eastAsia="Times New Roman" w:cs="Times New Roman" w:ascii="Times New Roman" w:hAnsi="Times New Roman"/>
        </w:rPr>
        <w:t>São habilidades motoras complexas, valorizadas por desenvolver força, coordenação, equilíbrio e consciência corporal, constituindo referência de domínio técnico nas práticas que as incorporam</w:t>
      </w:r>
      <w:ins w:id="122" w:author="Autor desconhecido" w:date="2025-09-28T20:37:10Z">
        <w:r>
          <w:rPr>
            <w:rFonts w:eastAsia="Times New Roman" w:cs="Times New Roman" w:ascii="Times New Roman" w:hAnsi="Times New Roman"/>
          </w:rPr>
          <w:t xml:space="preserve">  </w:t>
        </w:r>
      </w:ins>
      <w:r>
        <w:rPr>
          <w:rFonts w:eastAsia="Times New Roman" w:cs="Times New Roman" w:ascii="Times New Roman" w:hAnsi="Times New Roman"/>
          <w:rFonts w:ascii="Times New Roman" w:hAnsi="Times New Roman" w:eastAsia="Times New Roman" w:cs="Times New Roman"/>
          <w:shd w:fill="FF0000" w:val="clear"/>
          <w:rPrChange w:id="0" w:author="Autor desconhecido" w:date="2025-09-28T18:04:58Z">
            <w:rPr>
              <w:shd w:fill="FF0000" w:val="clear"/>
            </w:rPr>
          </w:rPrChange>
        </w:rPr>
        <w:t xml:space="preserve"> </w:t>
      </w:r>
      <w:r>
        <w:fldChar w:fldCharType="begin"/>
      </w:r>
      <w:r>
        <w:rPr/>
        <w:instrText xml:space="preserve">ADDIN ZOTERO_ITEM CSL_CITATION {"citationID":"pBpefdJQ","properties":{"formattedCitation":"[1]","plainCitation":"[1]","noteIndex":0},"citationItems":[{"id":71,"uris":["http://zotero.org/users/17274952/items/7HMEIQK4"],"itemData":{"id":71,"type":"article-journal","abstract":"Despite well-accepted knowledge concerning the importance of the wrists’ contributions in handstand balances, common handstand coaching strategies prioritise developing the required aligned and aesthetic body shape. Thus, this study investigated the effects of a sole postural training on the maintenance compared to the execution quality in handstands in young competitive gymnasts. Therefore, twenty-two participants (13 females, aged: 8.54 ± 1.56 years; 9 males, aged: 8.67 ± 0.87 years) were randomly assigned into two counterbalanced groups, GPT (guided postural training) and CON (control), each n = 11. Within one week, GPT received four standardised training sessions (T1, T2, T3 and T4) including verbal and tactile advices addressing a straight body posture. Prior to T1 (pre-test), after T2 (mid-test) and after T4 (post-test), all participants (GPT and CON) were asked to perform five handstands where handstand executions were assessed by four gymnastics judges based on standardised video recordings which also captured the balance time. There were no group-related changes in balance time (p &gt; .05); however, following T2, results revealed a positive impact of GPT on postural execution (p &lt; .05). With respect to the importance of forearm activity in handstand performances, further research is needed approaching wrist-related advice in handstand acquisition.","container-title":"International Journal of Performance Analysis in Sport","DOI":"10.1080/24748668.2018.1440459","ISSN":"2474-8668, 1474-8185","issue":"1","journalAbbreviation":"International Journal of Performance Analysis in Sport","language":"en","page":"17-31","source":"DOI.org (Crossref)","title":"Performance control in handstands: challenging entrenched coaching strategies for young gymnasts","title-short":"Performance control in handstands","volume":"18","author":[{"family":"Rohleder","given":"Jonas"},{"family":"Vogt","given":"Tobias"}],"issued":{"date-parts":[["2018",1,2]]}}}],"schema":"https://github.com/citation-style-language/schema/raw/master/csl-citation.json"}</w:instrText>
      </w:r>
      <w:r>
        <w:rPr>
          <w:rPrChange w:id="0" w:author="Autor desconhecido" w:date="2025-09-28T18:04:58Z">
            <w:rPr>
              <w:shd w:fill="FF0000" w:val="clear"/>
            </w:rPr>
          </w:rPrChange>
        </w:rPr>
      </w:r>
      <w:r>
        <w:rPr/>
        <w:fldChar w:fldCharType="separate"/>
      </w:r>
      <w:r>
        <w:rPr>
          <w:rPrChange w:id="0" w:author="Autor desconhecido" w:date="2025-09-28T18:04:58Z">
            <w:rPr>
              <w:shd w:fill="FF0000" w:val="clear"/>
            </w:rPr>
          </w:rPrChange>
        </w:rPr>
      </w:r>
      <w:r>
        <w:rPr>
          <w:rFonts w:cs="Times New Roman" w:ascii="Times New Roman" w:hAnsi="Times New Roman"/>
          <w:rFonts w:ascii="Times New Roman" w:hAnsi="Times New Roman" w:cs="Times New Roman"/>
          <w:shd w:fill="FF0000" w:val="clear"/>
          <w:rPrChange w:id="0" w:author="Autor desconhecido" w:date="2025-09-28T18:04:58Z">
            <w:rPr>
              <w:shd w:fill="FF0000" w:val="clear"/>
            </w:rPr>
          </w:rPrChange>
        </w:rPr>
        <w:t>[71]</w:t>
      </w:r>
      <w:r>
        <w:rPr>
          <w:rPrChange w:id="0" w:author="Autor desconhecido" w:date="2025-09-28T18:04:58Z">
            <w:rPr>
              <w:shd w:fill="FF0000" w:val="clear"/>
            </w:rPr>
          </w:rPrChange>
        </w:rPr>
      </w:r>
      <w:r>
        <w:rPr/>
        <w:fldChar w:fldCharType="end"/>
      </w:r>
      <w:r>
        <w:rPr>
          <w:rFonts w:eastAsia="Times New Roman" w:cs="Times New Roman" w:ascii="Times New Roman" w:hAnsi="Times New Roman"/>
          <w:rFonts w:ascii="Times New Roman" w:hAnsi="Times New Roman" w:eastAsia="Times New Roman" w:cs="Times New Roman"/>
          <w:shd w:fill="FF0000" w:val="clear"/>
          <w:rPrChange w:id="0" w:author="Autor desconhecido" w:date="2025-09-28T18:04:58Z">
            <w:rPr>
              <w:shd w:fill="FF0000" w:val="clear"/>
            </w:rPr>
          </w:rPrChange>
        </w:rPr>
        <w:t>.</w:t>
      </w:r>
      <w:r>
        <w:rPr>
          <w:rPrChange w:id="0" w:author="Autor desconhecido" w:date="2025-09-28T18:04:58Z">
            <w:rPr>
              <w:shd w:fill="FF0000" w:val="clear"/>
            </w:rPr>
          </w:rPrChange>
        </w:rPr>
      </w:r>
      <w:commentRangeEnd w:id="18"/>
      <w:r>
        <w:commentReference w:id="18"/>
      </w:r>
      <w:commentRangeEnd w:id="17"/>
      <w:r>
        <w:commentReference w:id="17"/>
      </w:r>
      <w:r>
        <w:rPr>
          <w:rPrChange w:id="0" w:author="Autor desconhecido" w:date="2025-09-28T18:04:58Z">
            <w:rPr>
              <w:shd w:fill="FF0000" w:val="clear"/>
            </w:rPr>
          </w:rPrChange>
        </w:rPr>
      </w:r>
    </w:p>
    <w:p>
      <w:pPr>
        <w:pStyle w:val="Normal"/>
        <w:spacing w:lineRule="auto" w:line="360"/>
        <w:rPr>
          <w:rFonts w:ascii="Times New Roman" w:hAnsi="Times New Roman" w:eastAsia="Times New Roman" w:cs="Times New Roman"/>
        </w:rPr>
      </w:pPr>
      <w:commentRangeStart w:id="19"/>
      <w:commentRangeStart w:id="20"/>
      <w:commentRangeStart w:id="21"/>
      <w:r>
        <w:rPr>
          <w:rFonts w:eastAsia="Times New Roman" w:cs="Times New Roman" w:ascii="Times New Roman" w:hAnsi="Times New Roman"/>
        </w:rPr>
      </w:r>
    </w:p>
    <w:p>
      <w:pPr>
        <w:pStyle w:val="Normal"/>
        <w:spacing w:lineRule="auto" w:line="360"/>
        <w:rPr>
          <w:rFonts w:ascii="Times New Roman" w:hAnsi="Times New Roman" w:eastAsia="Times New Roman" w:cs="Times New Roman"/>
          <w:del w:id="134" w:author="User" w:date="2025-09-25T17:31:00Z"/>
        </w:rPr>
      </w:pPr>
      <w:del w:id="132" w:author="User" w:date="2025-09-25T17:31:00Z">
        <w:r>
          <w:rPr>
            <w:rFonts w:eastAsia="Times New Roman" w:cs="Times New Roman" w:ascii="Times New Roman" w:hAnsi="Times New Roman"/>
          </w:rPr>
          <w:delText xml:space="preserve">1.1 </w:delText>
        </w:r>
      </w:del>
      <w:del w:id="133" w:author="User" w:date="2025-09-25T17:31:00Z">
        <w:r>
          <w:rPr>
            <w:rFonts w:eastAsia="Times New Roman" w:cs="Times New Roman" w:ascii="Times New Roman" w:hAnsi="Times New Roman"/>
            <w:i/>
          </w:rPr>
          <w:delText>Handstand</w:delText>
        </w:r>
      </w:del>
      <w:r>
        <w:rPr/>
      </w:r>
      <w:commentRangeEnd w:id="21"/>
      <w:r>
        <w:commentReference w:id="21"/>
      </w:r>
      <w:r>
        <w:rPr/>
      </w:r>
      <w:commentRangeEnd w:id="20"/>
      <w:r>
        <w:commentReference w:id="20"/>
      </w:r>
      <w:commentRangeEnd w:id="19"/>
      <w:r>
        <w:commentReference w:id="19"/>
      </w:r>
      <w:r>
        <w:rPr/>
      </w:r>
    </w:p>
    <w:p>
      <w:pPr>
        <w:pStyle w:val="Normal"/>
        <w:spacing w:lineRule="auto" w:line="360"/>
        <w:ind w:firstLine="708"/>
        <w:rPr>
          <w:rFonts w:ascii="Times New Roman" w:hAnsi="Times New Roman" w:eastAsia="Times New Roman" w:cs="Times New Roman"/>
        </w:rPr>
      </w:pPr>
      <w:r>
        <w:rPr>
          <w:rFonts w:eastAsia="Times New Roman" w:cs="Times New Roman" w:ascii="Times New Roman" w:hAnsi="Times New Roman"/>
        </w:rPr>
        <w:t xml:space="preserve">Há vários trabalhos relacionados ao </w:t>
      </w:r>
      <w:r>
        <w:rPr>
          <w:rFonts w:eastAsia="Times New Roman" w:cs="Times New Roman" w:ascii="Times New Roman" w:hAnsi="Times New Roman"/>
          <w:i/>
        </w:rPr>
        <w:t>HS</w:t>
      </w:r>
      <w:r>
        <w:rPr>
          <w:rFonts w:eastAsia="Times New Roman" w:cs="Times New Roman" w:ascii="Times New Roman" w:hAnsi="Times New Roman"/>
        </w:rPr>
        <w:t xml:space="preserve"> abrangendo fatores biomecânicos, </w:t>
      </w:r>
      <w:commentRangeStart w:id="22"/>
      <w:commentRangeStart w:id="23"/>
      <w:r>
        <w:rPr>
          <w:rFonts w:eastAsia="Times New Roman" w:cs="Times New Roman" w:ascii="Times New Roman" w:hAnsi="Times New Roman"/>
        </w:rPr>
        <w:t>neuromusculares e psicológicos</w:t>
      </w:r>
      <w:r>
        <w:rPr/>
      </w:r>
      <w:commentRangeEnd w:id="23"/>
      <w:r>
        <w:commentReference w:id="23"/>
      </w:r>
      <w:r>
        <w:rPr/>
      </w:r>
      <w:commentRangeEnd w:id="22"/>
      <w:r>
        <w:commentReference w:id="22"/>
      </w:r>
      <w:ins w:id="135" w:author="User" w:date="2025-09-25T17:38:00Z">
        <w:r>
          <w:rPr>
            <w:rFonts w:eastAsia="Times New Roman" w:cs="Times New Roman" w:ascii="Times New Roman" w:hAnsi="Times New Roman"/>
          </w:rPr>
          <w:t xml:space="preserve">, </w:t>
        </w:r>
      </w:ins>
      <w:ins w:id="136" w:author="User" w:date="2025-09-25T17:38:00Z">
        <w:r>
          <w:rPr>
            <w:rFonts w:eastAsia="Times New Roman" w:cs="Times New Roman" w:ascii="Times New Roman" w:hAnsi="Times New Roman"/>
            <w:rFonts w:ascii="Times New Roman" w:hAnsi="Times New Roman" w:eastAsia="Times New Roman" w:cs="Times New Roman"/>
            <w:shd w:fill="00FF00" w:val="clear"/>
            <w:rPrChange w:id="0" w:author="User" w:date="2025-09-25T17:38:00Z">
              <w:rPr/>
            </w:rPrChange>
          </w:rPr>
          <w:t xml:space="preserve">refletindo sobretudo </w:t>
        </w:r>
      </w:ins>
      <w:del w:id="138" w:author="User" w:date="2025-09-25T17:38:00Z">
        <w:r>
          <w:rPr>
            <w:rFonts w:eastAsia="Times New Roman" w:cs="Times New Roman" w:ascii="Times New Roman" w:hAnsi="Times New Roman"/>
            <w:shd w:fill="00FF00" w:val="clear"/>
          </w:rPr>
          <w:delText>.</w:delText>
        </w:r>
      </w:del>
      <w:del w:id="139" w:author="User" w:date="2025-09-25T17:38:00Z">
        <w:r>
          <w:rPr>
            <w:rFonts w:eastAsia="Times New Roman" w:cs="Times New Roman" w:ascii="Times New Roman" w:hAnsi="Times New Roman"/>
            <w:rFonts w:ascii="Times New Roman" w:hAnsi="Times New Roman" w:eastAsia="Times New Roman" w:cs="Times New Roman"/>
            <w:shd w:fill="00FF00" w:val="clear"/>
            <w:rPrChange w:id="0" w:author="User" w:date="2025-09-25T17:38:00Z">
              <w:rPr/>
            </w:rPrChange>
          </w:rPr>
          <w:delText xml:space="preserve"> </w:delText>
        </w:r>
      </w:del>
      <w:del w:id="141" w:author="User" w:date="2025-09-25T17:38:00Z">
        <w:r>
          <w:rPr>
            <w:rFonts w:eastAsia="Times New Roman" w:cs="Times New Roman" w:ascii="Times New Roman" w:hAnsi="Times New Roman"/>
            <w:shd w:fill="00FF00" w:val="clear"/>
          </w:rPr>
          <w:delText>A</w:delText>
        </w:r>
      </w:del>
      <w:commentRangeStart w:id="24"/>
      <w:commentRangeStart w:id="25"/>
      <w:ins w:id="142" w:author="User" w:date="2025-09-25T17:38:00Z">
        <w:r>
          <w:rPr>
            <w:rFonts w:eastAsia="Times New Roman" w:cs="Times New Roman" w:ascii="Times New Roman" w:hAnsi="Times New Roman"/>
            <w:shd w:fill="00FF00" w:val="clear"/>
          </w:rPr>
          <w:t>a</w:t>
        </w:r>
      </w:ins>
      <w:r>
        <w:rPr>
          <w:rFonts w:eastAsia="Times New Roman" w:cs="Times New Roman" w:ascii="Times New Roman" w:hAnsi="Times New Roman"/>
          <w:rFonts w:ascii="Times New Roman" w:hAnsi="Times New Roman" w:eastAsia="Times New Roman" w:cs="Times New Roman"/>
          <w:shd w:fill="00FF00" w:val="clear"/>
          <w:rPrChange w:id="0" w:author="User" w:date="2025-09-25T17:38:00Z">
            <w:rPr/>
          </w:rPrChange>
        </w:rPr>
        <w:t xml:space="preserve"> manutenção do equilíbrio</w:t>
      </w:r>
      <w:ins w:id="144" w:author="User" w:date="2025-09-25T17:38:00Z">
        <w:r>
          <w:rPr>
            <w:rFonts w:eastAsia="Times New Roman" w:cs="Times New Roman" w:ascii="Times New Roman" w:hAnsi="Times New Roman"/>
          </w:rPr>
          <w:t>, que</w:t>
        </w:r>
      </w:ins>
      <w:r>
        <w:rPr>
          <w:rFonts w:eastAsia="Times New Roman" w:cs="Times New Roman" w:ascii="Times New Roman" w:hAnsi="Times New Roman"/>
        </w:rPr>
        <w:t xml:space="preserve"> envolve estratégias multissegmentares, com participação das articulações distais e proximais </w:t>
      </w:r>
      <w:r>
        <w:rPr/>
      </w:r>
      <w:commentRangeEnd w:id="25"/>
      <w:r>
        <w:commentReference w:id="25"/>
      </w:r>
      <w:r>
        <w:rPr/>
      </w:r>
      <w:commentRangeEnd w:id="24"/>
      <w:r>
        <w:commentReference w:id="24"/>
      </w:r>
      <w:r>
        <w:rPr>
          <w:rFonts w:eastAsia="Times New Roman" w:cs="Times New Roman" w:ascii="Times New Roman" w:hAnsi="Times New Roman"/>
        </w:rPr>
        <w:t xml:space="preserve">[2], [3]. O </w:t>
      </w:r>
      <w:r>
        <w:rPr>
          <w:rFonts w:eastAsia="Times New Roman" w:cs="Times New Roman" w:ascii="Times New Roman" w:hAnsi="Times New Roman"/>
          <w:i/>
        </w:rPr>
        <w:t xml:space="preserve">HS </w:t>
      </w:r>
      <w:r>
        <w:rPr>
          <w:rFonts w:eastAsia="Times New Roman" w:cs="Times New Roman" w:ascii="Times New Roman" w:hAnsi="Times New Roman"/>
        </w:rPr>
        <w:t>apresenta alta variabilidade articular, especialmente em ombros, punhos e quadris, enquanto o CoM e o CoP permanecem estáveis</w:t>
      </w:r>
      <w:r>
        <w:rPr>
          <w:rFonts w:eastAsia="Times New Roman" w:cs="Times New Roman" w:ascii="Times New Roman" w:hAnsi="Times New Roman"/>
          <w:b/>
        </w:rPr>
        <w:t>,</w:t>
      </w:r>
      <w:r>
        <w:rPr>
          <w:rFonts w:eastAsia="Times New Roman" w:cs="Times New Roman" w:ascii="Times New Roman" w:hAnsi="Times New Roman"/>
        </w:rPr>
        <w:t xml:space="preserve"> evidenciando que a estabilidade é resultado do ajuste coletivo entre segmentos [4]. </w:t>
      </w:r>
      <w:commentRangeStart w:id="26"/>
      <w:commentRangeStart w:id="27"/>
      <w:del w:id="145" w:author="User" w:date="2025-09-25T17:39:00Z">
        <w:r>
          <w:rPr>
            <w:rFonts w:eastAsia="Times New Roman" w:cs="Times New Roman" w:ascii="Times New Roman" w:hAnsi="Times New Roman"/>
            <w:shd w:fill="00FF00" w:val="clear"/>
          </w:rPr>
          <w:delText>Exige</w:delText>
        </w:r>
      </w:del>
      <w:ins w:id="146" w:author="User" w:date="2025-09-25T17:39:00Z">
        <w:r>
          <w:rPr>
            <w:rFonts w:eastAsia="Times New Roman" w:cs="Times New Roman" w:ascii="Times New Roman" w:hAnsi="Times New Roman"/>
            <w:shd w:fill="00FF00" w:val="clear"/>
          </w:rPr>
          <w:t>Para isso é necessária</w:t>
        </w:r>
      </w:ins>
      <w:r>
        <w:rPr>
          <w:rFonts w:eastAsia="Times New Roman" w:cs="Times New Roman" w:ascii="Times New Roman" w:hAnsi="Times New Roman"/>
        </w:rPr>
        <w:t xml:space="preserve"> coordenação </w:t>
      </w:r>
      <w:r>
        <w:rPr/>
      </w:r>
      <w:commentRangeEnd w:id="27"/>
      <w:r>
        <w:commentReference w:id="27"/>
      </w:r>
      <w:r>
        <w:rPr/>
      </w:r>
      <w:commentRangeEnd w:id="26"/>
      <w:r>
        <w:commentReference w:id="26"/>
      </w:r>
      <w:r>
        <w:rPr>
          <w:rFonts w:eastAsia="Times New Roman" w:cs="Times New Roman" w:ascii="Times New Roman" w:hAnsi="Times New Roman"/>
        </w:rPr>
        <w:t>precisa entre músculos estabilizadores e mobilizadores dos membros superiores e do tronco, sendo os flexores de punho, trapézio, deltoide anterior e tríceps braquial os contribuidores primários [5].</w:t>
      </w:r>
      <w:ins w:id="147" w:author="User" w:date="2025-09-25T17:50:00Z">
        <w:r>
          <w:rPr>
            <w:rFonts w:eastAsia="Times New Roman" w:cs="Times New Roman" w:ascii="Times New Roman" w:hAnsi="Times New Roman"/>
          </w:rPr>
          <w:t>{</w:t>
        </w:r>
      </w:ins>
      <w:r>
        <w:rPr>
          <w:rFonts w:eastAsia="Times New Roman" w:cs="Times New Roman" w:ascii="Times New Roman" w:hAnsi="Times New Roman"/>
        </w:rPr>
        <w:t xml:space="preserve"> </w:t>
      </w:r>
      <w:commentRangeStart w:id="28"/>
      <w:commentRangeStart w:id="29"/>
      <w:r>
        <w:rPr>
          <w:rFonts w:eastAsia="Times New Roman" w:cs="Times New Roman" w:ascii="Times New Roman" w:hAnsi="Times New Roman"/>
          <w:rFonts w:ascii="Times New Roman" w:hAnsi="Times New Roman" w:eastAsia="Times New Roman" w:cs="Times New Roman"/>
          <w:shd w:fill="FFFF00" w:val="clear"/>
          <w:rPrChange w:id="0" w:author="User" w:date="2025-09-25T17:49:00Z">
            <w:rPr/>
          </w:rPrChange>
        </w:rPr>
        <w:t xml:space="preserve">Observou-se que os </w:t>
      </w:r>
      <w:r>
        <w:rPr/>
      </w:r>
      <w:commentRangeEnd w:id="29"/>
      <w:r>
        <w:commentReference w:id="29"/>
      </w:r>
      <w:r>
        <w:rPr/>
      </w:r>
      <w:commentRangeEnd w:id="28"/>
      <w:r>
        <w:commentReference w:id="28"/>
      </w:r>
      <w:ins w:id="149" w:author="User" w:date="2025-09-25T17:49:00Z">
        <w:r>
          <w:rPr>
            <w:rFonts w:eastAsia="Times New Roman" w:cs="Times New Roman" w:ascii="Times New Roman" w:hAnsi="Times New Roman"/>
          </w:rPr>
          <w:t xml:space="preserve">} </w:t>
        </w:r>
      </w:ins>
      <w:ins w:id="150" w:author="User" w:date="2025-09-25T17:49:00Z">
        <w:r>
          <w:rPr>
            <w:rFonts w:eastAsia="Times New Roman" w:cs="Times New Roman" w:ascii="Times New Roman" w:hAnsi="Times New Roman"/>
            <w:rFonts w:ascii="Times New Roman" w:hAnsi="Times New Roman" w:eastAsia="Times New Roman" w:cs="Times New Roman"/>
            <w:shd w:fill="00FF00" w:val="clear"/>
            <w:rPrChange w:id="0" w:author="User" w:date="2025-09-25T17:49:00Z">
              <w:rPr/>
            </w:rPrChange>
          </w:rPr>
          <w:t>Nesse contexto, observou-se que os</w:t>
        </w:r>
      </w:ins>
      <w:ins w:id="152" w:author="User" w:date="2025-09-25T17:49:00Z">
        <w:r>
          <w:rPr>
            <w:rFonts w:eastAsia="Times New Roman" w:cs="Times New Roman" w:ascii="Times New Roman" w:hAnsi="Times New Roman"/>
          </w:rPr>
          <w:t xml:space="preserve"> punhos atuam constantemente para manter </w:t>
        </w:r>
      </w:ins>
      <w:del w:id="153" w:author="User" w:date="2025-09-25T17:49:00Z">
        <w:r>
          <w:rPr>
            <w:rFonts w:eastAsia="Times New Roman" w:cs="Times New Roman" w:ascii="Times New Roman" w:hAnsi="Times New Roman"/>
          </w:rPr>
          <w:delText xml:space="preserve">punhos atuam constantemente para manter </w:delText>
        </w:r>
      </w:del>
      <w:r>
        <w:rPr>
          <w:rFonts w:eastAsia="Times New Roman" w:cs="Times New Roman" w:ascii="Times New Roman" w:hAnsi="Times New Roman"/>
        </w:rPr>
        <w:t xml:space="preserve">a pressão contra o solo e realizar microajustes no CoP, sendo responsáveis pelo controle fino frente a pequenas oscilações, enquanto ombros e tronco assumem papel compensatório em oscilações maiores, garantindo controle proximal </w:t>
      </w:r>
      <w:commentRangeStart w:id="30"/>
      <w:commentRangeStart w:id="31"/>
      <w:r>
        <w:rPr>
          <w:rFonts w:eastAsia="Times New Roman" w:cs="Times New Roman" w:ascii="Times New Roman" w:hAnsi="Times New Roman"/>
        </w:rPr>
        <w:t>[6], [</w:t>
      </w:r>
      <w:commentRangeStart w:id="32"/>
      <w:r>
        <w:rPr>
          <w:rFonts w:eastAsia="Times New Roman" w:cs="Times New Roman" w:ascii="Times New Roman" w:hAnsi="Times New Roman"/>
        </w:rPr>
        <w:t>2], [7]</w:t>
      </w:r>
      <w:r>
        <w:rPr/>
      </w:r>
      <w:commentRangeEnd w:id="31"/>
      <w:r>
        <w:commentReference w:id="31"/>
      </w:r>
      <w:r>
        <w:rPr/>
      </w:r>
      <w:commentRangeEnd w:id="30"/>
      <w:r>
        <w:commentReference w:id="30"/>
      </w:r>
      <w:r>
        <w:rPr>
          <w:rFonts w:eastAsia="Times New Roman" w:cs="Times New Roman" w:ascii="Times New Roman" w:hAnsi="Times New Roman"/>
        </w:rPr>
        <w:t xml:space="preserve">. </w:t>
      </w:r>
      <w:r>
        <w:rPr/>
      </w:r>
      <w:commentRangeEnd w:id="32"/>
      <w:r>
        <w:commentReference w:id="32"/>
      </w:r>
      <w:r>
        <w:rPr>
          <w:rFonts w:eastAsia="Times New Roman" w:cs="Times New Roman" w:ascii="Times New Roman" w:hAnsi="Times New Roman"/>
        </w:rPr>
        <w:t>Ginastas mais experientes apresentam menor deslocamento do CoP e possuem ativação muscular mais eficiente</w:t>
      </w:r>
      <w:r>
        <w:rPr>
          <w:rFonts w:eastAsia="Times New Roman" w:cs="Times New Roman" w:ascii="Times New Roman" w:hAnsi="Times New Roman"/>
          <w:b/>
        </w:rPr>
        <w:t xml:space="preserve"> </w:t>
      </w:r>
      <w:r>
        <w:rPr>
          <w:rFonts w:eastAsia="Times New Roman" w:cs="Times New Roman" w:ascii="Times New Roman" w:hAnsi="Times New Roman"/>
        </w:rPr>
        <w:t>[8]</w:t>
      </w:r>
      <w:r>
        <w:rPr>
          <w:rFonts w:eastAsia="Times New Roman" w:cs="Times New Roman" w:ascii="Times New Roman" w:hAnsi="Times New Roman"/>
          <w:b/>
        </w:rPr>
        <w:t xml:space="preserve">. </w:t>
      </w:r>
      <w:r>
        <w:rPr>
          <w:rFonts w:eastAsia="Times New Roman" w:cs="Times New Roman" w:ascii="Times New Roman" w:hAnsi="Times New Roman"/>
        </w:rPr>
        <w:t xml:space="preserve">O padrão de ativação muscular é adaptativo, durante maior instabilidade, há incremento da coativação para reforçar a rigidez articular, indicando que a manutenção do </w:t>
      </w:r>
      <w:r>
        <w:rPr>
          <w:rFonts w:eastAsia="Times New Roman" w:cs="Times New Roman" w:ascii="Times New Roman" w:hAnsi="Times New Roman"/>
          <w:i/>
        </w:rPr>
        <w:t>HS</w:t>
      </w:r>
      <w:r>
        <w:rPr>
          <w:rFonts w:eastAsia="Times New Roman" w:cs="Times New Roman" w:ascii="Times New Roman" w:hAnsi="Times New Roman"/>
        </w:rPr>
        <w:t xml:space="preserve"> requer não apenas força, mas a otimização da coordenação muscular</w:t>
      </w:r>
      <w:r>
        <w:rPr>
          <w:rFonts w:eastAsia="Times New Roman" w:cs="Times New Roman" w:ascii="Times New Roman" w:hAnsi="Times New Roman"/>
          <w:b/>
        </w:rPr>
        <w:t xml:space="preserve"> </w:t>
      </w:r>
      <w:r>
        <w:rPr>
          <w:rFonts w:eastAsia="Times New Roman" w:cs="Times New Roman" w:ascii="Times New Roman" w:hAnsi="Times New Roman"/>
        </w:rPr>
        <w:t>[9], [10]</w:t>
      </w:r>
      <w:del w:id="154" w:author="User" w:date="2025-09-25T17:29:00Z">
        <w:r>
          <w:rPr>
            <w:rFonts w:eastAsia="Times New Roman" w:cs="Times New Roman" w:ascii="Times New Roman" w:hAnsi="Times New Roman"/>
          </w:rPr>
          <w:delText xml:space="preserve"> </w:delText>
        </w:r>
      </w:del>
      <w:r>
        <w:rPr>
          <w:rFonts w:eastAsia="Times New Roman" w:cs="Times New Roman" w:ascii="Times New Roman" w:hAnsi="Times New Roman"/>
        </w:rPr>
        <w:t xml:space="preserve">. Além disso, análise cinemática com ginastas experientes mostrou que a capacidade de se manter na </w:t>
      </w:r>
      <w:r>
        <w:rPr>
          <w:rFonts w:eastAsia="Times New Roman" w:cs="Times New Roman" w:ascii="Times New Roman" w:hAnsi="Times New Roman"/>
          <w:i/>
        </w:rPr>
        <w:t xml:space="preserve">HS </w:t>
      </w:r>
      <w:r>
        <w:rPr>
          <w:rFonts w:eastAsia="Times New Roman" w:cs="Times New Roman" w:ascii="Times New Roman" w:hAnsi="Times New Roman"/>
        </w:rPr>
        <w:t>está associado ao alinhamento corporal, sobretudo à sobreposição de ombros e quadris [11], [12</w:t>
      </w:r>
      <w:commentRangeStart w:id="33"/>
      <w:commentRangeStart w:id="34"/>
      <w:commentRangeStart w:id="35"/>
      <w:r>
        <w:rPr>
          <w:rFonts w:eastAsia="Times New Roman" w:cs="Times New Roman" w:ascii="Times New Roman" w:hAnsi="Times New Roman"/>
        </w:rPr>
        <w:t>].</w:t>
      </w:r>
      <w:r>
        <w:rPr>
          <w:rFonts w:eastAsia="Times New Roman" w:cs="Times New Roman" w:ascii="Times New Roman" w:hAnsi="Times New Roman"/>
          <w:b/>
        </w:rPr>
        <w:t xml:space="preserve"> </w:t>
      </w:r>
      <w:ins w:id="155" w:author="User" w:date="2025-09-25T17:55:00Z">
        <w:r>
          <w:rPr>
            <w:rFonts w:eastAsia="Times New Roman" w:cs="Times New Roman" w:ascii="Times New Roman" w:hAnsi="Times New Roman"/>
            <w:b/>
          </w:rPr>
          <w:t>{</w:t>
        </w:r>
      </w:ins>
      <w:r>
        <w:rPr>
          <w:rFonts w:eastAsia="Times New Roman" w:cs="Times New Roman" w:ascii="Times New Roman" w:hAnsi="Times New Roman"/>
          <w:rFonts w:ascii="Times New Roman" w:hAnsi="Times New Roman" w:eastAsia="Times New Roman" w:cs="Times New Roman"/>
          <w:shd w:fill="FFFF00" w:val="clear"/>
          <w:rPrChange w:id="0" w:author="User" w:date="2025-09-25T17:55:00Z">
            <w:rPr/>
          </w:rPrChange>
        </w:rPr>
        <w:t xml:space="preserve">E embora um </w:t>
      </w:r>
      <w:r>
        <w:rPr/>
      </w:r>
      <w:commentRangeEnd w:id="35"/>
      <w:r>
        <w:commentReference w:id="35"/>
      </w:r>
      <w:r>
        <w:rPr/>
      </w:r>
      <w:commentRangeEnd w:id="34"/>
      <w:r>
        <w:commentReference w:id="34"/>
      </w:r>
      <w:r>
        <w:rPr/>
      </w:r>
      <w:commentRangeEnd w:id="33"/>
      <w:r>
        <w:commentReference w:id="33"/>
      </w:r>
      <w:r>
        <w:rPr>
          <w:rFonts w:eastAsia="Times New Roman" w:cs="Times New Roman" w:ascii="Times New Roman" w:hAnsi="Times New Roman"/>
          <w:rFonts w:ascii="Times New Roman" w:hAnsi="Times New Roman" w:eastAsia="Times New Roman" w:cs="Times New Roman"/>
          <w:shd w:fill="FFFF00" w:val="clear"/>
          <w:rPrChange w:id="0" w:author="User" w:date="2025-09-25T17:57:00Z">
            <w:rPr/>
          </w:rPrChange>
        </w:rPr>
        <w:t xml:space="preserve">treinamento de </w:t>
      </w:r>
      <w:r>
        <w:rPr>
          <w:rFonts w:eastAsia="Times New Roman" w:cs="Times New Roman" w:ascii="Times New Roman" w:hAnsi="Times New Roman"/>
          <w:rFonts w:ascii="Times New Roman" w:hAnsi="Times New Roman" w:eastAsia="Times New Roman" w:cs="Times New Roman"/>
          <w:i/>
          <w:shd w:fill="FFFF00" w:val="clear"/>
          <w:rPrChange w:id="0" w:author="User" w:date="2025-09-25T17:57:00Z">
            <w:rPr>
              <w:i/>
            </w:rPr>
          </w:rPrChange>
        </w:rPr>
        <w:t xml:space="preserve">HS </w:t>
      </w:r>
      <w:r>
        <w:rPr>
          <w:rFonts w:eastAsia="Times New Roman" w:cs="Times New Roman" w:ascii="Times New Roman" w:hAnsi="Times New Roman"/>
          <w:rFonts w:ascii="Times New Roman" w:hAnsi="Times New Roman" w:eastAsia="Times New Roman" w:cs="Times New Roman"/>
          <w:shd w:fill="FFFF00" w:val="clear"/>
          <w:rPrChange w:id="0" w:author="User" w:date="2025-09-25T17:58:00Z">
            <w:rPr/>
          </w:rPrChange>
        </w:rPr>
        <w:t>focado exclusivamente no alinhamento corporal melhora a qualidade de execução, não necessariamente melhora a duração do equilíbrio, destacando a importância do envolvimento dos punhos e antebraços</w:t>
      </w:r>
      <w:ins w:id="160" w:author="User" w:date="2025-09-25T17:58:00Z">
        <w:r>
          <w:rPr>
            <w:rFonts w:eastAsia="Times New Roman" w:cs="Times New Roman" w:ascii="Times New Roman" w:hAnsi="Times New Roman"/>
          </w:rPr>
          <w:t xml:space="preserve">} </w:t>
        </w:r>
      </w:ins>
      <w:ins w:id="161" w:author="User" w:date="2025-09-25T17:58:00Z">
        <w:r>
          <w:rPr>
            <w:rFonts w:eastAsia="Times New Roman" w:cs="Times New Roman" w:ascii="Times New Roman" w:hAnsi="Times New Roman"/>
            <w:shd w:fill="00FF00" w:val="clear"/>
            <w:rPrChange w:id="0" w:author="User" w:date="2025-09-25T17:58:00Z"/>
          </w:rPr>
          <w:t>Contudo</w:t>
        </w:r>
      </w:ins>
      <w:ins w:id="163" w:author="User" w:date="2025-09-25T17:58:00Z">
        <w:r>
          <w:rPr>
            <w:rFonts w:eastAsia="Times New Roman" w:cs="Times New Roman" w:ascii="Times New Roman" w:hAnsi="Times New Roman"/>
            <w:shd w:fill="00FF00" w:val="clear"/>
          </w:rPr>
          <w:t>, treinamentos focados exclusivamente no alinhamento corporal, embora aperfeiçoem a execução, não garantem maior duração do equilíbrio, evidenciando a relevância do papel dos punhos e antebraços</w:t>
        </w:r>
      </w:ins>
      <w:ins w:id="164" w:author="User" w:date="2025-09-25T17:58:00Z">
        <w:r>
          <w:rPr/>
          <w:t xml:space="preserve"> </w:t>
        </w:r>
      </w:ins>
      <w:del w:id="165" w:author="User" w:date="2025-09-25T17:58:00Z">
        <w:r>
          <w:rPr>
            <w:rFonts w:eastAsia="Times New Roman" w:cs="Times New Roman" w:ascii="Times New Roman" w:hAnsi="Times New Roman"/>
            <w:b/>
          </w:rPr>
          <w:delText xml:space="preserve"> </w:delText>
        </w:r>
      </w:del>
      <w:r>
        <w:rPr>
          <w:rFonts w:eastAsia="Times New Roman" w:cs="Times New Roman" w:ascii="Times New Roman" w:hAnsi="Times New Roman"/>
        </w:rPr>
        <w:t xml:space="preserve">[7]. A integração entre visão, propriocepção e sistema vestibular é fundamental, sendo a posição da cabeça um fator decisivo, quanto maior for sua flexão pior será para estabilidade [13]. A fadiga muscular, como seria de se esperar, tem um grande impacto negativo sobre o </w:t>
      </w:r>
      <w:r>
        <w:rPr>
          <w:rFonts w:eastAsia="Times New Roman" w:cs="Times New Roman" w:ascii="Times New Roman" w:hAnsi="Times New Roman"/>
          <w:i/>
        </w:rPr>
        <w:t>HS</w:t>
      </w:r>
      <w:r>
        <w:rPr>
          <w:rFonts w:eastAsia="Times New Roman" w:cs="Times New Roman" w:ascii="Times New Roman" w:hAnsi="Times New Roman"/>
        </w:rPr>
        <w:t xml:space="preserve">, sugerindo que quanto maior </w:t>
      </w:r>
      <w:ins w:id="166" w:author="Matheus Machado Gomes" w:date="2025-09-16T15:09:00Z">
        <w:r>
          <w:rPr>
            <w:rFonts w:eastAsia="Times New Roman" w:cs="Times New Roman" w:ascii="Times New Roman" w:hAnsi="Times New Roman"/>
          </w:rPr>
          <w:t xml:space="preserve">a </w:t>
        </w:r>
      </w:ins>
      <w:r>
        <w:rPr>
          <w:rFonts w:eastAsia="Times New Roman" w:cs="Times New Roman" w:ascii="Times New Roman" w:hAnsi="Times New Roman"/>
        </w:rPr>
        <w:t>resistência muscular maior a capacidade de manter o equilíbrio</w:t>
      </w:r>
      <w:ins w:id="167" w:author="Matheus Machado Gomes" w:date="2025-09-16T15:09:00Z">
        <w:r>
          <w:rPr>
            <w:rFonts w:eastAsia="Times New Roman" w:cs="Times New Roman" w:ascii="Times New Roman" w:hAnsi="Times New Roman"/>
          </w:rPr>
          <w:t xml:space="preserve"> nessa posição</w:t>
        </w:r>
      </w:ins>
      <w:r>
        <w:rPr>
          <w:rFonts w:eastAsia="Times New Roman" w:cs="Times New Roman" w:ascii="Times New Roman" w:hAnsi="Times New Roman"/>
        </w:rPr>
        <w:t>.</w:t>
      </w:r>
      <w:r>
        <w:rPr/>
        <w:t xml:space="preserve"> </w:t>
      </w:r>
      <w:r>
        <w:rPr>
          <w:rFonts w:eastAsia="Times New Roman" w:cs="Times New Roman" w:ascii="Times New Roman" w:hAnsi="Times New Roman"/>
        </w:rPr>
        <w:t xml:space="preserve">Além do efeito físico, destacou-se que a fadiga também tem um fator </w:t>
      </w:r>
      <w:ins w:id="168" w:author="User" w:date="2025-09-25T18:04:00Z">
        <w:r>
          <w:rPr>
            <w:rFonts w:eastAsia="Times New Roman" w:cs="Times New Roman" w:ascii="Times New Roman" w:hAnsi="Times New Roman"/>
          </w:rPr>
          <w:t>{</w:t>
        </w:r>
      </w:ins>
      <w:r>
        <w:rPr>
          <w:rFonts w:eastAsia="Times New Roman" w:cs="Times New Roman" w:ascii="Times New Roman" w:hAnsi="Times New Roman"/>
          <w:rFonts w:ascii="Times New Roman" w:hAnsi="Times New Roman" w:eastAsia="Times New Roman" w:cs="Times New Roman"/>
          <w:shd w:fill="FFFF00" w:val="clear"/>
          <w:rPrChange w:id="0" w:author="User" w:date="2025-09-25T18:04:00Z">
            <w:rPr/>
          </w:rPrChange>
        </w:rPr>
        <w:t>mental</w:t>
      </w:r>
      <w:ins w:id="170" w:author="User" w:date="2025-09-25T18:04:00Z">
        <w:r>
          <w:rPr>
            <w:rFonts w:eastAsia="Times New Roman" w:cs="Times New Roman" w:ascii="Times New Roman" w:hAnsi="Times New Roman"/>
          </w:rPr>
          <w:t xml:space="preserve">} </w:t>
        </w:r>
      </w:ins>
      <w:ins w:id="171" w:author="User" w:date="2025-09-25T18:04:00Z">
        <w:r>
          <w:rPr>
            <w:rFonts w:eastAsia="Times New Roman" w:cs="Times New Roman" w:ascii="Times New Roman" w:hAnsi="Times New Roman"/>
            <w:rFonts w:ascii="Times New Roman" w:hAnsi="Times New Roman" w:eastAsia="Times New Roman" w:cs="Times New Roman"/>
            <w:shd w:fill="00FF00" w:val="clear"/>
            <w:rPrChange w:id="0" w:author="User" w:date="2025-09-25T18:04:00Z">
              <w:rPr/>
            </w:rPrChange>
          </w:rPr>
          <w:t>psicológico</w:t>
        </w:r>
      </w:ins>
      <w:r>
        <w:rPr>
          <w:rFonts w:eastAsia="Times New Roman" w:cs="Times New Roman" w:ascii="Times New Roman" w:hAnsi="Times New Roman"/>
        </w:rPr>
        <w:t xml:space="preserve">, relacionado à percepção de esforço e à redução da concentração, o que pode comprometer a capacidade de manter ajustes finos necessários à estabilidade. [14]. </w:t>
      </w:r>
      <w:ins w:id="173" w:author="User" w:date="2025-09-25T18:05:00Z">
        <w:r>
          <w:rPr>
            <w:rFonts w:eastAsia="Times New Roman" w:cs="Times New Roman" w:ascii="Times New Roman" w:hAnsi="Times New Roman"/>
          </w:rPr>
          <w:t>{</w:t>
        </w:r>
      </w:ins>
      <w:commentRangeStart w:id="36"/>
      <w:commentRangeStart w:id="37"/>
      <w:r>
        <w:rPr>
          <w:rFonts w:eastAsia="Times New Roman" w:cs="Times New Roman" w:ascii="Times New Roman" w:hAnsi="Times New Roman"/>
          <w:rFonts w:ascii="Times New Roman" w:hAnsi="Times New Roman" w:eastAsia="Times New Roman" w:cs="Times New Roman"/>
          <w:shd w:fill="FFFF00" w:val="clear"/>
          <w:rPrChange w:id="0" w:author="User" w:date="2025-09-25T18:05:00Z">
            <w:rPr/>
          </w:rPrChange>
        </w:rPr>
        <w:t>A relação entre fatores psicológicos e qualidade do equilíbrio também foi avaliada</w:t>
      </w:r>
      <w:r>
        <w:rPr/>
      </w:r>
      <w:commentRangeEnd w:id="37"/>
      <w:r>
        <w:commentReference w:id="37"/>
      </w:r>
      <w:r>
        <w:rPr/>
      </w:r>
      <w:commentRangeEnd w:id="36"/>
      <w:r>
        <w:commentReference w:id="36"/>
      </w:r>
      <w:r>
        <w:rPr>
          <w:rFonts w:eastAsia="Times New Roman" w:cs="Times New Roman" w:ascii="Times New Roman" w:hAnsi="Times New Roman"/>
        </w:rPr>
        <w:t>.</w:t>
      </w:r>
      <w:ins w:id="175" w:author="User" w:date="2025-09-25T18:05:00Z">
        <w:r>
          <w:rPr>
            <w:rFonts w:eastAsia="Times New Roman" w:cs="Times New Roman" w:ascii="Times New Roman" w:hAnsi="Times New Roman"/>
          </w:rPr>
          <w:t>}</w:t>
        </w:r>
      </w:ins>
      <w:r>
        <w:rPr>
          <w:rFonts w:eastAsia="Times New Roman" w:cs="Times New Roman" w:ascii="Times New Roman" w:hAnsi="Times New Roman"/>
        </w:rPr>
        <w:t xml:space="preserve"> </w:t>
      </w:r>
      <w:ins w:id="176" w:author="User" w:date="2025-09-25T18:05:00Z">
        <w:r>
          <w:rPr>
            <w:rFonts w:eastAsia="Times New Roman" w:cs="Times New Roman" w:ascii="Times New Roman" w:hAnsi="Times New Roman"/>
            <w:shd w:fill="00FF00" w:val="clear"/>
          </w:rPr>
          <w:t>Outros fat</w:t>
        </w:r>
      </w:ins>
      <w:ins w:id="177" w:author="User" w:date="2025-09-25T18:05:00Z">
        <w:r>
          <w:rPr>
            <w:rFonts w:eastAsia="Times New Roman" w:cs="Times New Roman" w:ascii="Times New Roman" w:hAnsi="Times New Roman"/>
            <w:rFonts w:ascii="Times New Roman" w:hAnsi="Times New Roman" w:eastAsia="Times New Roman" w:cs="Times New Roman"/>
            <w:shd w:fill="00FF00" w:val="clear"/>
            <w:rPrChange w:id="0" w:author="User" w:date="2025-09-25T18:06:00Z">
              <w:rPr/>
            </w:rPrChange>
          </w:rPr>
          <w:t>ores psicológicos também influenciam na qualidade do equilíbrio:</w:t>
        </w:r>
      </w:ins>
      <w:ins w:id="179" w:author="User" w:date="2025-09-25T18:06:00Z">
        <w:r>
          <w:rPr>
            <w:rFonts w:eastAsia="Times New Roman" w:cs="Times New Roman" w:ascii="Times New Roman" w:hAnsi="Times New Roman"/>
          </w:rPr>
          <w:t xml:space="preserve"> </w:t>
        </w:r>
      </w:ins>
      <w:del w:id="180" w:author="User" w:date="2025-09-25T18:06:00Z">
        <w:r>
          <w:rPr>
            <w:rFonts w:eastAsia="Times New Roman" w:cs="Times New Roman" w:ascii="Times New Roman" w:hAnsi="Times New Roman"/>
          </w:rPr>
          <w:delText>E</w:delText>
        </w:r>
      </w:del>
      <w:ins w:id="181" w:author="User" w:date="2025-09-25T18:06:00Z">
        <w:r>
          <w:rPr>
            <w:rFonts w:eastAsia="Times New Roman" w:cs="Times New Roman" w:ascii="Times New Roman" w:hAnsi="Times New Roman"/>
          </w:rPr>
          <w:t>e</w:t>
        </w:r>
      </w:ins>
      <w:r>
        <w:rPr>
          <w:rFonts w:eastAsia="Times New Roman" w:cs="Times New Roman" w:ascii="Times New Roman" w:hAnsi="Times New Roman"/>
        </w:rPr>
        <w:t>m ginastas com maior ansiedade, observou-se pior desempenho, com maiores oscilações posturais. Já atletas com maior autoconfiança apresentaram</w:t>
      </w:r>
      <w:r>
        <w:rPr>
          <w:rFonts w:eastAsia="Times New Roman" w:cs="Times New Roman" w:ascii="Times New Roman" w:hAnsi="Times New Roman"/>
          <w:b/>
        </w:rPr>
        <w:t xml:space="preserve"> </w:t>
      </w:r>
      <w:r>
        <w:rPr>
          <w:rFonts w:eastAsia="Times New Roman" w:cs="Times New Roman" w:ascii="Times New Roman" w:hAnsi="Times New Roman"/>
        </w:rPr>
        <w:t>maior tempo de sustentação e menor variabilidade postural [15]. Estudos comparando ginastas juniores e seniores demonstraram que a experiência esportiva se traduz em maior estabilidade tanto em pé quanto em posição invertida, indicando que o nível de equilíbrio no HS funciona como um parâmetro de desenvolvimento técnico e de desempenho competitivo</w:t>
      </w:r>
      <w:r>
        <w:rPr/>
        <w:t xml:space="preserve"> </w:t>
      </w:r>
      <w:r>
        <w:rPr>
          <w:rFonts w:eastAsia="Times New Roman" w:cs="Times New Roman" w:ascii="Times New Roman" w:hAnsi="Times New Roman"/>
        </w:rPr>
        <w:t>[16], [17].</w:t>
      </w:r>
    </w:p>
    <w:p>
      <w:pPr>
        <w:pStyle w:val="Normal"/>
        <w:spacing w:lineRule="auto" w:line="360"/>
        <w:ind w:firstLine="708"/>
        <w:rPr>
          <w:rFonts w:ascii="Times New Roman" w:hAnsi="Times New Roman" w:eastAsia="Times New Roman" w:cs="Times New Roman"/>
          <w:del w:id="183" w:author="User" w:date="2025-09-25T18:07:00Z"/>
        </w:rPr>
      </w:pPr>
      <w:ins w:id="182" w:author="User" w:date="2025-09-25T18:10:00Z">
        <w:r>
          <w:rPr>
            <w:rFonts w:eastAsia="Times New Roman" w:cs="Times New Roman" w:ascii="Times New Roman" w:hAnsi="Times New Roman"/>
          </w:rPr>
          <w:t>{</w:t>
        </w:r>
      </w:ins>
    </w:p>
    <w:p>
      <w:pPr>
        <w:pStyle w:val="Normal"/>
        <w:spacing w:lineRule="auto" w:line="360"/>
        <w:rPr>
          <w:rFonts w:ascii="Times New Roman" w:hAnsi="Times New Roman" w:eastAsia="Times New Roman" w:cs="Times New Roman"/>
          <w:shd w:fill="FFFF00" w:val="clear"/>
          <w:del w:id="186" w:author="User" w:date="2025-09-25T17:32:00Z"/>
        </w:rPr>
      </w:pPr>
      <w:del w:id="184" w:author="User" w:date="2025-09-25T17:32:00Z">
        <w:r>
          <w:rPr>
            <w:rFonts w:eastAsia="Times New Roman" w:cs="Times New Roman" w:ascii="Times New Roman" w:hAnsi="Times New Roman"/>
            <w:shd w:fill="FFFF00" w:val="clear"/>
          </w:rPr>
          <w:delText xml:space="preserve">1.2 </w:delText>
        </w:r>
      </w:del>
      <w:r>
        <w:rPr>
          <w:rFonts w:eastAsia="Times New Roman" w:cs="Times New Roman" w:ascii="Times New Roman" w:hAnsi="Times New Roman"/>
          <w:rFonts w:ascii="Times New Roman" w:hAnsi="Times New Roman" w:eastAsia="Times New Roman" w:cs="Times New Roman"/>
          <w:i/>
          <w:shd w:fill="FFFF00" w:val="clear"/>
          <w:rPrChange w:id="0" w:author="User" w:date="2025-09-25T18:10:00Z">
            <w:rPr>
              <w:i/>
            </w:rPr>
          </w:rPrChange>
        </w:rPr>
        <w:delText>Handstand Walk</w:delText>
      </w:r>
    </w:p>
    <w:p>
      <w:pPr>
        <w:pStyle w:val="Normal"/>
        <w:spacing w:lineRule="auto" w:line="360"/>
        <w:ind w:firstLine="708"/>
        <w:rPr>
          <w:rFonts w:ascii="Times New Roman" w:hAnsi="Times New Roman" w:eastAsia="Times New Roman" w:cs="Times New Roman"/>
          <w:del w:id="217" w:author="User" w:date="2025-09-25T18:24:00Z"/>
        </w:rPr>
      </w:pPr>
      <w:commentRangeStart w:id="38"/>
      <w:commentRangeStart w:id="39"/>
      <w:r>
        <w:rPr>
          <w:rFonts w:eastAsia="Times New Roman" w:cs="Times New Roman" w:ascii="Times New Roman" w:hAnsi="Times New Roman"/>
          <w:rFonts w:ascii="Times New Roman" w:hAnsi="Times New Roman" w:eastAsia="Times New Roman" w:cs="Times New Roman"/>
          <w:shd w:fill="FFFF00" w:val="clear"/>
          <w:rPrChange w:id="0" w:author="User" w:date="2025-09-25T18:10:00Z">
            <w:rPr/>
          </w:rPrChange>
        </w:rPr>
        <w:t xml:space="preserve">Em um estudo foi demonstrado que a iniciação </w:t>
      </w:r>
      <w:r>
        <w:rPr/>
      </w:r>
      <w:commentRangeEnd w:id="39"/>
      <w:r>
        <w:commentReference w:id="39"/>
      </w:r>
      <w:r>
        <w:rPr/>
      </w:r>
      <w:commentRangeEnd w:id="38"/>
      <w:r>
        <w:commentReference w:id="38"/>
      </w:r>
      <w:r>
        <w:rPr>
          <w:rFonts w:eastAsia="Times New Roman" w:cs="Times New Roman" w:ascii="Times New Roman" w:hAnsi="Times New Roman"/>
          <w:rFonts w:ascii="Times New Roman" w:hAnsi="Times New Roman" w:eastAsia="Times New Roman" w:cs="Times New Roman"/>
          <w:shd w:fill="FFFF00" w:val="clear"/>
          <w:rPrChange w:id="0" w:author="User" w:date="2025-09-25T18:10:00Z">
            <w:rPr/>
          </w:rPrChange>
        </w:rPr>
        <w:t xml:space="preserve">do </w:t>
      </w:r>
      <w:r>
        <w:rPr>
          <w:rFonts w:eastAsia="Times New Roman" w:cs="Times New Roman" w:ascii="Times New Roman" w:hAnsi="Times New Roman"/>
          <w:rFonts w:ascii="Times New Roman" w:hAnsi="Times New Roman" w:eastAsia="Times New Roman" w:cs="Times New Roman"/>
          <w:i/>
          <w:shd w:fill="FFFF00" w:val="clear"/>
          <w:rPrChange w:id="0" w:author="User" w:date="2025-09-25T18:10:00Z">
            <w:rPr>
              <w:i/>
            </w:rPr>
          </w:rPrChange>
        </w:rPr>
        <w:t xml:space="preserve">HSW </w:t>
      </w:r>
      <w:r>
        <w:rPr>
          <w:rFonts w:eastAsia="Times New Roman" w:cs="Times New Roman" w:ascii="Times New Roman" w:hAnsi="Times New Roman"/>
          <w:rFonts w:ascii="Times New Roman" w:hAnsi="Times New Roman" w:eastAsia="Times New Roman" w:cs="Times New Roman"/>
          <w:shd w:fill="FFFF00" w:val="clear"/>
          <w:rPrChange w:id="0" w:author="User" w:date="2025-09-25T18:10:00Z">
            <w:rPr/>
          </w:rPrChange>
        </w:rPr>
        <w:t>envolve ajustes posturais antecipatórios (APAs) que geram um deslocamento intencional do</w:t>
      </w:r>
      <w:r>
        <w:rPr>
          <w:rFonts w:eastAsia="Times New Roman" w:cs="Times New Roman" w:ascii="Times New Roman" w:hAnsi="Times New Roman"/>
          <w:rFonts w:ascii="Times New Roman" w:hAnsi="Times New Roman" w:eastAsia="Times New Roman" w:cs="Times New Roman"/>
          <w:b/>
          <w:shd w:fill="FFFF00" w:val="clear"/>
          <w:rPrChange w:id="0" w:author="User" w:date="2025-09-25T18:10:00Z">
            <w:rPr>
              <w:b/>
            </w:rPr>
          </w:rPrChange>
        </w:rPr>
        <w:t xml:space="preserve"> </w:t>
      </w:r>
      <w:r>
        <w:rPr>
          <w:rFonts w:eastAsia="Times New Roman" w:cs="Times New Roman" w:ascii="Times New Roman" w:hAnsi="Times New Roman"/>
          <w:rFonts w:ascii="Times New Roman" w:hAnsi="Times New Roman" w:eastAsia="Times New Roman" w:cs="Times New Roman"/>
          <w:shd w:fill="FFFF00" w:val="clear"/>
          <w:rPrChange w:id="0" w:author="User" w:date="2025-09-25T18:10:00Z">
            <w:rPr/>
          </w:rPrChange>
        </w:rPr>
        <w:t>CoP</w:t>
      </w:r>
      <w:r>
        <w:rPr>
          <w:rFonts w:eastAsia="Times New Roman" w:cs="Times New Roman" w:ascii="Times New Roman" w:hAnsi="Times New Roman"/>
          <w:rFonts w:ascii="Times New Roman" w:hAnsi="Times New Roman" w:eastAsia="Times New Roman" w:cs="Times New Roman"/>
          <w:b/>
          <w:shd w:fill="FFFF00" w:val="clear"/>
          <w:rPrChange w:id="0" w:author="User" w:date="2025-09-25T18:10:00Z">
            <w:rPr>
              <w:b/>
            </w:rPr>
          </w:rPrChange>
        </w:rPr>
        <w:t xml:space="preserve">, </w:t>
      </w:r>
      <w:r>
        <w:rPr>
          <w:rFonts w:eastAsia="Times New Roman" w:cs="Times New Roman" w:ascii="Times New Roman" w:hAnsi="Times New Roman"/>
          <w:rFonts w:ascii="Times New Roman" w:hAnsi="Times New Roman" w:eastAsia="Times New Roman" w:cs="Times New Roman"/>
          <w:shd w:fill="FFFF00" w:val="clear"/>
          <w:rPrChange w:id="0" w:author="User" w:date="2025-09-25T18:10:00Z">
            <w:rPr/>
          </w:rPrChange>
        </w:rPr>
        <w:t>seja por estratégia de direcionamento posterior ou anterior, para propulsionar o centro de massa (CoM) à frente</w:t>
      </w:r>
      <w:r>
        <w:rPr>
          <w:rFonts w:eastAsia="Times New Roman" w:cs="Times New Roman" w:ascii="Times New Roman" w:hAnsi="Times New Roman"/>
        </w:rPr>
        <w:t>.</w:t>
      </w:r>
      <w:ins w:id="195" w:author="User" w:date="2025-09-25T18:10:00Z">
        <w:r>
          <w:rPr>
            <w:rFonts w:eastAsia="Times New Roman" w:cs="Times New Roman" w:ascii="Times New Roman" w:hAnsi="Times New Roman"/>
          </w:rPr>
          <w:t>}</w:t>
        </w:r>
      </w:ins>
      <w:r>
        <w:rPr>
          <w:rFonts w:eastAsia="Times New Roman" w:cs="Times New Roman" w:ascii="Times New Roman" w:hAnsi="Times New Roman"/>
        </w:rPr>
        <w:t xml:space="preserve"> </w:t>
      </w:r>
      <w:ins w:id="196" w:author="User" w:date="2025-09-25T18:13:00Z">
        <w:r>
          <w:rPr>
            <w:rFonts w:eastAsia="Times New Roman" w:cs="Times New Roman" w:ascii="Times New Roman" w:hAnsi="Times New Roman"/>
            <w:shd w:fill="00FF00" w:val="clear"/>
          </w:rPr>
          <w:t>em relação a</w:t>
        </w:r>
      </w:ins>
      <w:ins w:id="197" w:author="User" w:date="2025-09-25T18:11:00Z">
        <w:r>
          <w:rPr>
            <w:rFonts w:eastAsia="Times New Roman" w:cs="Times New Roman" w:ascii="Times New Roman" w:hAnsi="Times New Roman"/>
            <w:shd w:fill="00FF00" w:val="clear"/>
          </w:rPr>
          <w:t xml:space="preserve">o </w:t>
        </w:r>
      </w:ins>
      <w:ins w:id="198" w:author="User" w:date="2025-09-25T18:11:00Z">
        <w:r>
          <w:rPr>
            <w:rFonts w:eastAsia="Times New Roman" w:cs="Times New Roman" w:ascii="Times New Roman" w:hAnsi="Times New Roman"/>
            <w:rFonts w:ascii="Times New Roman" w:hAnsi="Times New Roman" w:eastAsia="Times New Roman" w:cs="Times New Roman"/>
            <w:i/>
            <w:iCs/>
            <w:shd w:fill="00FF00" w:val="clear"/>
            <w:rPrChange w:id="0" w:author="User" w:date="2025-09-25T18:12:00Z">
              <w:rPr>
                <w:i/>
                <w:iCs/>
              </w:rPr>
            </w:rPrChange>
          </w:rPr>
          <w:t xml:space="preserve">HSW </w:t>
        </w:r>
      </w:ins>
      <w:ins w:id="200" w:author="User" w:date="2025-09-25T18:12:00Z">
        <w:r>
          <w:rPr>
            <w:rFonts w:eastAsia="Times New Roman" w:cs="Times New Roman" w:ascii="Times New Roman" w:hAnsi="Times New Roman"/>
            <w:shd w:fill="00FF00" w:val="clear"/>
          </w:rPr>
          <w:t>e</w:t>
        </w:r>
      </w:ins>
      <w:ins w:id="201" w:author="User" w:date="2025-09-25T18:12:00Z">
        <w:r>
          <w:rPr>
            <w:rFonts w:eastAsia="Times New Roman" w:cs="Times New Roman" w:ascii="Times New Roman" w:hAnsi="Times New Roman"/>
            <w:shd w:fill="00FF00" w:val="clear"/>
            <w:rPrChange w:id="0" w:author="User" w:date="2025-09-25T18:12:00Z"/>
          </w:rPr>
          <w:t xml:space="preserve">studos demonstram que a iniciação </w:t>
        </w:r>
      </w:ins>
      <w:ins w:id="203" w:author="User" w:date="2025-09-25T18:12:00Z">
        <w:r>
          <w:rPr>
            <w:rFonts w:eastAsia="Times New Roman" w:cs="Times New Roman" w:ascii="Times New Roman" w:hAnsi="Times New Roman"/>
            <w:shd w:fill="00FF00" w:val="clear"/>
          </w:rPr>
          <w:t>movimento</w:t>
        </w:r>
      </w:ins>
      <w:ins w:id="204" w:author="User" w:date="2025-09-25T18:12:00Z">
        <w:r>
          <w:rPr>
            <w:rFonts w:eastAsia="Times New Roman" w:cs="Times New Roman" w:ascii="Times New Roman" w:hAnsi="Times New Roman"/>
            <w:shd w:fill="00FF00" w:val="clear"/>
            <w:rPrChange w:id="0" w:author="User" w:date="2025-09-25T18:12:00Z"/>
          </w:rPr>
          <w:t xml:space="preserve"> envolve ajustes posturais antecipatórios (</w:t>
        </w:r>
      </w:ins>
      <w:ins w:id="206" w:author="User" w:date="2025-09-25T18:11:00Z">
        <w:r>
          <w:rPr>
            <w:rFonts w:eastAsia="Times New Roman" w:cs="Times New Roman" w:ascii="Times New Roman" w:hAnsi="Times New Roman"/>
            <w:shd w:fill="00FF00" w:val="clear"/>
          </w:rPr>
          <w:t>APAs</w:t>
        </w:r>
      </w:ins>
      <w:ins w:id="207" w:author="User" w:date="2025-09-25T18:11:00Z">
        <w:r>
          <w:rPr>
            <w:rFonts w:eastAsia="Times New Roman" w:cs="Times New Roman" w:ascii="Times New Roman" w:hAnsi="Times New Roman"/>
            <w:shd w:fill="00FF00" w:val="clear"/>
            <w:rPrChange w:id="0" w:author="User" w:date="2025-09-25T18:12:00Z"/>
          </w:rPr>
          <w:t>) que promovem um deslocamento intencional do CoP, por estratégias posteriores ou anteriores, para propulsionar o centro de massa (</w:t>
        </w:r>
      </w:ins>
      <w:ins w:id="209" w:author="User" w:date="2025-09-25T18:11:00Z">
        <w:r>
          <w:rPr>
            <w:rFonts w:eastAsia="Times New Roman" w:cs="Times New Roman" w:ascii="Times New Roman" w:hAnsi="Times New Roman"/>
            <w:shd w:fill="00FF00" w:val="clear"/>
          </w:rPr>
          <w:t>CoM</w:t>
        </w:r>
      </w:ins>
      <w:ins w:id="210" w:author="User" w:date="2025-09-25T18:11:00Z">
        <w:r>
          <w:rPr>
            <w:rFonts w:eastAsia="Times New Roman" w:cs="Times New Roman" w:ascii="Times New Roman" w:hAnsi="Times New Roman"/>
            <w:shd w:fill="00FF00" w:val="clear"/>
            <w:rPrChange w:id="0" w:author="User" w:date="2025-09-25T18:12:00Z"/>
          </w:rPr>
          <w:t>) à frente</w:t>
        </w:r>
      </w:ins>
      <w:ins w:id="212" w:author="User" w:date="2025-09-25T18:11:00Z">
        <w:r>
          <w:rPr>
            <w:shd w:fill="00FF00" w:val="clear"/>
          </w:rPr>
          <w:t>.</w:t>
        </w:r>
      </w:ins>
      <w:ins w:id="213" w:author="User" w:date="2025-09-25T18:11:00Z">
        <w:r>
          <w:rPr/>
          <w:t xml:space="preserve"> </w:t>
        </w:r>
      </w:ins>
      <w:r>
        <w:rPr>
          <w:rFonts w:eastAsia="Times New Roman" w:cs="Times New Roman" w:ascii="Times New Roman" w:hAnsi="Times New Roman"/>
        </w:rPr>
        <w:t xml:space="preserve">Embora essas estratégias preparatórias sejam diferentes, o resultado de execução do passo é similar, sugerindo redundância neuromuscular para alcançar o </w:t>
      </w:r>
      <w:del w:id="214" w:author="User" w:date="2025-09-25T17:30:00Z">
        <w:r>
          <w:rPr>
            <w:rFonts w:eastAsia="Times New Roman" w:cs="Times New Roman" w:ascii="Times New Roman" w:hAnsi="Times New Roman"/>
          </w:rPr>
          <w:delText>mesmo objetivos</w:delText>
        </w:r>
      </w:del>
      <w:ins w:id="215" w:author="User" w:date="2025-09-25T17:30:00Z">
        <w:r>
          <w:rPr>
            <w:rFonts w:eastAsia="Times New Roman" w:cs="Times New Roman" w:ascii="Times New Roman" w:hAnsi="Times New Roman"/>
          </w:rPr>
          <w:t>mesmo objetivo</w:t>
        </w:r>
      </w:ins>
      <w:r>
        <w:rPr>
          <w:rFonts w:eastAsia="Times New Roman" w:cs="Times New Roman" w:ascii="Times New Roman" w:hAnsi="Times New Roman"/>
        </w:rPr>
        <w:t xml:space="preserve"> [18]. Além disso, verificou-se que a aplicação de uma carga externa nos tornozelos não alterou o padrão desses APAs, mas aumentou a magnitude das forças envolvidas, indicando que os ginastas ajustam a intensidade, e não a forma, da preparação motora para iniciar a locomoção invertida. [19]. Embora a cadência do </w:t>
      </w:r>
      <w:r>
        <w:rPr>
          <w:rFonts w:eastAsia="Times New Roman" w:cs="Times New Roman" w:ascii="Times New Roman" w:hAnsi="Times New Roman"/>
          <w:i/>
        </w:rPr>
        <w:t>HSW</w:t>
      </w:r>
      <w:r>
        <w:rPr>
          <w:rFonts w:eastAsia="Times New Roman" w:cs="Times New Roman" w:ascii="Times New Roman" w:hAnsi="Times New Roman"/>
        </w:rPr>
        <w:t xml:space="preserve"> se assemelhe à da marcha bípede, o </w:t>
      </w:r>
      <w:r>
        <w:rPr>
          <w:rFonts w:eastAsia="Times New Roman" w:cs="Times New Roman" w:ascii="Times New Roman" w:hAnsi="Times New Roman"/>
          <w:rFonts w:ascii="Times New Roman" w:hAnsi="Times New Roman" w:eastAsia="Times New Roman" w:cs="Times New Roman"/>
          <w:i/>
          <w:iCs/>
          <w:rPrChange w:id="0" w:author="Matheus Machado Gomes" w:date="2025-09-16T15:16:00Z">
            <w:rPr/>
          </w:rPrChange>
        </w:rPr>
        <w:t>HSW</w:t>
      </w:r>
      <w:r>
        <w:rPr>
          <w:rFonts w:eastAsia="Times New Roman" w:cs="Times New Roman" w:ascii="Times New Roman" w:hAnsi="Times New Roman"/>
        </w:rPr>
        <w:t xml:space="preserve"> é caracterizado por</w:t>
      </w:r>
      <w:r>
        <w:rPr>
          <w:rFonts w:eastAsia="Times New Roman" w:cs="Times New Roman" w:ascii="Times New Roman" w:hAnsi="Times New Roman"/>
          <w:b/>
        </w:rPr>
        <w:t xml:space="preserve"> </w:t>
      </w:r>
      <w:r>
        <w:rPr>
          <w:rFonts w:eastAsia="Times New Roman" w:cs="Times New Roman" w:ascii="Times New Roman" w:hAnsi="Times New Roman"/>
        </w:rPr>
        <w:t>passos mais curtos, base de suporte alargada e maior tempo em duplo suporte. Atletas mais experientes passam maior tempo em duplo suporte o que sugeriria um maior domínio do movimento ao priorizar um controle prolongado com ambas as mãos no solo, em detrimento de uma propulsão rápida [20].</w:t>
      </w:r>
    </w:p>
    <w:p>
      <w:pPr>
        <w:pStyle w:val="Normal"/>
        <w:spacing w:lineRule="auto" w:line="360"/>
        <w:ind w:firstLine="708"/>
        <w:rPr/>
      </w:pPr>
      <w:ins w:id="218" w:author="User" w:date="2025-09-25T18:24:00Z">
        <w:r>
          <w:rPr>
            <w:rFonts w:eastAsia="Times New Roman" w:cs="Times New Roman" w:ascii="Times New Roman" w:hAnsi="Times New Roman"/>
          </w:rPr>
          <w:t xml:space="preserve"> </w:t>
        </w:r>
      </w:ins>
      <w:r>
        <w:rPr>
          <w:rFonts w:eastAsia="Times New Roman" w:cs="Times New Roman" w:ascii="Times New Roman" w:hAnsi="Times New Roman"/>
        </w:rPr>
        <w:t xml:space="preserve">Em contraste ao </w:t>
      </w:r>
      <w:r>
        <w:rPr>
          <w:rFonts w:eastAsia="Times New Roman" w:cs="Times New Roman" w:ascii="Times New Roman" w:hAnsi="Times New Roman"/>
          <w:i/>
        </w:rPr>
        <w:t>HS</w:t>
      </w:r>
      <w:r>
        <w:rPr>
          <w:rFonts w:eastAsia="Times New Roman" w:cs="Times New Roman" w:ascii="Times New Roman" w:hAnsi="Times New Roman"/>
        </w:rPr>
        <w:t xml:space="preserve">, o </w:t>
      </w:r>
      <w:r>
        <w:rPr>
          <w:rFonts w:eastAsia="Times New Roman" w:cs="Times New Roman" w:ascii="Times New Roman" w:hAnsi="Times New Roman"/>
          <w:i/>
        </w:rPr>
        <w:t>HSW</w:t>
      </w:r>
      <w:r>
        <w:rPr>
          <w:rFonts w:eastAsia="Times New Roman" w:cs="Times New Roman" w:ascii="Times New Roman" w:hAnsi="Times New Roman"/>
        </w:rPr>
        <w:t xml:space="preserve"> permanece pouco explorado na literatura científica. </w:t>
      </w:r>
      <w:ins w:id="219" w:author="Matheus Machado Gomes" w:date="2025-09-16T15:17:00Z">
        <w:r>
          <w:rPr>
            <w:rFonts w:eastAsia="Times New Roman" w:cs="Times New Roman" w:ascii="Times New Roman" w:hAnsi="Times New Roman"/>
          </w:rPr>
          <w:t xml:space="preserve">Deste modo, </w:t>
        </w:r>
      </w:ins>
      <w:del w:id="220" w:author="Matheus Machado Gomes" w:date="2025-09-16T15:17:00Z">
        <w:r>
          <w:rPr>
            <w:rFonts w:eastAsia="Times New Roman" w:cs="Times New Roman" w:ascii="Times New Roman" w:hAnsi="Times New Roman"/>
          </w:rPr>
          <w:delText>I</w:delText>
        </w:r>
      </w:del>
      <w:ins w:id="221" w:author="Matheus Machado Gomes" w:date="2025-09-16T15:17:00Z">
        <w:r>
          <w:rPr>
            <w:rFonts w:eastAsia="Times New Roman" w:cs="Times New Roman" w:ascii="Times New Roman" w:hAnsi="Times New Roman"/>
          </w:rPr>
          <w:t>i</w:t>
        </w:r>
      </w:ins>
      <w:r>
        <w:rPr>
          <w:rFonts w:eastAsia="Times New Roman" w:cs="Times New Roman" w:ascii="Times New Roman" w:hAnsi="Times New Roman"/>
        </w:rPr>
        <w:t>dentificar preditores de desempenho nessa tarefa complexa representa uma contribuição relevante, pois pode apoiar treinadores e atletas no desenvolvimento de estratégias mais eficazes de preparação física e técnica</w:t>
      </w:r>
      <w:r>
        <w:rPr/>
        <w:t xml:space="preserve">. </w:t>
      </w:r>
    </w:p>
    <w:p>
      <w:pPr>
        <w:pStyle w:val="Normal"/>
        <w:spacing w:lineRule="auto" w:line="360"/>
        <w:ind w:firstLine="708"/>
        <w:rPr/>
      </w:pPr>
      <w:r>
        <w:rPr/>
      </w:r>
    </w:p>
    <w:p>
      <w:pPr>
        <w:pStyle w:val="Normal"/>
        <w:spacing w:lineRule="auto" w:line="360"/>
        <w:rPr>
          <w:rFonts w:ascii="Times New Roman" w:hAnsi="Times New Roman" w:eastAsia="Times New Roman" w:cs="Times New Roman"/>
          <w:i/>
          <w:i/>
          <w:del w:id="223" w:author="User" w:date="2025-09-25T18:24:00Z"/>
        </w:rPr>
      </w:pPr>
      <w:del w:id="222" w:author="User" w:date="2025-09-25T18:24:00Z">
        <w:r>
          <w:rPr>
            <w:rFonts w:eastAsia="Times New Roman" w:cs="Times New Roman" w:ascii="Times New Roman" w:hAnsi="Times New Roman"/>
            <w:shd w:fill="FFFF00" w:val="clear"/>
          </w:rPr>
        </w:r>
      </w:del>
    </w:p>
    <w:p>
      <w:pPr>
        <w:pStyle w:val="Normal"/>
        <w:spacing w:lineRule="auto" w:line="360"/>
        <w:rPr>
          <w:rFonts w:ascii="Times New Roman" w:hAnsi="Times New Roman" w:eastAsia="Times New Roman" w:cs="Times New Roman"/>
          <w:i/>
          <w:i/>
        </w:rPr>
      </w:pPr>
      <w:ins w:id="224" w:author="User" w:date="2025-09-25T18:24:00Z">
        <w:r>
          <w:rPr>
            <w:rFonts w:eastAsia="Times New Roman" w:cs="Times New Roman" w:ascii="Times New Roman" w:hAnsi="Times New Roman"/>
            <w:shd w:fill="FFFF00" w:val="clear"/>
          </w:rPr>
          <w:t>{</w:t>
        </w:r>
      </w:ins>
      <w:r>
        <w:rPr>
          <w:rFonts w:eastAsia="Times New Roman" w:cs="Times New Roman" w:ascii="Times New Roman" w:hAnsi="Times New Roman"/>
          <w:rFonts w:ascii="Times New Roman" w:hAnsi="Times New Roman" w:eastAsia="Times New Roman" w:cs="Times New Roman"/>
          <w:shd w:fill="FFFF00" w:val="clear"/>
          <w:rPrChange w:id="0" w:author="User" w:date="2025-09-25T18:24:00Z">
            <w:rPr/>
          </w:rPrChange>
        </w:rPr>
        <w:t xml:space="preserve">1.3 </w:t>
      </w:r>
      <w:commentRangeStart w:id="40"/>
      <w:r>
        <w:rPr>
          <w:rFonts w:eastAsia="Times New Roman" w:cs="Times New Roman" w:ascii="Times New Roman" w:hAnsi="Times New Roman"/>
          <w:rFonts w:ascii="Times New Roman" w:hAnsi="Times New Roman" w:eastAsia="Times New Roman" w:cs="Times New Roman"/>
          <w:shd w:fill="FFFF00" w:val="clear"/>
          <w:rPrChange w:id="0" w:author="User" w:date="2025-09-25T18:24:00Z">
            <w:rPr/>
          </w:rPrChange>
        </w:rPr>
        <w:t xml:space="preserve">Variáveis de desempenho no </w:t>
      </w:r>
      <w:r>
        <w:rPr>
          <w:rFonts w:eastAsia="Times New Roman" w:cs="Times New Roman" w:ascii="Times New Roman" w:hAnsi="Times New Roman"/>
          <w:rFonts w:ascii="Times New Roman" w:hAnsi="Times New Roman" w:eastAsia="Times New Roman" w:cs="Times New Roman"/>
          <w:i/>
          <w:shd w:fill="FFFF00" w:val="clear"/>
          <w:rPrChange w:id="0" w:author="User" w:date="2025-09-25T18:24:00Z">
            <w:rPr>
              <w:i/>
            </w:rPr>
          </w:rPrChange>
        </w:rPr>
        <w:t xml:space="preserve">HS </w:t>
      </w:r>
      <w:r>
        <w:rPr>
          <w:rFonts w:eastAsia="Times New Roman" w:cs="Times New Roman" w:ascii="Times New Roman" w:hAnsi="Times New Roman"/>
          <w:rFonts w:ascii="Times New Roman" w:hAnsi="Times New Roman" w:eastAsia="Times New Roman" w:cs="Times New Roman"/>
          <w:shd w:fill="FFFF00" w:val="clear"/>
          <w:rPrChange w:id="0" w:author="User" w:date="2025-09-25T18:24:00Z">
            <w:rPr/>
          </w:rPrChange>
        </w:rPr>
        <w:t xml:space="preserve">e </w:t>
      </w:r>
      <w:r>
        <w:rPr>
          <w:rFonts w:eastAsia="Times New Roman" w:cs="Times New Roman" w:ascii="Times New Roman" w:hAnsi="Times New Roman"/>
          <w:rFonts w:ascii="Times New Roman" w:hAnsi="Times New Roman" w:eastAsia="Times New Roman" w:cs="Times New Roman"/>
          <w:i/>
          <w:shd w:fill="FFFF00" w:val="clear"/>
          <w:rPrChange w:id="0" w:author="User" w:date="2025-09-25T18:24:00Z">
            <w:rPr>
              <w:i/>
            </w:rPr>
          </w:rPrChange>
        </w:rPr>
        <w:t>HSW</w:t>
      </w:r>
      <w:r>
        <w:rPr/>
      </w:r>
      <w:commentRangeEnd w:id="40"/>
      <w:r>
        <w:commentReference w:id="40"/>
      </w:r>
      <w:ins w:id="230" w:author="User" w:date="2025-09-25T18:24:00Z">
        <w:r>
          <w:rPr>
            <w:rFonts w:eastAsia="Times New Roman" w:cs="Times New Roman" w:ascii="Times New Roman" w:hAnsi="Times New Roman"/>
            <w:i/>
          </w:rPr>
          <w:t>}</w:t>
        </w:r>
      </w:ins>
    </w:p>
    <w:p>
      <w:pPr>
        <w:pStyle w:val="Normal"/>
        <w:spacing w:lineRule="auto" w:line="360"/>
        <w:ind w:firstLine="426"/>
        <w:rPr>
          <w:rFonts w:ascii="Times New Roman" w:hAnsi="Times New Roman" w:eastAsia="Times New Roman" w:cs="Times New Roman"/>
        </w:rPr>
      </w:pPr>
      <w:ins w:id="231" w:author="User" w:date="2025-09-25T18:15:00Z">
        <w:r>
          <w:rPr>
            <w:rFonts w:eastAsia="Times New Roman" w:cs="Times New Roman" w:ascii="Times New Roman" w:hAnsi="Times New Roman"/>
            <w:shd w:fill="FFFF00" w:val="clear"/>
          </w:rPr>
          <w:t>{</w:t>
        </w:r>
      </w:ins>
      <w:commentRangeStart w:id="41"/>
      <w:commentRangeStart w:id="42"/>
      <w:r>
        <w:rPr>
          <w:rFonts w:eastAsia="Times New Roman" w:cs="Times New Roman" w:ascii="Times New Roman" w:hAnsi="Times New Roman"/>
          <w:rFonts w:ascii="Times New Roman" w:hAnsi="Times New Roman" w:eastAsia="Times New Roman" w:cs="Times New Roman"/>
          <w:shd w:fill="FFFF00" w:val="clear"/>
          <w:rPrChange w:id="0" w:author="User" w:date="2025-09-25T18:15:00Z">
            <w:rPr/>
          </w:rPrChange>
        </w:rPr>
        <w:t xml:space="preserve">O estudo proposto pretende integrar diferentes variáveis do desempenho no </w:t>
      </w:r>
      <w:r>
        <w:rPr>
          <w:rFonts w:eastAsia="Times New Roman" w:cs="Times New Roman" w:ascii="Times New Roman" w:hAnsi="Times New Roman"/>
          <w:rFonts w:ascii="Times New Roman" w:hAnsi="Times New Roman" w:eastAsia="Times New Roman" w:cs="Times New Roman"/>
          <w:i/>
          <w:shd w:fill="FFFF00" w:val="clear"/>
          <w:rPrChange w:id="0" w:author="User" w:date="2025-09-25T18:15:00Z">
            <w:rPr>
              <w:i/>
            </w:rPr>
          </w:rPrChange>
        </w:rPr>
        <w:t>handstand</w:t>
      </w:r>
      <w:r>
        <w:rPr>
          <w:rFonts w:eastAsia="Times New Roman" w:cs="Times New Roman" w:ascii="Times New Roman" w:hAnsi="Times New Roman"/>
          <w:rFonts w:ascii="Times New Roman" w:hAnsi="Times New Roman" w:eastAsia="Times New Roman" w:cs="Times New Roman"/>
          <w:shd w:fill="FFFF00" w:val="clear"/>
          <w:rPrChange w:id="0" w:author="User" w:date="2025-09-25T18:15:00Z">
            <w:rPr/>
          </w:rPrChange>
        </w:rPr>
        <w:t xml:space="preserve"> estático (</w:t>
      </w:r>
      <w:r>
        <w:rPr>
          <w:rFonts w:eastAsia="Times New Roman" w:cs="Times New Roman" w:ascii="Times New Roman" w:hAnsi="Times New Roman"/>
          <w:rFonts w:ascii="Times New Roman" w:hAnsi="Times New Roman" w:eastAsia="Times New Roman" w:cs="Times New Roman"/>
          <w:i/>
          <w:shd w:fill="FFFF00" w:val="clear"/>
          <w:rPrChange w:id="0" w:author="User" w:date="2025-09-25T18:15:00Z">
            <w:rPr>
              <w:i/>
            </w:rPr>
          </w:rPrChange>
        </w:rPr>
        <w:t>HS</w:t>
      </w:r>
      <w:r>
        <w:rPr>
          <w:rFonts w:eastAsia="Times New Roman" w:cs="Times New Roman" w:ascii="Times New Roman" w:hAnsi="Times New Roman"/>
          <w:rFonts w:ascii="Times New Roman" w:hAnsi="Times New Roman" w:eastAsia="Times New Roman" w:cs="Times New Roman"/>
          <w:shd w:fill="FFFF00" w:val="clear"/>
          <w:rPrChange w:id="0" w:author="User" w:date="2025-09-25T18:15:00Z">
            <w:rPr/>
          </w:rPrChange>
        </w:rPr>
        <w:t>) e dinâmico (</w:t>
      </w:r>
      <w:r>
        <w:rPr>
          <w:rFonts w:eastAsia="Times New Roman" w:cs="Times New Roman" w:ascii="Times New Roman" w:hAnsi="Times New Roman"/>
          <w:rFonts w:ascii="Times New Roman" w:hAnsi="Times New Roman" w:eastAsia="Times New Roman" w:cs="Times New Roman"/>
          <w:i/>
          <w:shd w:fill="FFFF00" w:val="clear"/>
          <w:rPrChange w:id="0" w:author="User" w:date="2025-09-25T18:15:00Z">
            <w:rPr>
              <w:i/>
            </w:rPr>
          </w:rPrChange>
        </w:rPr>
        <w:t>HSW</w:t>
      </w:r>
      <w:r>
        <w:rPr>
          <w:rFonts w:eastAsia="Times New Roman" w:cs="Times New Roman" w:ascii="Times New Roman" w:hAnsi="Times New Roman"/>
          <w:rFonts w:ascii="Times New Roman" w:hAnsi="Times New Roman" w:eastAsia="Times New Roman" w:cs="Times New Roman"/>
          <w:shd w:fill="FFFF00" w:val="clear"/>
          <w:rPrChange w:id="0" w:author="User" w:date="2025-09-25T18:15:00Z">
            <w:rPr/>
          </w:rPrChange>
        </w:rPr>
        <w:t>), considerando variáveis de força, controle postural, antropometria e alinhamento articular como potenciais preditores</w:t>
      </w:r>
      <w:r>
        <w:rPr>
          <w:rFonts w:eastAsia="Times New Roman" w:cs="Times New Roman" w:ascii="Times New Roman" w:hAnsi="Times New Roman"/>
          <w:rFonts w:ascii="Times New Roman" w:hAnsi="Times New Roman" w:eastAsia="Times New Roman" w:cs="Times New Roman"/>
          <w:shd w:fill="00FF00" w:val="clear"/>
          <w:rPrChange w:id="0" w:author="User" w:date="2025-09-25T18:25:00Z">
            <w:rPr/>
          </w:rPrChange>
        </w:rPr>
        <w:t>.</w:t>
      </w:r>
      <w:ins w:id="240" w:author="User" w:date="2025-09-25T18:15:00Z">
        <w:r>
          <w:rPr>
            <w:rFonts w:eastAsia="Times New Roman" w:cs="Times New Roman" w:ascii="Times New Roman" w:hAnsi="Times New Roman"/>
            <w:shd w:fill="00FF00" w:val="clear"/>
          </w:rPr>
          <w:t>}</w:t>
        </w:r>
      </w:ins>
      <w:r>
        <w:rPr>
          <w:rFonts w:eastAsia="Times New Roman" w:cs="Times New Roman" w:ascii="Times New Roman" w:hAnsi="Times New Roman"/>
          <w:rFonts w:ascii="Times New Roman" w:hAnsi="Times New Roman" w:eastAsia="Times New Roman" w:cs="Times New Roman"/>
          <w:shd w:fill="00FF00" w:val="clear"/>
          <w:rPrChange w:id="0" w:author="User" w:date="2025-09-25T18:25:00Z">
            <w:rPr/>
          </w:rPrChange>
        </w:rPr>
        <w:t xml:space="preserve"> </w:t>
      </w:r>
      <w:r>
        <w:rPr/>
      </w:r>
      <w:commentRangeEnd w:id="42"/>
      <w:r>
        <w:commentReference w:id="42"/>
      </w:r>
      <w:r>
        <w:rPr/>
      </w:r>
      <w:commentRangeEnd w:id="41"/>
      <w:r>
        <w:commentReference w:id="41"/>
      </w:r>
      <w:ins w:id="242" w:author="User" w:date="2025-09-25T18:24:00Z">
        <w:r>
          <w:rPr>
            <w:rFonts w:eastAsia="Times New Roman" w:cs="Times New Roman" w:ascii="Times New Roman" w:hAnsi="Times New Roman"/>
            <w:shd w:fill="00FF00" w:val="clear"/>
          </w:rPr>
          <w:t xml:space="preserve"> </w:t>
        </w:r>
      </w:ins>
      <w:ins w:id="243" w:author="User" w:date="2025-09-25T18:24:00Z">
        <w:r>
          <w:rPr>
            <w:rFonts w:eastAsia="Times New Roman" w:cs="Times New Roman" w:ascii="Times New Roman" w:hAnsi="Times New Roman"/>
            <w:shd w:fill="00FF00" w:val="clear"/>
            <w:rPrChange w:id="0" w:author="User" w:date="2025-09-25T18:25:00Z"/>
          </w:rPr>
          <w:t>Sendo assim</w:t>
        </w:r>
      </w:ins>
      <w:ins w:id="245" w:author="User" w:date="2025-09-25T18:24:00Z">
        <w:r>
          <w:rPr>
            <w:rFonts w:eastAsia="Times New Roman" w:cs="Times New Roman" w:ascii="Times New Roman" w:hAnsi="Times New Roman"/>
            <w:shd w:fill="00FF00" w:val="clear"/>
          </w:rPr>
          <w:t xml:space="preserve">, torna-se relevante examinar de maneira integrada as variáveis que influenciam o desempenho tanto no </w:t>
        </w:r>
      </w:ins>
      <w:ins w:id="246" w:author="User" w:date="2025-09-25T18:24:00Z">
        <w:r>
          <w:rPr>
            <w:rFonts w:eastAsia="Times New Roman" w:cs="Times New Roman" w:ascii="Times New Roman" w:hAnsi="Times New Roman"/>
            <w:i/>
            <w:iCs/>
            <w:shd w:fill="00FF00" w:val="clear"/>
          </w:rPr>
          <w:t>HS</w:t>
        </w:r>
      </w:ins>
      <w:ins w:id="247" w:author="User" w:date="2025-09-25T18:24:00Z">
        <w:r>
          <w:rPr>
            <w:rFonts w:eastAsia="Times New Roman" w:cs="Times New Roman" w:ascii="Times New Roman" w:hAnsi="Times New Roman"/>
            <w:shd w:fill="00FF00" w:val="clear"/>
            <w:rPrChange w:id="0" w:author="User" w:date="2025-09-25T18:25:00Z"/>
          </w:rPr>
          <w:t xml:space="preserve"> quanto no </w:t>
        </w:r>
      </w:ins>
      <w:ins w:id="249" w:author="User" w:date="2025-09-25T18:26:00Z">
        <w:r>
          <w:rPr>
            <w:rFonts w:eastAsia="Times New Roman" w:cs="Times New Roman" w:ascii="Times New Roman" w:hAnsi="Times New Roman"/>
            <w:i/>
            <w:iCs/>
            <w:shd w:fill="00FF00" w:val="clear"/>
          </w:rPr>
          <w:t>HSW</w:t>
        </w:r>
      </w:ins>
      <w:ins w:id="250" w:author="User" w:date="2025-09-25T18:24:00Z">
        <w:r>
          <w:rPr>
            <w:rFonts w:eastAsia="Times New Roman" w:cs="Times New Roman" w:ascii="Times New Roman" w:hAnsi="Times New Roman"/>
            <w:shd w:fill="00FF00" w:val="clear"/>
          </w:rPr>
          <w:t>, considerando sua interação e a diversidade de contextos esportivos</w:t>
        </w:r>
      </w:ins>
      <w:ins w:id="251" w:author="User" w:date="2025-09-25T18:24:00Z">
        <w:r>
          <w:rPr/>
          <w:t xml:space="preserve">. </w:t>
        </w:r>
      </w:ins>
      <w:r>
        <w:rPr>
          <w:rFonts w:eastAsia="Times New Roman" w:cs="Times New Roman" w:ascii="Times New Roman" w:hAnsi="Times New Roman"/>
        </w:rPr>
        <w:t xml:space="preserve">Estudos anteriores já demonstraram que a estabilidade em posição invertida envolve </w:t>
      </w:r>
      <w:commentRangeStart w:id="43"/>
      <w:commentRangeStart w:id="44"/>
      <w:r>
        <w:rPr>
          <w:rFonts w:eastAsia="Times New Roman" w:cs="Times New Roman" w:ascii="Times New Roman" w:hAnsi="Times New Roman"/>
        </w:rPr>
        <w:t xml:space="preserve">mecanismos neuromotores </w:t>
      </w:r>
      <w:ins w:id="252" w:author="User" w:date="2025-09-25T18:47:00Z">
        <w:r>
          <w:rPr>
            <w:rFonts w:eastAsia="Times New Roman" w:cs="Times New Roman" w:ascii="Times New Roman" w:hAnsi="Times New Roman"/>
          </w:rPr>
          <w:t xml:space="preserve">complexos, </w:t>
        </w:r>
      </w:ins>
      <w:del w:id="253" w:author="User" w:date="2025-09-25T18:47:00Z">
        <w:r>
          <w:rPr>
            <w:rFonts w:eastAsia="Times New Roman" w:cs="Times New Roman" w:ascii="Times New Roman" w:hAnsi="Times New Roman"/>
            <w:shd w:fill="00FF00" w:val="clear"/>
          </w:rPr>
          <w:delText>sofisticados</w:delText>
        </w:r>
      </w:del>
      <w:r>
        <w:rPr/>
      </w:r>
      <w:commentRangeEnd w:id="44"/>
      <w:r>
        <w:commentReference w:id="44"/>
      </w:r>
      <w:r>
        <w:rPr/>
      </w:r>
      <w:commentRangeEnd w:id="43"/>
      <w:r>
        <w:commentReference w:id="43"/>
      </w:r>
      <w:ins w:id="254" w:author="User" w:date="2025-09-25T18:47:00Z">
        <w:r>
          <w:rPr>
            <w:rFonts w:eastAsia="Times New Roman" w:cs="Times New Roman" w:ascii="Times New Roman" w:hAnsi="Times New Roman"/>
            <w:shd w:fill="00FF00" w:val="clear"/>
          </w:rPr>
          <w:t xml:space="preserve">incluindo controle postural </w:t>
        </w:r>
      </w:ins>
      <w:ins w:id="255" w:author="User" w:date="2025-09-25T18:47:00Z">
        <w:r>
          <w:rPr>
            <w:rFonts w:eastAsia="Times New Roman" w:cs="Times New Roman" w:ascii="Times New Roman" w:hAnsi="Times New Roman"/>
            <w:shd w:fill="00FF00" w:val="clear"/>
            <w:rPrChange w:id="0" w:author="User" w:date="2025-09-25T18:48:00Z"/>
          </w:rPr>
          <w:t>multissegmentar</w:t>
        </w:r>
      </w:ins>
      <w:ins w:id="257" w:author="User" w:date="2025-09-25T18:47:00Z">
        <w:r>
          <w:rPr>
            <w:rFonts w:eastAsia="Times New Roman" w:cs="Times New Roman" w:ascii="Times New Roman" w:hAnsi="Times New Roman"/>
            <w:shd w:fill="00FF00" w:val="clear"/>
          </w:rPr>
          <w:t>, ativação coordenada de músculos estabilizadores e mobilizadores, ajustes posturais antecipatórios e compensatórios, e integração sensório-motora</w:t>
        </w:r>
      </w:ins>
      <w:r>
        <w:rPr>
          <w:rFonts w:eastAsia="Times New Roman" w:cs="Times New Roman" w:ascii="Times New Roman" w:hAnsi="Times New Roman"/>
        </w:rPr>
        <w:t xml:space="preserve"> [6], [2], [7], [8]</w:t>
      </w:r>
      <w:ins w:id="258" w:author="User" w:date="2025-09-25T18:49:00Z">
        <w:r>
          <w:rPr>
            <w:rFonts w:eastAsia="Times New Roman" w:cs="Times New Roman" w:ascii="Times New Roman" w:hAnsi="Times New Roman"/>
          </w:rPr>
          <w:t>.</w:t>
        </w:r>
      </w:ins>
      <w:del w:id="259" w:author="User" w:date="2025-09-25T18:49:00Z">
        <w:r>
          <w:rPr>
            <w:rFonts w:eastAsia="Times New Roman" w:cs="Times New Roman" w:ascii="Times New Roman" w:hAnsi="Times New Roman"/>
          </w:rPr>
          <w:delText>,</w:delText>
        </w:r>
      </w:del>
      <w:r>
        <w:rPr>
          <w:rFonts w:eastAsia="Times New Roman" w:cs="Times New Roman" w:ascii="Times New Roman" w:hAnsi="Times New Roman"/>
        </w:rPr>
        <w:t xml:space="preserve"> </w:t>
      </w:r>
      <w:ins w:id="260" w:author="User" w:date="2025-09-25T18:49:00Z">
        <w:r>
          <w:rPr>
            <w:rFonts w:eastAsia="Times New Roman" w:cs="Times New Roman" w:ascii="Times New Roman" w:hAnsi="Times New Roman"/>
          </w:rPr>
          <w:t>C</w:t>
        </w:r>
      </w:ins>
      <w:del w:id="261" w:author="User" w:date="2025-09-25T18:49:00Z">
        <w:r>
          <w:rPr>
            <w:rFonts w:eastAsia="Times New Roman" w:cs="Times New Roman" w:ascii="Times New Roman" w:hAnsi="Times New Roman"/>
          </w:rPr>
          <w:delText>c</w:delText>
        </w:r>
      </w:del>
      <w:r>
        <w:rPr>
          <w:rFonts w:eastAsia="Times New Roman" w:cs="Times New Roman" w:ascii="Times New Roman" w:hAnsi="Times New Roman"/>
        </w:rPr>
        <w:t xml:space="preserve">ontudo, a literatura disponível permanece limitada, pois a maioria das pesquisas restringe-se a amostras pequenas de ginastas experientes, negligenciando tanto a diversidade de modalidades quanto a interação entre fatores múltiplos. </w:t>
      </w:r>
      <w:ins w:id="262" w:author="Autor desconhecido" w:date="2025-09-27T20:19:38Z">
        <w:r>
          <w:rPr>
            <w:rFonts w:ascii="Times New Roman" w:hAnsi="Times New Roman"/>
            <w:shd w:fill="8DFF00" w:val="clear"/>
          </w:rPr>
          <w:t>Além disso, variáveis como deslocamento do centro de pressão (CoP), estratégias de controle do centro de massa (CoM), tempo de sustentação, distância percorrida e força relativa em padrões específicos de empurrar têm sido frequentemente analisadas de forma isolada</w:t>
        </w:r>
      </w:ins>
      <w:ins w:id="263" w:author="Autor desconhecido" w:date="2025-09-27T20:25:10Z">
        <w:r>
          <w:rPr>
            <w:rFonts w:ascii="Times New Roman" w:hAnsi="Times New Roman"/>
            <w:shd w:fill="8DFF00" w:val="clear"/>
          </w:rPr>
          <w:t xml:space="preserve"> </w:t>
        </w:r>
      </w:ins>
      <w:ins w:id="264" w:author="Autor desconhecido" w:date="2025-09-27T20:25:10Z">
        <w:r>
          <w:rPr>
            <w:rFonts w:ascii="Times New Roman" w:hAnsi="Times New Roman"/>
            <w:shd w:fill="8DFF00" w:val="clear"/>
          </w:rPr>
          <w:t>[1] [2], [6], [11]</w:t>
        </w:r>
      </w:ins>
      <w:ins w:id="265" w:author="Autor desconhecido" w:date="2025-09-27T20:20:56Z">
        <w:r>
          <w:rPr>
            <w:rFonts w:ascii="Times New Roman" w:hAnsi="Times New Roman"/>
            <w:shd w:fill="8DFF00" w:val="clear"/>
          </w:rPr>
          <w:t>.</w:t>
        </w:r>
      </w:ins>
      <w:ins w:id="266" w:author="Autor desconhecido" w:date="2025-09-27T20:22:14Z">
        <w:r>
          <w:rPr>
            <w:rFonts w:ascii="Times New Roman" w:hAnsi="Times New Roman"/>
            <w:shd w:fill="8DFF00" w:val="clear"/>
          </w:rPr>
          <w:t xml:space="preserve"> Ao contemplar participantes de diferentes contextos esportivos e investigar essas variáveis de maneira integrada, este estudo busca preencher essa lacuna e ampliar a compreensão sobre os elementos que sustentam a performance no </w:t>
        </w:r>
      </w:ins>
      <w:ins w:id="267" w:author="Autor desconhecido" w:date="2025-09-27T20:22:14Z">
        <w:r>
          <w:rPr>
            <w:rFonts w:ascii="Times New Roman" w:hAnsi="Times New Roman"/>
            <w:i/>
            <w:iCs/>
            <w:shd w:fill="8DFF00" w:val="clear"/>
          </w:rPr>
          <w:t>HS</w:t>
        </w:r>
      </w:ins>
      <w:ins w:id="268" w:author="Autor desconhecido" w:date="2025-09-27T20:22:14Z">
        <w:r>
          <w:rPr>
            <w:rFonts w:ascii="Times New Roman" w:hAnsi="Times New Roman"/>
            <w:shd w:fill="8DFF00" w:val="clear"/>
          </w:rPr>
          <w:t xml:space="preserve"> e </w:t>
        </w:r>
      </w:ins>
      <w:ins w:id="269" w:author="Autor desconhecido" w:date="2025-09-27T20:22:14Z">
        <w:r>
          <w:rPr>
            <w:rFonts w:ascii="Times New Roman" w:hAnsi="Times New Roman"/>
            <w:i/>
            <w:iCs/>
            <w:shd w:fill="8DFF00" w:val="clear"/>
          </w:rPr>
          <w:t>HSW</w:t>
        </w:r>
      </w:ins>
      <w:ins w:id="270" w:author="Autor desconhecido" w:date="2025-09-27T20:22:14Z">
        <w:r>
          <w:rPr>
            <w:rFonts w:ascii="Times New Roman" w:hAnsi="Times New Roman"/>
            <w:shd w:fill="8DFF00" w:val="clear"/>
          </w:rPr>
          <w:t>.</w:t>
        </w:r>
      </w:ins>
      <w:ins w:id="271" w:author="Autor desconhecido" w:date="2025-09-27T20:22:14Z">
        <w:r>
          <w:rPr/>
          <w:t xml:space="preserve"> </w:t>
        </w:r>
      </w:ins>
      <w:ins w:id="272" w:author="Autor desconhecido" w:date="2025-09-27T20:20:56Z">
        <w:r>
          <w:rPr>
            <w:rFonts w:ascii="Times New Roman" w:hAnsi="Times New Roman"/>
            <w:shd w:fill="8DFF00" w:val="clear"/>
          </w:rPr>
          <w:t xml:space="preserve"> </w:t>
        </w:r>
      </w:ins>
      <w:r>
        <w:rPr>
          <w:rFonts w:ascii="Times New Roman" w:hAnsi="Times New Roman"/>
          <w:rFonts w:ascii="Times New Roman" w:hAnsi="Times New Roman"/>
          <w:shd w:fill="FFF900" w:val="clear"/>
          <w:rPrChange w:id="0" w:author="Autor desconhecido" w:date="2025-09-27T20:21:58Z">
            <w:rPr>
              <w:shd w:fill="FFF900" w:val="clear"/>
            </w:rPr>
          </w:rPrChange>
        </w:rPr>
        <w:t>{</w:t>
      </w:r>
      <w:r>
        <w:rPr>
          <w:rFonts w:eastAsia="Times New Roman" w:cs="Times New Roman" w:ascii="Times New Roman" w:hAnsi="Times New Roman"/>
          <w:rFonts w:ascii="Times New Roman" w:hAnsi="Times New Roman" w:eastAsia="Times New Roman" w:cs="Times New Roman"/>
          <w:shd w:fill="FFF900" w:val="clear"/>
          <w:rPrChange w:id="0" w:author="Autor desconhecido" w:date="2025-09-27T20:21:25Z">
            <w:rPr>
              <w:shd w:fill="FFF900" w:val="clear"/>
            </w:rPr>
          </w:rPrChange>
        </w:rPr>
        <w:t xml:space="preserve">Ao contemplar participantes de diferentes contextos esportivos e analisar de forma </w:t>
      </w:r>
      <w:commentRangeStart w:id="45"/>
      <w:r>
        <w:rPr>
          <w:rFonts w:eastAsia="Times New Roman" w:cs="Times New Roman" w:ascii="Times New Roman" w:hAnsi="Times New Roman"/>
          <w:rFonts w:ascii="Times New Roman" w:hAnsi="Times New Roman" w:eastAsia="Times New Roman" w:cs="Times New Roman"/>
          <w:shd w:fill="FFF900" w:val="clear"/>
          <w:rPrChange w:id="0" w:author="Autor desconhecido" w:date="2025-09-27T20:21:25Z">
            <w:rPr>
              <w:shd w:fill="FFF900" w:val="clear"/>
            </w:rPr>
          </w:rPrChange>
        </w:rPr>
        <w:t>integrada variáveis até então estudadas de maneira isolada</w:t>
      </w:r>
      <w:r>
        <w:rPr>
          <w:rFonts w:ascii="Times New Roman" w:hAnsi="Times New Roman" w:eastAsia="Times New Roman" w:cs="Times New Roman"/>
          <w:rPrChange w:id="0" w:author="Autor desconhecido" w:date="2025-09-27T20:21:25Z">
            <w:rPr>
              <w:shd w:fill="FFF900" w:val="clear"/>
            </w:rPr>
          </w:rPrChange>
        </w:rPr>
      </w:r>
      <w:commentRangeEnd w:id="45"/>
      <w:r>
        <w:commentReference w:id="45"/>
      </w:r>
      <w:ins w:id="277" w:author="Autor desconhecido" w:date="2025-09-27T20:18:56Z">
        <w:r>
          <w:rPr>
            <w:rFonts w:eastAsia="Times New Roman" w:cs="Times New Roman" w:ascii="Times New Roman" w:hAnsi="Times New Roman"/>
            <w:shd w:fill="FFF900" w:val="clear"/>
          </w:rPr>
          <w:commentReference w:id="46"/>
        </w:r>
      </w:ins>
      <w:r>
        <w:rPr>
          <w:rFonts w:eastAsia="Times New Roman" w:cs="Times New Roman" w:ascii="Times New Roman" w:hAnsi="Times New Roman"/>
          <w:shd w:fill="FFF900" w:val="clear"/>
          <w:rPrChange w:id="0" w:author="Autor desconhecido" w:date="2025-09-27T20:21:25Z"/>
        </w:rPr>
        <w:t xml:space="preserve">, este estudo busca preencher essa lacuna e ampliar a compreensão sobre os elementos que sustentam a performance no </w:t>
      </w:r>
      <w:r>
        <w:rPr>
          <w:rFonts w:eastAsia="Times New Roman" w:cs="Times New Roman" w:ascii="Times New Roman" w:hAnsi="Times New Roman"/>
          <w:rFonts w:ascii="Times New Roman" w:hAnsi="Times New Roman" w:eastAsia="Times New Roman" w:cs="Times New Roman"/>
          <w:i/>
          <w:shd w:fill="FFF900" w:val="clear"/>
          <w:rPrChange w:id="0" w:author="Autor desconhecido" w:date="2025-09-27T20:21:25Z">
            <w:rPr>
              <w:i/>
              <w:shd w:fill="FFF900" w:val="clear"/>
            </w:rPr>
          </w:rPrChange>
        </w:rPr>
        <w:t>HS</w:t>
      </w:r>
      <w:r>
        <w:rPr>
          <w:rFonts w:eastAsia="Times New Roman" w:cs="Times New Roman" w:ascii="Times New Roman" w:hAnsi="Times New Roman"/>
          <w:rFonts w:ascii="Times New Roman" w:hAnsi="Times New Roman" w:eastAsia="Times New Roman" w:cs="Times New Roman"/>
          <w:shd w:fill="FFF900" w:val="clear"/>
          <w:rPrChange w:id="0" w:author="Autor desconhecido" w:date="2025-09-27T20:21:25Z">
            <w:rPr>
              <w:shd w:fill="FFF900" w:val="clear"/>
            </w:rPr>
          </w:rPrChange>
        </w:rPr>
        <w:t xml:space="preserve"> e </w:t>
      </w:r>
      <w:r>
        <w:rPr>
          <w:rFonts w:eastAsia="Times New Roman" w:cs="Times New Roman" w:ascii="Times New Roman" w:hAnsi="Times New Roman"/>
          <w:rFonts w:ascii="Times New Roman" w:hAnsi="Times New Roman" w:eastAsia="Times New Roman" w:cs="Times New Roman"/>
          <w:i/>
          <w:shd w:fill="FFF900" w:val="clear"/>
          <w:rPrChange w:id="0" w:author="Autor desconhecido" w:date="2025-09-27T20:21:25Z">
            <w:rPr>
              <w:i/>
              <w:shd w:fill="FFF900" w:val="clear"/>
            </w:rPr>
          </w:rPrChange>
        </w:rPr>
        <w:t>HSW</w:t>
      </w:r>
      <w:ins w:id="282" w:author="Autor desconhecido" w:date="2025-09-27T20:21:48Z">
        <w:r>
          <w:rPr>
            <w:rFonts w:eastAsia="Times New Roman" w:cs="Times New Roman" w:ascii="Times New Roman" w:hAnsi="Times New Roman"/>
            <w:i/>
            <w:shd w:fill="FFF900" w:val="clear"/>
          </w:rPr>
          <w:t xml:space="preserve">. </w:t>
        </w:r>
      </w:ins>
      <w:ins w:id="283" w:author="Autor desconhecido" w:date="2025-09-27T20:21:48Z">
        <w:r>
          <w:rPr>
            <w:rFonts w:eastAsia="Times New Roman" w:cs="Times New Roman" w:ascii="Times New Roman" w:hAnsi="Times New Roman"/>
            <w:i/>
            <w:shd w:fill="FFF900" w:val="clear"/>
          </w:rPr>
          <w:t>}</w:t>
        </w:r>
      </w:ins>
      <w:del w:id="284" w:author="Autor desconhecido" w:date="2025-09-27T20:21:47Z">
        <w:r>
          <w:rPr>
            <w:rFonts w:eastAsia="Times New Roman" w:cs="Times New Roman" w:ascii="Times New Roman" w:hAnsi="Times New Roman"/>
            <w:i/>
            <w:shd w:fill="FFF900" w:val="clear"/>
          </w:rPr>
          <w:delText xml:space="preserve">. </w:delText>
        </w:r>
      </w:del>
    </w:p>
    <w:p>
      <w:pPr>
        <w:pStyle w:val="Normal"/>
        <w:pBdr/>
        <w:spacing w:lineRule="auto" w:line="360"/>
        <w:ind w:firstLine="426"/>
        <w:rPr>
          <w:rFonts w:ascii="Times New Roman" w:hAnsi="Times New Roman" w:eastAsia="Times New Roman" w:cs="Times New Roman"/>
          <w:color w:val="000000"/>
        </w:rPr>
      </w:pPr>
      <w:ins w:id="285" w:author="Autor desconhecido" w:date="2025-09-27T20:35:29Z">
        <w:r>
          <w:rPr>
            <w:rFonts w:eastAsia="Times New Roman" w:cs="Times New Roman" w:ascii="Times New Roman" w:hAnsi="Times New Roman"/>
            <w:color w:val="000000"/>
          </w:rPr>
          <w:t>{</w:t>
        </w:r>
      </w:ins>
      <w:commentRangeStart w:id="47"/>
      <w:r>
        <w:rPr>
          <w:rFonts w:eastAsia="Times New Roman" w:cs="Times New Roman" w:ascii="Times New Roman" w:hAnsi="Times New Roman"/>
          <w:rFonts w:ascii="Times New Roman" w:hAnsi="Times New Roman" w:eastAsia="Times New Roman" w:cs="Times New Roman"/>
          <w:color w:val="000000"/>
          <w:color w:val="000000"/>
          <w:shd w:fill="FFFF00" w:val="clear"/>
          <w:rPrChange w:id="0" w:author="Autor desconhecido" w:date="2025-09-27T20:35:39Z">
            <w:rPr/>
          </w:rPrChange>
        </w:rPr>
        <w:t>Dentre as variáveis de força,</w:t>
      </w:r>
      <w:r>
        <w:rPr>
          <w:rFonts w:eastAsia="Times New Roman" w:cs="Times New Roman" w:ascii="Times New Roman" w:hAnsi="Times New Roman"/>
          <w:rFonts w:ascii="Times New Roman" w:hAnsi="Times New Roman" w:eastAsia="Times New Roman" w:cs="Times New Roman"/>
          <w:b/>
          <w:color w:val="000000"/>
          <w:color w:val="000000"/>
          <w:shd w:fill="FFFF00" w:val="clear"/>
          <w:rPrChange w:id="0" w:author="Autor desconhecido" w:date="2025-09-27T20:35:39Z">
            <w:rPr>
              <w:b/>
              <w:shd w:fill="FFFF00" w:val="clear"/>
            </w:rPr>
          </w:rPrChange>
        </w:rPr>
        <w:t xml:space="preserve"> </w:t>
      </w:r>
      <w:r>
        <w:rPr>
          <w:rFonts w:eastAsia="Times New Roman" w:cs="Times New Roman" w:ascii="Times New Roman" w:hAnsi="Times New Roman"/>
          <w:rFonts w:ascii="Times New Roman" w:hAnsi="Times New Roman" w:eastAsia="Times New Roman" w:cs="Times New Roman"/>
          <w:color w:val="000000"/>
          <w:color w:val="000000"/>
          <w:shd w:fill="FFFF00" w:val="clear"/>
          <w:rPrChange w:id="0" w:author="Autor desconhecido" w:date="2025-09-27T20:35:39Z">
            <w:rPr>
              <w:shd w:fill="FFFF00" w:val="clear"/>
            </w:rPr>
          </w:rPrChange>
        </w:rPr>
        <w:t>serão investigadas a força máxima dos flexores</w:t>
      </w:r>
      <w:r>
        <w:rPr>
          <w:rFonts w:eastAsia="Times New Roman" w:cs="Times New Roman" w:ascii="Times New Roman" w:hAnsi="Times New Roman"/>
          <w:rFonts w:ascii="Times New Roman" w:hAnsi="Times New Roman" w:eastAsia="Times New Roman" w:cs="Times New Roman"/>
          <w:b/>
          <w:color w:val="000000"/>
          <w:color w:val="000000"/>
          <w:shd w:fill="FFFF00" w:val="clear"/>
          <w:rPrChange w:id="0" w:author="Autor desconhecido" w:date="2025-09-27T20:35:39Z">
            <w:rPr>
              <w:b/>
              <w:shd w:fill="FFFF00" w:val="clear"/>
            </w:rPr>
          </w:rPrChange>
        </w:rPr>
        <w:t xml:space="preserve"> </w:t>
      </w:r>
      <w:r>
        <w:rPr>
          <w:rFonts w:eastAsia="Times New Roman" w:cs="Times New Roman" w:ascii="Times New Roman" w:hAnsi="Times New Roman"/>
          <w:rFonts w:ascii="Times New Roman" w:hAnsi="Times New Roman" w:eastAsia="Times New Roman" w:cs="Times New Roman"/>
          <w:color w:val="000000"/>
          <w:color w:val="000000"/>
          <w:shd w:fill="FFFF00" w:val="clear"/>
          <w:rPrChange w:id="0" w:author="Autor desconhecido" w:date="2025-09-27T20:35:39Z">
            <w:rPr>
              <w:shd w:fill="FFFF00" w:val="clear"/>
            </w:rPr>
          </w:rPrChange>
        </w:rPr>
        <w:t>de</w:t>
      </w:r>
      <w:r>
        <w:rPr>
          <w:rFonts w:eastAsia="Times New Roman" w:cs="Times New Roman" w:ascii="Times New Roman" w:hAnsi="Times New Roman"/>
          <w:rFonts w:ascii="Times New Roman" w:hAnsi="Times New Roman" w:eastAsia="Times New Roman" w:cs="Times New Roman"/>
          <w:b/>
          <w:color w:val="000000"/>
          <w:color w:val="000000"/>
          <w:shd w:fill="FFFF00" w:val="clear"/>
          <w:rPrChange w:id="0" w:author="Autor desconhecido" w:date="2025-09-27T20:35:39Z">
            <w:rPr>
              <w:b/>
              <w:shd w:fill="FFFF00" w:val="clear"/>
            </w:rPr>
          </w:rPrChange>
        </w:rPr>
        <w:t xml:space="preserve"> </w:t>
      </w:r>
      <w:r>
        <w:rPr>
          <w:rFonts w:eastAsia="Times New Roman" w:cs="Times New Roman" w:ascii="Times New Roman" w:hAnsi="Times New Roman"/>
          <w:rFonts w:ascii="Times New Roman" w:hAnsi="Times New Roman" w:eastAsia="Times New Roman" w:cs="Times New Roman"/>
          <w:color w:val="000000"/>
          <w:color w:val="000000"/>
          <w:shd w:fill="FFFF00" w:val="clear"/>
          <w:rPrChange w:id="0" w:author="Autor desconhecido" w:date="2025-09-27T20:35:39Z">
            <w:rPr>
              <w:shd w:fill="FFFF00" w:val="clear"/>
            </w:rPr>
          </w:rPrChange>
        </w:rPr>
        <w:t>punho, dos flexores</w:t>
      </w:r>
      <w:r>
        <w:rPr>
          <w:rFonts w:eastAsia="Times New Roman" w:cs="Times New Roman" w:ascii="Times New Roman" w:hAnsi="Times New Roman"/>
          <w:rFonts w:ascii="Times New Roman" w:hAnsi="Times New Roman" w:eastAsia="Times New Roman" w:cs="Times New Roman"/>
          <w:b/>
          <w:color w:val="000000"/>
          <w:color w:val="000000"/>
          <w:shd w:fill="FFFF00" w:val="clear"/>
          <w:rPrChange w:id="0" w:author="Autor desconhecido" w:date="2025-09-27T20:35:39Z">
            <w:rPr>
              <w:b/>
              <w:shd w:fill="FFFF00" w:val="clear"/>
            </w:rPr>
          </w:rPrChange>
        </w:rPr>
        <w:t xml:space="preserve"> </w:t>
      </w:r>
      <w:r>
        <w:rPr>
          <w:rFonts w:eastAsia="Times New Roman" w:cs="Times New Roman" w:ascii="Times New Roman" w:hAnsi="Times New Roman"/>
          <w:rFonts w:ascii="Times New Roman" w:hAnsi="Times New Roman" w:eastAsia="Times New Roman" w:cs="Times New Roman"/>
          <w:color w:val="000000"/>
          <w:color w:val="000000"/>
          <w:shd w:fill="FFFF00" w:val="clear"/>
          <w:rPrChange w:id="0" w:author="Autor desconhecido" w:date="2025-09-27T20:35:39Z">
            <w:rPr>
              <w:shd w:fill="FFFF00" w:val="clear"/>
            </w:rPr>
          </w:rPrChange>
        </w:rPr>
        <w:t>dos</w:t>
      </w:r>
      <w:r>
        <w:rPr>
          <w:rFonts w:eastAsia="Times New Roman" w:cs="Times New Roman" w:ascii="Times New Roman" w:hAnsi="Times New Roman"/>
          <w:rFonts w:ascii="Times New Roman" w:hAnsi="Times New Roman" w:eastAsia="Times New Roman" w:cs="Times New Roman"/>
          <w:b/>
          <w:color w:val="000000"/>
          <w:color w:val="000000"/>
          <w:shd w:fill="FFFF00" w:val="clear"/>
          <w:rPrChange w:id="0" w:author="Autor desconhecido" w:date="2025-09-27T20:35:39Z">
            <w:rPr>
              <w:b/>
              <w:shd w:fill="FFFF00" w:val="clear"/>
            </w:rPr>
          </w:rPrChange>
        </w:rPr>
        <w:t xml:space="preserve"> </w:t>
      </w:r>
      <w:r>
        <w:rPr>
          <w:rFonts w:eastAsia="Times New Roman" w:cs="Times New Roman" w:ascii="Times New Roman" w:hAnsi="Times New Roman"/>
          <w:rFonts w:ascii="Times New Roman" w:hAnsi="Times New Roman" w:eastAsia="Times New Roman" w:cs="Times New Roman"/>
          <w:color w:val="000000"/>
          <w:color w:val="000000"/>
          <w:shd w:fill="FFFF00" w:val="clear"/>
          <w:rPrChange w:id="0" w:author="Autor desconhecido" w:date="2025-09-27T20:35:39Z">
            <w:rPr>
              <w:shd w:fill="FFFF00" w:val="clear"/>
            </w:rPr>
          </w:rPrChange>
        </w:rPr>
        <w:t xml:space="preserve">dedos e dos músculos braço e ombro em movimentos de empurrar acima da cabeça, pela hipótese de que influenciam tanto a capacidade de sustentar o corpo invertido quanto a propulsão necessária para a locomoção em mãos no </w:t>
      </w:r>
      <w:r>
        <w:rPr>
          <w:rFonts w:eastAsia="Times New Roman" w:cs="Times New Roman" w:ascii="Times New Roman" w:hAnsi="Times New Roman"/>
          <w:rFonts w:ascii="Times New Roman" w:hAnsi="Times New Roman" w:eastAsia="Times New Roman" w:cs="Times New Roman"/>
          <w:i/>
          <w:color w:val="000000"/>
          <w:color w:val="000000"/>
          <w:shd w:fill="FFFF00" w:val="clear"/>
          <w:rPrChange w:id="0" w:author="Autor desconhecido" w:date="2025-09-27T20:35:39Z">
            <w:rPr>
              <w:i/>
              <w:shd w:fill="FFFF00" w:val="clear"/>
            </w:rPr>
          </w:rPrChange>
        </w:rPr>
        <w:t>HSW</w:t>
      </w:r>
      <w:r>
        <w:rPr>
          <w:rFonts w:eastAsia="Times New Roman" w:cs="Times New Roman" w:ascii="Times New Roman" w:hAnsi="Times New Roman"/>
          <w:rFonts w:ascii="Times New Roman" w:hAnsi="Times New Roman" w:eastAsia="Times New Roman" w:cs="Times New Roman"/>
          <w:color w:val="000000"/>
          <w:color w:val="000000"/>
          <w:shd w:fill="FFFF00" w:val="clear"/>
          <w:rPrChange w:id="0" w:author="Autor desconhecido" w:date="2025-09-27T20:35:39Z">
            <w:rPr>
              <w:shd w:fill="FFFF00" w:val="clear"/>
            </w:rPr>
          </w:rPrChange>
        </w:rPr>
        <w:t>. Evidências biomecânicas demonstram que a estabilidade no</w:t>
      </w:r>
      <w:r>
        <w:rPr>
          <w:rFonts w:eastAsia="Times New Roman" w:cs="Times New Roman" w:ascii="Times New Roman" w:hAnsi="Times New Roman"/>
          <w:rFonts w:ascii="Times New Roman" w:hAnsi="Times New Roman" w:eastAsia="Times New Roman" w:cs="Times New Roman"/>
          <w:i/>
          <w:color w:val="000000"/>
          <w:color w:val="000000"/>
          <w:shd w:fill="FFFF00" w:val="clear"/>
          <w:rPrChange w:id="0" w:author="Autor desconhecido" w:date="2025-09-27T20:35:39Z">
            <w:rPr>
              <w:i/>
              <w:shd w:fill="FFFF00" w:val="clear"/>
            </w:rPr>
          </w:rPrChange>
        </w:rPr>
        <w:t xml:space="preserve"> HS</w:t>
      </w:r>
      <w:r>
        <w:rPr>
          <w:rFonts w:eastAsia="Times New Roman" w:cs="Times New Roman" w:ascii="Times New Roman" w:hAnsi="Times New Roman"/>
          <w:rFonts w:ascii="Times New Roman" w:hAnsi="Times New Roman" w:eastAsia="Times New Roman" w:cs="Times New Roman"/>
          <w:color w:val="000000"/>
          <w:color w:val="000000"/>
          <w:shd w:fill="FFFF00" w:val="clear"/>
          <w:rPrChange w:id="0" w:author="Autor desconhecido" w:date="2025-09-27T20:35:39Z">
            <w:rPr>
              <w:shd w:fill="FFFF00" w:val="clear"/>
            </w:rPr>
          </w:rPrChange>
        </w:rPr>
        <w:t xml:space="preserve"> depende de um equilíbrio ativo entre grupos musculares, destacando-se a atuação dos flexores</w:t>
      </w:r>
      <w:r>
        <w:rPr>
          <w:rFonts w:eastAsia="Times New Roman" w:cs="Times New Roman" w:ascii="Times New Roman" w:hAnsi="Times New Roman"/>
          <w:rFonts w:ascii="Times New Roman" w:hAnsi="Times New Roman" w:eastAsia="Times New Roman" w:cs="Times New Roman"/>
          <w:b/>
          <w:color w:val="000000"/>
          <w:color w:val="000000"/>
          <w:shd w:fill="FFFF00" w:val="clear"/>
          <w:rPrChange w:id="0" w:author="Autor desconhecido" w:date="2025-09-27T20:35:39Z">
            <w:rPr>
              <w:b/>
              <w:shd w:fill="FFFF00" w:val="clear"/>
            </w:rPr>
          </w:rPrChange>
        </w:rPr>
        <w:t xml:space="preserve"> </w:t>
      </w:r>
      <w:r>
        <w:rPr>
          <w:rFonts w:eastAsia="Times New Roman" w:cs="Times New Roman" w:ascii="Times New Roman" w:hAnsi="Times New Roman"/>
          <w:rFonts w:ascii="Times New Roman" w:hAnsi="Times New Roman" w:eastAsia="Times New Roman" w:cs="Times New Roman"/>
          <w:color w:val="000000"/>
          <w:color w:val="000000"/>
          <w:shd w:fill="FFFF00" w:val="clear"/>
          <w:rPrChange w:id="0" w:author="Autor desconhecido" w:date="2025-09-27T20:35:39Z">
            <w:rPr>
              <w:shd w:fill="FFFF00" w:val="clear"/>
            </w:rPr>
          </w:rPrChange>
        </w:rPr>
        <w:t xml:space="preserve">de punho (o flexor radial do carpo, o flexor ulnar do carpo e o palmar longo), do tríceps braquial e do deltoide anterior como principais contribuintes para a manutenção da posição invertida e para o controle das oscilações corporais [10]. Além disso, existe uma correlação entre a força relativa no </w:t>
      </w:r>
      <w:r>
        <w:rPr>
          <w:rFonts w:eastAsia="Times New Roman" w:cs="Times New Roman" w:ascii="Times New Roman" w:hAnsi="Times New Roman"/>
          <w:rFonts w:ascii="Times New Roman" w:hAnsi="Times New Roman" w:eastAsia="Times New Roman" w:cs="Times New Roman"/>
          <w:i/>
          <w:color w:val="000000"/>
          <w:color w:val="000000"/>
          <w:shd w:fill="FFFF00" w:val="clear"/>
          <w:rPrChange w:id="0" w:author="Autor desconhecido" w:date="2025-09-27T20:35:39Z">
            <w:rPr>
              <w:i/>
              <w:shd w:fill="FFFF00" w:val="clear"/>
            </w:rPr>
          </w:rPrChange>
        </w:rPr>
        <w:t>shoulder press</w:t>
      </w:r>
      <w:r>
        <w:rPr>
          <w:rFonts w:eastAsia="Times New Roman" w:cs="Times New Roman" w:ascii="Times New Roman" w:hAnsi="Times New Roman"/>
          <w:rFonts w:ascii="Times New Roman" w:hAnsi="Times New Roman" w:eastAsia="Times New Roman" w:cs="Times New Roman"/>
          <w:color w:val="000000"/>
          <w:color w:val="000000"/>
          <w:shd w:fill="FFFF00" w:val="clear"/>
          <w:rPrChange w:id="0" w:author="Autor desconhecido" w:date="2025-09-27T20:35:39Z">
            <w:rPr>
              <w:shd w:fill="FFFF00" w:val="clear"/>
            </w:rPr>
          </w:rPrChange>
        </w:rPr>
        <w:t xml:space="preserve"> em relação à massa corporal e o desempenho na flexão e extensão de cotovelo em posição invertida, o </w:t>
      </w:r>
      <w:r>
        <w:rPr>
          <w:rFonts w:eastAsia="Times New Roman" w:cs="Times New Roman" w:ascii="Times New Roman" w:hAnsi="Times New Roman"/>
          <w:rFonts w:ascii="Times New Roman" w:hAnsi="Times New Roman" w:eastAsia="Times New Roman" w:cs="Times New Roman"/>
          <w:i/>
          <w:color w:val="000000"/>
          <w:color w:val="000000"/>
          <w:shd w:fill="FFFF00" w:val="clear"/>
          <w:rPrChange w:id="0" w:author="Autor desconhecido" w:date="2025-09-27T20:35:39Z">
            <w:rPr>
              <w:i/>
              <w:shd w:fill="FFFF00" w:val="clear"/>
            </w:rPr>
          </w:rPrChange>
        </w:rPr>
        <w:t>strict handstand push-up</w:t>
      </w:r>
      <w:r>
        <w:rPr>
          <w:rFonts w:eastAsia="Times New Roman" w:cs="Times New Roman" w:ascii="Times New Roman" w:hAnsi="Times New Roman"/>
          <w:rFonts w:ascii="Times New Roman" w:hAnsi="Times New Roman" w:eastAsia="Times New Roman" w:cs="Times New Roman"/>
          <w:color w:val="000000"/>
          <w:color w:val="000000"/>
          <w:shd w:fill="FFFF00" w:val="clear"/>
          <w:rPrChange w:id="0" w:author="Autor desconhecido" w:date="2025-09-27T20:35:39Z">
            <w:rPr>
              <w:shd w:fill="FFFF00" w:val="clear"/>
            </w:rPr>
          </w:rPrChange>
        </w:rPr>
        <w:t xml:space="preserve">, sugerindo que a força de empurrar acima da cabeça pode estar diretamente relacionada à estabilidade do ombro durante o </w:t>
      </w:r>
      <w:r>
        <w:rPr>
          <w:rFonts w:eastAsia="Times New Roman" w:cs="Times New Roman" w:ascii="Times New Roman" w:hAnsi="Times New Roman"/>
          <w:rFonts w:ascii="Times New Roman" w:hAnsi="Times New Roman" w:eastAsia="Times New Roman" w:cs="Times New Roman"/>
          <w:i/>
          <w:color w:val="000000"/>
          <w:color w:val="000000"/>
          <w:shd w:fill="FFFF00" w:val="clear"/>
          <w:rPrChange w:id="0" w:author="Autor desconhecido" w:date="2025-09-27T20:35:39Z">
            <w:rPr>
              <w:i/>
              <w:shd w:fill="FFFF00" w:val="clear"/>
            </w:rPr>
          </w:rPrChange>
        </w:rPr>
        <w:t xml:space="preserve">HS </w:t>
      </w:r>
      <w:r>
        <w:rPr>
          <w:rFonts w:eastAsia="Times New Roman" w:cs="Times New Roman" w:ascii="Times New Roman" w:hAnsi="Times New Roman"/>
          <w:rFonts w:ascii="Times New Roman" w:hAnsi="Times New Roman" w:eastAsia="Times New Roman" w:cs="Times New Roman"/>
          <w:color w:val="000000"/>
          <w:color w:val="000000"/>
          <w:shd w:fill="FFFF00" w:val="clear"/>
          <w:rPrChange w:id="0" w:author="Autor desconhecido" w:date="2025-09-27T20:35:39Z">
            <w:rPr>
              <w:shd w:fill="FFFF00" w:val="clear"/>
            </w:rPr>
          </w:rPrChange>
        </w:rPr>
        <w:t>[21]. Além da força máxima, será avaliada a resistência em posição invertida</w:t>
      </w:r>
      <w:r>
        <w:rPr>
          <w:rFonts w:eastAsia="Times New Roman" w:cs="Times New Roman" w:ascii="Times New Roman" w:hAnsi="Times New Roman"/>
          <w:rFonts w:ascii="Times New Roman" w:hAnsi="Times New Roman" w:eastAsia="Times New Roman" w:cs="Times New Roman"/>
          <w:b/>
          <w:color w:val="000000"/>
          <w:color w:val="000000"/>
          <w:shd w:fill="FFFF00" w:val="clear"/>
          <w:rPrChange w:id="0" w:author="Autor desconhecido" w:date="2025-09-27T20:35:39Z">
            <w:rPr>
              <w:b/>
              <w:shd w:fill="FFFF00" w:val="clear"/>
            </w:rPr>
          </w:rPrChange>
        </w:rPr>
        <w:t>,</w:t>
      </w:r>
      <w:r>
        <w:rPr>
          <w:rFonts w:eastAsia="Times New Roman" w:cs="Times New Roman" w:ascii="Times New Roman" w:hAnsi="Times New Roman"/>
          <w:rFonts w:ascii="Times New Roman" w:hAnsi="Times New Roman" w:eastAsia="Times New Roman" w:cs="Times New Roman"/>
          <w:color w:val="000000"/>
          <w:color w:val="000000"/>
          <w:shd w:fill="FFFF00" w:val="clear"/>
          <w:rPrChange w:id="0" w:author="Autor desconhecido" w:date="2025-09-27T20:35:39Z">
            <w:rPr>
              <w:shd w:fill="FFFF00" w:val="clear"/>
            </w:rPr>
          </w:rPrChange>
        </w:rPr>
        <w:t xml:space="preserve"> por meio do tempo máximo de sustentação no </w:t>
      </w:r>
      <w:r>
        <w:rPr>
          <w:rFonts w:eastAsia="Times New Roman" w:cs="Times New Roman" w:ascii="Times New Roman" w:hAnsi="Times New Roman"/>
          <w:rFonts w:ascii="Times New Roman" w:hAnsi="Times New Roman" w:eastAsia="Times New Roman" w:cs="Times New Roman"/>
          <w:i/>
          <w:color w:val="000000"/>
          <w:color w:val="000000"/>
          <w:shd w:fill="FFFF00" w:val="clear"/>
          <w:rPrChange w:id="0" w:author="Autor desconhecido" w:date="2025-09-27T20:35:39Z">
            <w:rPr>
              <w:i/>
              <w:shd w:fill="FFFF00" w:val="clear"/>
            </w:rPr>
          </w:rPrChange>
        </w:rPr>
        <w:t>HS</w:t>
      </w:r>
      <w:r>
        <w:rPr>
          <w:rFonts w:eastAsia="Times New Roman" w:cs="Times New Roman" w:ascii="Times New Roman" w:hAnsi="Times New Roman"/>
          <w:rFonts w:ascii="Times New Roman" w:hAnsi="Times New Roman" w:eastAsia="Times New Roman" w:cs="Times New Roman"/>
          <w:color w:val="000000"/>
          <w:color w:val="000000"/>
          <w:shd w:fill="FFFF00" w:val="clear"/>
          <w:rPrChange w:id="0" w:author="Autor desconhecido" w:date="2025-09-27T20:35:39Z">
            <w:rPr>
              <w:shd w:fill="FFFF00" w:val="clear"/>
            </w:rPr>
          </w:rPrChange>
        </w:rPr>
        <w:t xml:space="preserve"> com pés escorados na parede (</w:t>
      </w:r>
      <w:r>
        <w:rPr>
          <w:rFonts w:eastAsia="Times New Roman" w:cs="Times New Roman" w:ascii="Times New Roman" w:hAnsi="Times New Roman"/>
          <w:rFonts w:ascii="Times New Roman" w:hAnsi="Times New Roman" w:eastAsia="Times New Roman" w:cs="Times New Roman"/>
          <w:i/>
          <w:color w:val="000000"/>
          <w:color w:val="000000"/>
          <w:shd w:fill="FFFF00" w:val="clear"/>
          <w:rPrChange w:id="0" w:author="Autor desconhecido" w:date="2025-09-27T20:35:39Z">
            <w:rPr>
              <w:i/>
              <w:shd w:fill="FFFF00" w:val="clear"/>
            </w:rPr>
          </w:rPrChange>
        </w:rPr>
        <w:t>wall-supported HS)</w:t>
      </w:r>
      <w:r>
        <w:rPr>
          <w:rFonts w:eastAsia="Times New Roman" w:cs="Times New Roman" w:ascii="Times New Roman" w:hAnsi="Times New Roman"/>
          <w:rFonts w:ascii="Times New Roman" w:hAnsi="Times New Roman" w:eastAsia="Times New Roman" w:cs="Times New Roman"/>
          <w:color w:val="000000"/>
          <w:color w:val="000000"/>
          <w:shd w:fill="FFFF00" w:val="clear"/>
          <w:rPrChange w:id="0" w:author="Autor desconhecido" w:date="2025-09-27T20:35:39Z">
            <w:rPr>
              <w:shd w:fill="FFFF00" w:val="clear"/>
            </w:rPr>
          </w:rPrChange>
        </w:rPr>
        <w:t xml:space="preserve">. Essa medida tem como objetivo isolar a contribuição da resistência dos músculos dos membros superiores em contrações isométricas prolongadas, simulando de forma controlada as exigências específicas da posição invertida. Evidências já destacaram a relevância da resistência muscular, sendo fadiga do membros superiores é um fator limitante para a estabilidade prolongada [14]. Foi observada a correlação significativa entre a força de empurrar de membros superiores, em teste de máximas repetições de </w:t>
      </w:r>
      <w:r>
        <w:rPr>
          <w:rFonts w:eastAsia="Times New Roman" w:cs="Times New Roman" w:ascii="Times New Roman" w:hAnsi="Times New Roman"/>
          <w:rFonts w:ascii="Times New Roman" w:hAnsi="Times New Roman" w:eastAsia="Times New Roman" w:cs="Times New Roman"/>
          <w:i/>
          <w:color w:val="000000"/>
          <w:color w:val="000000"/>
          <w:shd w:fill="FFFF00" w:val="clear"/>
          <w:rPrChange w:id="0" w:author="Autor desconhecido" w:date="2025-09-27T20:35:39Z">
            <w:rPr>
              <w:i/>
              <w:shd w:fill="FFFF00" w:val="clear"/>
            </w:rPr>
          </w:rPrChange>
        </w:rPr>
        <w:t>push-ups</w:t>
      </w:r>
      <w:r>
        <w:rPr>
          <w:rFonts w:eastAsia="Times New Roman" w:cs="Times New Roman" w:ascii="Times New Roman" w:hAnsi="Times New Roman"/>
          <w:rFonts w:ascii="Times New Roman" w:hAnsi="Times New Roman" w:eastAsia="Times New Roman" w:cs="Times New Roman"/>
          <w:color w:val="000000"/>
          <w:color w:val="000000"/>
          <w:shd w:fill="FFFF00" w:val="clear"/>
          <w:rPrChange w:id="0" w:author="Autor desconhecido" w:date="2025-09-27T20:35:39Z">
            <w:rPr>
              <w:shd w:fill="FFFF00" w:val="clear"/>
            </w:rPr>
          </w:rPrChange>
        </w:rPr>
        <w:t xml:space="preserve"> em um minuto, e o tempo de sustentação no </w:t>
      </w:r>
      <w:r>
        <w:rPr>
          <w:rFonts w:eastAsia="Times New Roman" w:cs="Times New Roman" w:ascii="Times New Roman" w:hAnsi="Times New Roman"/>
          <w:rFonts w:ascii="Times New Roman" w:hAnsi="Times New Roman" w:eastAsia="Times New Roman" w:cs="Times New Roman"/>
          <w:i/>
          <w:color w:val="000000"/>
          <w:color w:val="000000"/>
          <w:shd w:fill="FFFF00" w:val="clear"/>
          <w:rPrChange w:id="0" w:author="Autor desconhecido" w:date="2025-09-27T20:35:39Z">
            <w:rPr>
              <w:i/>
              <w:shd w:fill="FFFF00" w:val="clear"/>
            </w:rPr>
          </w:rPrChange>
        </w:rPr>
        <w:t>HS</w:t>
      </w:r>
      <w:r>
        <w:rPr>
          <w:rFonts w:eastAsia="Times New Roman" w:cs="Times New Roman" w:ascii="Times New Roman" w:hAnsi="Times New Roman"/>
          <w:rFonts w:ascii="Times New Roman" w:hAnsi="Times New Roman" w:eastAsia="Times New Roman" w:cs="Times New Roman"/>
          <w:color w:val="000000"/>
          <w:color w:val="000000"/>
          <w:shd w:fill="FFFF00" w:val="clear"/>
          <w:rPrChange w:id="0" w:author="Autor desconhecido" w:date="2025-09-27T20:35:39Z">
            <w:rPr>
              <w:shd w:fill="FFFF00" w:val="clear"/>
            </w:rPr>
          </w:rPrChange>
        </w:rPr>
        <w:t>, numa população de jovens ginastas profissionais</w:t>
      </w:r>
      <w:r>
        <w:rPr>
          <w:rFonts w:eastAsia="Times New Roman" w:cs="Times New Roman" w:ascii="Times New Roman" w:hAnsi="Times New Roman"/>
          <w:rFonts w:ascii="Times New Roman" w:hAnsi="Times New Roman" w:eastAsia="Times New Roman" w:cs="Times New Roman"/>
          <w:i/>
          <w:color w:val="000000"/>
          <w:color w:val="000000"/>
          <w:shd w:fill="FFFF00" w:val="clear"/>
          <w:rPrChange w:id="0" w:author="Autor desconhecido" w:date="2025-09-27T20:35:39Z">
            <w:rPr>
              <w:i/>
              <w:shd w:fill="FFFF00" w:val="clear"/>
            </w:rPr>
          </w:rPrChange>
        </w:rPr>
        <w:t xml:space="preserve"> </w:t>
      </w:r>
      <w:r>
        <w:rPr>
          <w:rFonts w:eastAsia="Times New Roman" w:cs="Times New Roman" w:ascii="Times New Roman" w:hAnsi="Times New Roman"/>
          <w:rFonts w:ascii="Times New Roman" w:hAnsi="Times New Roman" w:eastAsia="Times New Roman" w:cs="Times New Roman"/>
          <w:color w:val="000000"/>
          <w:color w:val="000000"/>
          <w:shd w:fill="FFFF00" w:val="clear"/>
          <w:rPrChange w:id="0" w:author="Autor desconhecido" w:date="2025-09-27T20:35:39Z">
            <w:rPr>
              <w:shd w:fill="FFFF00" w:val="clear"/>
            </w:rPr>
          </w:rPrChange>
        </w:rPr>
        <w:t>[22]. No entanto, nenhum estudo correlacionou ainda resistência a fadiga com capacidade máxima de força e outras variáveis de controle e conformação postural.</w:t>
      </w:r>
      <w:ins w:id="321" w:author="Autor desconhecido" w:date="2025-09-27T20:35:32Z">
        <w:r>
          <w:rPr>
            <w:rFonts w:eastAsia="Times New Roman" w:cs="Times New Roman" w:ascii="Times New Roman" w:hAnsi="Times New Roman"/>
            <w:color w:val="000000"/>
            <w:shd w:fill="FFFF00" w:val="clear"/>
          </w:rPr>
          <w:t>}</w:t>
        </w:r>
      </w:ins>
      <w:r>
        <w:rPr>
          <w:rFonts w:eastAsia="Times New Roman" w:cs="Times New Roman" w:ascii="Times New Roman" w:hAnsi="Times New Roman"/>
          <w:rFonts w:ascii="Times New Roman" w:hAnsi="Times New Roman" w:eastAsia="Times New Roman" w:cs="Times New Roman"/>
          <w:color w:val="000000"/>
          <w:color w:val="000000"/>
          <w:shd w:fill="FFFF00" w:val="clear"/>
          <w:rPrChange w:id="0" w:author="Autor desconhecido" w:date="2025-09-27T20:35:39Z">
            <w:rPr>
              <w:shd w:fill="FFFF00" w:val="clear"/>
            </w:rPr>
          </w:rPrChange>
        </w:rPr>
        <w:t xml:space="preserve"> </w:t>
      </w:r>
      <w:r>
        <w:rPr>
          <w:rFonts w:ascii="Times New Roman" w:hAnsi="Times New Roman" w:eastAsia="Times New Roman" w:cs="Times New Roman"/>
          <w:color w:val="000000"/>
          <w:rPrChange w:id="0" w:author="Autor desconhecido" w:date="2025-09-27T20:35:39Z">
            <w:rPr>
              <w:shd w:fill="FFFF00" w:val="clear"/>
            </w:rPr>
          </w:rPrChange>
        </w:rPr>
      </w:r>
      <w:commentRangeEnd w:id="47"/>
      <w:r>
        <w:commentReference w:id="47"/>
      </w:r>
      <w:ins w:id="324" w:author="Autor desconhecido" w:date="2025-09-27T20:28:39Z">
        <w:r>
          <w:rPr>
            <w:rFonts w:eastAsia="Times New Roman" w:cs="Times New Roman" w:ascii="Times New Roman" w:hAnsi="Times New Roman"/>
            <w:color w:val="000000"/>
            <w:shd w:fill="FFFF00" w:val="clear"/>
          </w:rPr>
          <w:commentReference w:id="48"/>
        </w:r>
      </w:ins>
      <w:ins w:id="325" w:author="Autor desconhecido" w:date="2025-09-27T20:35:41Z">
        <w:r>
          <w:rPr>
            <w:rFonts w:eastAsia="Times New Roman" w:cs="Times New Roman" w:ascii="Times New Roman" w:hAnsi="Times New Roman"/>
            <w:color w:val="000000"/>
            <w:shd w:fill="FFFF00" w:val="clear"/>
          </w:rPr>
          <w:t xml:space="preserve"> </w:t>
        </w:r>
      </w:ins>
      <w:ins w:id="326" w:author="Autor desconhecido" w:date="2025-09-27T20:35:41Z">
        <w:r>
          <w:rPr>
            <w:rFonts w:ascii="Times New Roman" w:hAnsi="Times New Roman"/>
            <w:shd w:fill="8DFF00" w:val="clear"/>
          </w:rPr>
          <w:t xml:space="preserve">Dentre as variáveis de força, a literatura sugere que a estabilidade no </w:t>
        </w:r>
      </w:ins>
      <w:ins w:id="327" w:author="Autor desconhecido" w:date="2025-09-27T20:35:41Z">
        <w:r>
          <w:rPr>
            <w:rFonts w:ascii="Times New Roman" w:hAnsi="Times New Roman"/>
            <w:i/>
            <w:iCs/>
            <w:shd w:fill="8DFF00" w:val="clear"/>
          </w:rPr>
          <w:t>HS</w:t>
        </w:r>
      </w:ins>
      <w:ins w:id="328" w:author="Autor desconhecido" w:date="2025-09-27T20:35:41Z">
        <w:r>
          <w:rPr>
            <w:rFonts w:ascii="Times New Roman" w:hAnsi="Times New Roman"/>
            <w:shd w:fill="8DFF00" w:val="clear"/>
          </w:rPr>
          <w:t xml:space="preserve"> </w:t>
        </w:r>
      </w:ins>
      <w:ins w:id="329" w:author="Autor desconhecido" w:date="2025-09-27T20:35:41Z">
        <w:r>
          <w:rPr>
            <w:rFonts w:ascii="Times New Roman" w:hAnsi="Times New Roman"/>
            <w:shd w:fill="8DFF00" w:val="clear"/>
          </w:rPr>
          <w:t xml:space="preserve">depende de um equilíbrio ativo entre diferentes grupos musculares, com destaque para a atuação dos flexores de punho (flexor radial do carpo, flexor ulnar do carpo e palmar longo), do tríceps braquial e do deltoide anterior como principais contribuintes para a manutenção da posição invertida e para o controle das oscilações corporais [10]. Evidências também indicam que a força relativa no </w:t>
        </w:r>
      </w:ins>
      <w:ins w:id="330" w:author="Autor desconhecido" w:date="2025-09-27T20:35:41Z">
        <w:r>
          <w:rPr>
            <w:rFonts w:ascii="Times New Roman" w:hAnsi="Times New Roman"/>
            <w:i/>
            <w:iCs/>
            <w:shd w:fill="8DFF00" w:val="clear"/>
          </w:rPr>
          <w:t>shoulder</w:t>
        </w:r>
      </w:ins>
      <w:ins w:id="331" w:author="Autor desconhecido" w:date="2025-09-27T20:35:41Z">
        <w:r>
          <w:rPr>
            <w:rFonts w:ascii="Times New Roman" w:hAnsi="Times New Roman"/>
            <w:shd w:fill="8DFF00" w:val="clear"/>
          </w:rPr>
          <w:t xml:space="preserve"> </w:t>
        </w:r>
      </w:ins>
      <w:ins w:id="332" w:author="Autor desconhecido" w:date="2025-09-27T20:35:41Z">
        <w:r>
          <w:rPr>
            <w:rFonts w:ascii="Times New Roman" w:hAnsi="Times New Roman"/>
            <w:i/>
            <w:iCs/>
            <w:shd w:fill="8DFF00" w:val="clear"/>
          </w:rPr>
          <w:t>press</w:t>
        </w:r>
      </w:ins>
      <w:ins w:id="333" w:author="Autor desconhecido" w:date="2025-09-27T20:35:41Z">
        <w:r>
          <w:rPr>
            <w:rFonts w:ascii="Times New Roman" w:hAnsi="Times New Roman"/>
            <w:shd w:fill="8DFF00" w:val="clear"/>
          </w:rPr>
          <w:t xml:space="preserve">, quando ajustada à massa corporal, apresenta correlação com o desempenho no </w:t>
        </w:r>
      </w:ins>
      <w:ins w:id="334" w:author="Autor desconhecido" w:date="2025-09-27T20:35:41Z">
        <w:r>
          <w:rPr>
            <w:rFonts w:ascii="Times New Roman" w:hAnsi="Times New Roman"/>
            <w:i/>
            <w:iCs/>
            <w:shd w:fill="8DFF00" w:val="clear"/>
          </w:rPr>
          <w:t>strict</w:t>
        </w:r>
      </w:ins>
      <w:ins w:id="335" w:author="Autor desconhecido" w:date="2025-09-27T20:35:41Z">
        <w:r>
          <w:rPr>
            <w:rFonts w:ascii="Times New Roman" w:hAnsi="Times New Roman"/>
            <w:shd w:fill="8DFF00" w:val="clear"/>
          </w:rPr>
          <w:t xml:space="preserve"> </w:t>
        </w:r>
      </w:ins>
      <w:ins w:id="336" w:author="Autor desconhecido" w:date="2025-09-27T20:35:41Z">
        <w:r>
          <w:rPr>
            <w:rFonts w:ascii="Times New Roman" w:hAnsi="Times New Roman"/>
            <w:i/>
            <w:iCs/>
            <w:shd w:fill="8DFF00" w:val="clear"/>
          </w:rPr>
          <w:t>handstand</w:t>
        </w:r>
      </w:ins>
      <w:ins w:id="337" w:author="Autor desconhecido" w:date="2025-09-27T20:35:41Z">
        <w:r>
          <w:rPr>
            <w:rFonts w:ascii="Times New Roman" w:hAnsi="Times New Roman"/>
            <w:shd w:fill="8DFF00" w:val="clear"/>
          </w:rPr>
          <w:t xml:space="preserve"> </w:t>
        </w:r>
      </w:ins>
      <w:ins w:id="338" w:author="Autor desconhecido" w:date="2025-09-27T20:35:41Z">
        <w:r>
          <w:rPr>
            <w:rFonts w:ascii="Times New Roman" w:hAnsi="Times New Roman"/>
            <w:i/>
            <w:iCs/>
            <w:shd w:fill="8DFF00" w:val="clear"/>
          </w:rPr>
          <w:t>push</w:t>
        </w:r>
      </w:ins>
      <w:ins w:id="339" w:author="Autor desconhecido" w:date="2025-09-27T20:35:41Z">
        <w:r>
          <w:rPr>
            <w:rFonts w:ascii="Times New Roman" w:hAnsi="Times New Roman"/>
            <w:shd w:fill="8DFF00" w:val="clear"/>
          </w:rPr>
          <w:t>-</w:t>
        </w:r>
      </w:ins>
      <w:ins w:id="340" w:author="Autor desconhecido" w:date="2025-09-27T20:35:41Z">
        <w:r>
          <w:rPr>
            <w:rFonts w:ascii="Times New Roman" w:hAnsi="Times New Roman"/>
            <w:i/>
            <w:iCs/>
            <w:shd w:fill="8DFF00" w:val="clear"/>
          </w:rPr>
          <w:t>up</w:t>
        </w:r>
      </w:ins>
      <w:ins w:id="341" w:author="Autor desconhecido" w:date="2025-09-27T20:35:41Z">
        <w:r>
          <w:rPr>
            <w:rFonts w:ascii="Times New Roman" w:hAnsi="Times New Roman"/>
            <w:shd w:fill="8DFF00" w:val="clear"/>
          </w:rPr>
          <w:t xml:space="preserve">, sugerindo que a força de empurrar acima da cabeça pode estar diretamente associada à estabilidade do ombro durante o </w:t>
        </w:r>
      </w:ins>
      <w:ins w:id="342" w:author="Autor desconhecido" w:date="2025-09-27T20:35:41Z">
        <w:r>
          <w:rPr>
            <w:rFonts w:ascii="Times New Roman" w:hAnsi="Times New Roman"/>
            <w:i/>
            <w:iCs/>
            <w:shd w:fill="8DFF00" w:val="clear"/>
          </w:rPr>
          <w:t>HS</w:t>
        </w:r>
      </w:ins>
      <w:ins w:id="343" w:author="Autor desconhecido" w:date="2025-09-27T20:35:41Z">
        <w:r>
          <w:rPr>
            <w:rFonts w:ascii="Times New Roman" w:hAnsi="Times New Roman"/>
            <w:shd w:fill="8DFF00" w:val="clear"/>
          </w:rPr>
          <w:t xml:space="preserve"> [21]. Além da força máxima, a resistência muscular tem sido apontada como fator limitante para a estabilidade prolongada, visto que a fadiga dos membros superiores compromete a capacidade de manter ajustes posturais finos [14]. Nesse sentido, estudos já demonstraram correlação significativa entre a força de empurrar de membros superiores, avaliada por meio de testes de push-ups máximas em um minuto, e o tempo de sustentação no HS em ginastas jovens [22]</w:t>
        </w:r>
      </w:ins>
      <w:ins w:id="344" w:author="Autor desconhecido" w:date="2025-09-27T20:35:41Z">
        <w:r>
          <w:rPr>
            <w:rFonts w:ascii="Times New Roman" w:hAnsi="Times New Roman"/>
            <w:rFonts w:ascii="Times New Roman" w:hAnsi="Times New Roman"/>
            <w:shd w:fill="8DFF00" w:val="clear"/>
            <w:rPrChange w:id="0" w:author="Autor desconhecido" w:date="2025-09-27T20:36:45Z">
              <w:rPr>
                <w:shd w:fill="8DFF00" w:val="clear"/>
              </w:rPr>
            </w:rPrChange>
          </w:rPr>
          <w:t xml:space="preserve">. </w:t>
        </w:r>
      </w:ins>
      <w:r>
        <w:rPr>
          <w:rFonts w:eastAsia="Times New Roman" w:cs="Times New Roman" w:ascii="Times New Roman" w:hAnsi="Times New Roman"/>
          <w:rFonts w:ascii="Times New Roman" w:hAnsi="Times New Roman" w:eastAsia="Times New Roman" w:cs="Times New Roman"/>
          <w:color w:val="000000"/>
          <w:color w:val="000000"/>
          <w:shd w:fill="8DFF00" w:val="clear"/>
          <w:rPrChange w:id="0" w:author="Autor desconhecido" w:date="2025-09-27T20:36:45Z">
            <w:rPr>
              <w:shd w:fill="8DFF00" w:val="clear"/>
            </w:rPr>
          </w:rPrChange>
        </w:rPr>
        <w:t>No entanto, nenhum estudo correlacionou ainda resistência a fadiga com capacidade máxima de força e outras variáveis de controle e conformação postural.</w:t>
      </w:r>
    </w:p>
    <w:p>
      <w:pPr>
        <w:pStyle w:val="Normal"/>
        <w:pBdr/>
        <w:spacing w:lineRule="auto" w:line="360"/>
        <w:ind w:firstLine="426"/>
        <w:rPr>
          <w:rFonts w:ascii="Times New Roman" w:hAnsi="Times New Roman" w:eastAsia="Times New Roman" w:cs="Times New Roman"/>
          <w:color w:val="000000"/>
        </w:rPr>
      </w:pPr>
      <w:ins w:id="347" w:author="Autor desconhecido" w:date="2025-09-27T20:43:28Z">
        <w:r>
          <w:rPr>
            <w:rFonts w:eastAsia="Times New Roman" w:cs="Times New Roman" w:ascii="Times New Roman" w:hAnsi="Times New Roman"/>
            <w:color w:val="000000"/>
          </w:rPr>
          <w:t>{</w:t>
        </w:r>
      </w:ins>
      <w:commentRangeStart w:id="49"/>
      <w:r>
        <w:rPr>
          <w:rFonts w:eastAsia="Times New Roman" w:cs="Times New Roman" w:ascii="Times New Roman" w:hAnsi="Times New Roman"/>
          <w:rFonts w:ascii="Times New Roman" w:hAnsi="Times New Roman" w:eastAsia="Times New Roman" w:cs="Times New Roman"/>
          <w:color w:val="000000"/>
          <w:color w:val="000000"/>
          <w:shd w:fill="FFFF00" w:val="clear"/>
          <w:rPrChange w:id="0" w:author="Autor desconhecido" w:date="2025-09-27T20:43:42Z">
            <w:rPr/>
          </w:rPrChange>
        </w:rPr>
        <w:t>As variáveis antropométricas, como o comprimento dos membros, a</w:t>
      </w:r>
      <w:r>
        <w:rPr>
          <w:rFonts w:eastAsia="Times New Roman" w:cs="Times New Roman" w:ascii="Times New Roman" w:hAnsi="Times New Roman"/>
          <w:rFonts w:ascii="Times New Roman" w:hAnsi="Times New Roman" w:eastAsia="Times New Roman" w:cs="Times New Roman"/>
          <w:b/>
          <w:color w:val="000000"/>
          <w:color w:val="000000"/>
          <w:shd w:fill="FFFF00" w:val="clear"/>
          <w:rPrChange w:id="0" w:author="Autor desconhecido" w:date="2025-09-27T20:43:42Z">
            <w:rPr>
              <w:b/>
              <w:shd w:fill="FFFF00" w:val="clear"/>
            </w:rPr>
          </w:rPrChange>
        </w:rPr>
        <w:t xml:space="preserve"> </w:t>
      </w:r>
      <w:r>
        <w:rPr>
          <w:rFonts w:eastAsia="Times New Roman" w:cs="Times New Roman" w:ascii="Times New Roman" w:hAnsi="Times New Roman"/>
          <w:rFonts w:ascii="Times New Roman" w:hAnsi="Times New Roman" w:eastAsia="Times New Roman" w:cs="Times New Roman"/>
          <w:color w:val="000000"/>
          <w:color w:val="000000"/>
          <w:shd w:fill="FFFF00" w:val="clear"/>
          <w:rPrChange w:id="0" w:author="Autor desconhecido" w:date="2025-09-27T20:43:42Z">
            <w:rPr>
              <w:shd w:fill="FFFF00" w:val="clear"/>
            </w:rPr>
          </w:rPrChange>
        </w:rPr>
        <w:t>altura do CoM</w:t>
      </w:r>
      <w:r>
        <w:rPr>
          <w:rFonts w:eastAsia="Times New Roman" w:cs="Times New Roman" w:ascii="Times New Roman" w:hAnsi="Times New Roman"/>
          <w:rFonts w:ascii="Times New Roman" w:hAnsi="Times New Roman" w:eastAsia="Times New Roman" w:cs="Times New Roman"/>
          <w:b/>
          <w:color w:val="000000"/>
          <w:color w:val="000000"/>
          <w:shd w:fill="FFFF00" w:val="clear"/>
          <w:rPrChange w:id="0" w:author="Autor desconhecido" w:date="2025-09-27T20:43:42Z">
            <w:rPr>
              <w:b/>
              <w:shd w:fill="FFFF00" w:val="clear"/>
            </w:rPr>
          </w:rPrChange>
        </w:rPr>
        <w:t xml:space="preserve"> </w:t>
      </w:r>
      <w:r>
        <w:rPr>
          <w:rFonts w:eastAsia="Times New Roman" w:cs="Times New Roman" w:ascii="Times New Roman" w:hAnsi="Times New Roman"/>
          <w:rFonts w:ascii="Times New Roman" w:hAnsi="Times New Roman" w:eastAsia="Times New Roman" w:cs="Times New Roman"/>
          <w:color w:val="000000"/>
          <w:color w:val="000000"/>
          <w:shd w:fill="FFFF00" w:val="clear"/>
          <w:rPrChange w:id="0" w:author="Autor desconhecido" w:date="2025-09-27T20:43:42Z">
            <w:rPr>
              <w:shd w:fill="FFFF00" w:val="clear"/>
            </w:rPr>
          </w:rPrChange>
        </w:rPr>
        <w:t>e a</w:t>
      </w:r>
      <w:r>
        <w:rPr>
          <w:rFonts w:eastAsia="Times New Roman" w:cs="Times New Roman" w:ascii="Times New Roman" w:hAnsi="Times New Roman"/>
          <w:rFonts w:ascii="Times New Roman" w:hAnsi="Times New Roman" w:eastAsia="Times New Roman" w:cs="Times New Roman"/>
          <w:b/>
          <w:color w:val="000000"/>
          <w:color w:val="000000"/>
          <w:shd w:fill="FFFF00" w:val="clear"/>
          <w:rPrChange w:id="0" w:author="Autor desconhecido" w:date="2025-09-27T20:43:42Z">
            <w:rPr>
              <w:b/>
              <w:shd w:fill="FFFF00" w:val="clear"/>
            </w:rPr>
          </w:rPrChange>
        </w:rPr>
        <w:t xml:space="preserve"> </w:t>
      </w:r>
      <w:r>
        <w:rPr>
          <w:rFonts w:eastAsia="Times New Roman" w:cs="Times New Roman" w:ascii="Times New Roman" w:hAnsi="Times New Roman"/>
          <w:rFonts w:ascii="Times New Roman" w:hAnsi="Times New Roman" w:eastAsia="Times New Roman" w:cs="Times New Roman"/>
          <w:color w:val="000000"/>
          <w:color w:val="000000"/>
          <w:shd w:fill="FFFF00" w:val="clear"/>
          <w:rPrChange w:id="0" w:author="Autor desconhecido" w:date="2025-09-27T20:43:42Z">
            <w:rPr>
              <w:shd w:fill="FFFF00" w:val="clear"/>
            </w:rPr>
          </w:rPrChange>
        </w:rPr>
        <w:t xml:space="preserve">composição corporal, também serão consideradas pela sua potencial influência sobre a estabilidade e a eficiência motora na </w:t>
      </w:r>
      <w:r>
        <w:rPr>
          <w:rFonts w:eastAsia="Times New Roman" w:cs="Times New Roman" w:ascii="Times New Roman" w:hAnsi="Times New Roman"/>
          <w:rFonts w:ascii="Times New Roman" w:hAnsi="Times New Roman" w:eastAsia="Times New Roman" w:cs="Times New Roman"/>
          <w:i/>
          <w:color w:val="000000"/>
          <w:color w:val="000000"/>
          <w:shd w:fill="FFFF00" w:val="clear"/>
          <w:rPrChange w:id="0" w:author="Autor desconhecido" w:date="2025-09-27T20:43:42Z">
            <w:rPr>
              <w:i/>
              <w:shd w:fill="FFFF00" w:val="clear"/>
            </w:rPr>
          </w:rPrChange>
        </w:rPr>
        <w:t>HS</w:t>
      </w:r>
      <w:r>
        <w:rPr>
          <w:rFonts w:eastAsia="Times New Roman" w:cs="Times New Roman" w:ascii="Times New Roman" w:hAnsi="Times New Roman"/>
          <w:rFonts w:ascii="Times New Roman" w:hAnsi="Times New Roman" w:eastAsia="Times New Roman" w:cs="Times New Roman"/>
          <w:color w:val="000000"/>
          <w:color w:val="000000"/>
          <w:shd w:fill="FFFF00" w:val="clear"/>
          <w:rPrChange w:id="0" w:author="Autor desconhecido" w:date="2025-09-27T20:43:42Z">
            <w:rPr>
              <w:shd w:fill="FFFF00" w:val="clear"/>
            </w:rPr>
          </w:rPrChange>
        </w:rPr>
        <w:t xml:space="preserve"> [23]. </w:t>
      </w:r>
      <w:ins w:id="357" w:author="Autor desconhecido" w:date="2025-09-27T20:43:34Z">
        <w:r>
          <w:rPr>
            <w:rFonts w:eastAsia="Times New Roman" w:cs="Times New Roman" w:ascii="Times New Roman" w:hAnsi="Times New Roman"/>
            <w:color w:val="000000"/>
          </w:rPr>
          <w:t xml:space="preserve">} </w:t>
        </w:r>
      </w:ins>
      <w:ins w:id="358" w:author="Autor desconhecido" w:date="2025-09-27T20:43:34Z">
        <w:r>
          <w:rPr>
            <w:rFonts w:ascii="Times New Roman" w:hAnsi="Times New Roman"/>
            <w:shd w:fill="8DFF00" w:val="clear"/>
          </w:rPr>
          <w:t>As variáveis antropométricas, como o comprimento dos membros, a altura do centro de massa (CoM) e a composição corporal, têm sido apontadas pela literatura como potenciais influenciadoras da estabilidade</w:t>
        </w:r>
      </w:ins>
      <w:ins w:id="359" w:author="Autor desconhecido" w:date="2025-09-27T20:43:34Z">
        <w:r>
          <w:rPr>
            <w:shd w:fill="8DFF00" w:val="clear"/>
            <w:rPrChange w:id="0" w:author="Autor desconhecido" w:date="2025-09-27T20:44:03Z">
              <w:rPr>
                <w:shd w:fill="8DFF00" w:val="clear"/>
              </w:rPr>
            </w:rPrChange>
          </w:rPr>
          <w:t xml:space="preserve"> </w:t>
        </w:r>
      </w:ins>
      <w:r>
        <w:rPr>
          <w:rFonts w:eastAsia="Times New Roman" w:cs="Times New Roman" w:ascii="Times New Roman" w:hAnsi="Times New Roman"/>
          <w:rFonts w:ascii="Times New Roman" w:hAnsi="Times New Roman" w:eastAsia="Times New Roman" w:cs="Times New Roman"/>
          <w:color w:val="000000"/>
          <w:color w:val="000000"/>
          <w:shd w:fill="8DFF00" w:val="clear"/>
          <w:rPrChange w:id="0" w:author="Autor desconhecido" w:date="2025-09-27T20:44:03Z">
            <w:rPr>
              <w:shd w:fill="8DFF00" w:val="clear"/>
            </w:rPr>
          </w:rPrChange>
        </w:rPr>
        <w:t>[23].</w:t>
      </w:r>
      <w:r>
        <w:rPr>
          <w:rFonts w:ascii="Times New Roman" w:hAnsi="Times New Roman" w:eastAsia="Times New Roman" w:cs="Times New Roman"/>
          <w:color w:val="000000"/>
          <w:rPrChange w:id="0" w:author="Autor desconhecido" w:date="2025-09-27T20:44:03Z">
            <w:rPr>
              <w:shd w:fill="8DFF00" w:val="clear"/>
            </w:rPr>
          </w:rPrChange>
        </w:rPr>
      </w:r>
      <w:commentRangeEnd w:id="49"/>
      <w:r>
        <w:commentReference w:id="49"/>
      </w:r>
      <w:ins w:id="363" w:author="Autor desconhecido" w:date="2025-09-27T20:47:26Z">
        <w:r>
          <w:rPr>
            <w:rFonts w:eastAsia="Times New Roman" w:cs="Times New Roman" w:ascii="Times New Roman" w:hAnsi="Times New Roman"/>
            <w:color w:val="000000"/>
            <w:shd w:fill="8DFF00" w:val="clear"/>
          </w:rPr>
          <w:t>{</w:t>
        </w:r>
      </w:ins>
      <w:r>
        <w:rPr>
          <w:rFonts w:eastAsia="Times New Roman" w:cs="Times New Roman" w:ascii="Times New Roman" w:hAnsi="Times New Roman"/>
          <w:rFonts w:ascii="Times New Roman" w:hAnsi="Times New Roman" w:eastAsia="Times New Roman" w:cs="Times New Roman"/>
          <w:color w:val="000000"/>
          <w:color w:val="000000"/>
          <w:shd w:fill="FFFF00" w:val="clear"/>
          <w:rPrChange w:id="0" w:author="Autor desconhecido" w:date="2025-09-27T20:47:23Z">
            <w:rPr>
              <w:shd w:fill="FFFF00" w:val="clear"/>
            </w:rPr>
          </w:rPrChange>
        </w:rPr>
        <w:t xml:space="preserve">Alterações nas proporções corporais modificam a relação entre CoM e a base de suporte, impactando diretamente as demandas de controle postural [24]. Membros superiores mais longos funcionariam como alavancas mecânicas mais eficientes, onde pequenos movimentos de punho ou ombro (pequenos ângulos) resultam em deslocamentos significativos do CoM. Isso permitiria correções posturais mais precisas, econômicas e com menor amplitude de movimento. Além disso, poderiam permitir uma base de apoio mais ampla, conferindo maior estabilidade mediolateral [25], [26]. Enquanto que membros </w:t>
      </w:r>
      <w:commentRangeStart w:id="50"/>
      <w:r>
        <w:rPr>
          <w:rFonts w:eastAsia="Times New Roman" w:cs="Times New Roman" w:ascii="Times New Roman" w:hAnsi="Times New Roman"/>
          <w:rFonts w:ascii="Times New Roman" w:hAnsi="Times New Roman" w:eastAsia="Times New Roman" w:cs="Times New Roman"/>
          <w:color w:val="000000"/>
          <w:color w:val="000000"/>
          <w:shd w:fill="FFFF00" w:val="clear"/>
          <w:rPrChange w:id="0" w:author="Autor desconhecido" w:date="2025-09-27T20:47:23Z">
            <w:rPr>
              <w:shd w:fill="FFFF00" w:val="clear"/>
            </w:rPr>
          </w:rPrChange>
        </w:rPr>
        <w:t xml:space="preserve">inferiores mais longos elevam a altura do CoM e aumentam o braço de momento gravitacional, exigindo correções posturais mais frequentes e precisas </w:t>
      </w:r>
      <w:r>
        <w:rPr>
          <w:rFonts w:ascii="Times New Roman" w:hAnsi="Times New Roman" w:eastAsia="Times New Roman" w:cs="Times New Roman"/>
          <w:color w:val="000000"/>
          <w:rPrChange w:id="0" w:author="Autor desconhecido" w:date="2025-09-27T20:47:23Z">
            <w:rPr>
              <w:shd w:fill="FFFF00" w:val="clear"/>
            </w:rPr>
          </w:rPrChange>
        </w:rPr>
      </w:r>
      <w:commentRangeEnd w:id="50"/>
      <w:r>
        <w:commentReference w:id="50"/>
      </w:r>
      <w:ins w:id="367" w:author="Autor desconhecido" w:date="2025-09-27T20:47:50Z">
        <w:r>
          <w:rPr>
            <w:rFonts w:eastAsia="Times New Roman" w:cs="Times New Roman" w:ascii="Times New Roman" w:hAnsi="Times New Roman"/>
            <w:color w:val="000000"/>
            <w:shd w:fill="FFFF00" w:val="clear"/>
          </w:rPr>
          <w:commentReference w:id="51"/>
        </w:r>
      </w:ins>
      <w:r>
        <w:rPr>
          <w:rFonts w:eastAsia="Times New Roman" w:cs="Times New Roman" w:ascii="Times New Roman" w:hAnsi="Times New Roman"/>
          <w:rFonts w:ascii="Times New Roman" w:hAnsi="Times New Roman" w:eastAsia="Times New Roman" w:cs="Times New Roman"/>
          <w:color w:val="000000"/>
          <w:color w:val="000000"/>
          <w:shd w:fill="FFFF00" w:val="clear"/>
          <w:rPrChange w:id="0" w:author="Autor desconhecido" w:date="2025-09-27T20:47:23Z">
            <w:rPr>
              <w:shd w:fill="FFFF00" w:val="clear"/>
            </w:rPr>
          </w:rPrChange>
        </w:rPr>
        <w:t xml:space="preserve">[27]. </w:t>
      </w:r>
      <w:commentRangeStart w:id="52"/>
      <w:r>
        <w:rPr>
          <w:rFonts w:eastAsia="Times New Roman" w:cs="Times New Roman" w:ascii="Times New Roman" w:hAnsi="Times New Roman"/>
          <w:rFonts w:ascii="Times New Roman" w:hAnsi="Times New Roman" w:eastAsia="Times New Roman" w:cs="Times New Roman"/>
          <w:color w:val="000000"/>
          <w:color w:val="000000"/>
          <w:shd w:fill="FFFF00" w:val="clear"/>
          <w:rPrChange w:id="0" w:author="Autor desconhecido" w:date="2025-09-27T20:47:23Z">
            <w:rPr>
              <w:shd w:fill="FFFF00" w:val="clear"/>
            </w:rPr>
          </w:rPrChange>
        </w:rPr>
        <w:t xml:space="preserve">A análise da composição corporal </w:t>
      </w:r>
      <w:r>
        <w:rPr>
          <w:rFonts w:ascii="Times New Roman" w:hAnsi="Times New Roman" w:eastAsia="Times New Roman" w:cs="Times New Roman"/>
          <w:color w:val="000000"/>
          <w:rPrChange w:id="0" w:author="Autor desconhecido" w:date="2025-09-27T20:47:23Z">
            <w:rPr>
              <w:shd w:fill="FFFF00" w:val="clear"/>
            </w:rPr>
          </w:rPrChange>
        </w:rPr>
      </w:r>
      <w:commentRangeEnd w:id="52"/>
      <w:r>
        <w:commentReference w:id="52"/>
      </w:r>
      <w:r>
        <w:rPr>
          <w:rFonts w:eastAsia="Times New Roman" w:cs="Times New Roman" w:ascii="Times New Roman" w:hAnsi="Times New Roman"/>
          <w:rFonts w:ascii="Times New Roman" w:hAnsi="Times New Roman" w:eastAsia="Times New Roman" w:cs="Times New Roman"/>
          <w:color w:val="000000"/>
          <w:color w:val="000000"/>
          <w:shd w:fill="FFFF00" w:val="clear"/>
          <w:rPrChange w:id="0" w:author="Autor desconhecido" w:date="2025-09-27T20:47:23Z">
            <w:rPr>
              <w:shd w:fill="FFFF00" w:val="clear"/>
            </w:rPr>
          </w:rPrChange>
        </w:rPr>
        <w:t>poderá indicar se uma maior massa muscular, sobretudo em membro superiores, favoreceria a força de sustentação, ou maior adiposidade aumentaria a inércia corporal, com efeitos opostos sobre a estabilidade [6].</w:t>
      </w:r>
      <w:ins w:id="372" w:author="Autor desconhecido" w:date="2025-09-27T20:47:31Z">
        <w:r>
          <w:rPr>
            <w:rFonts w:eastAsia="Times New Roman" w:cs="Times New Roman" w:ascii="Times New Roman" w:hAnsi="Times New Roman"/>
            <w:color w:val="000000"/>
            <w:shd w:fill="FFFF00" w:val="clear"/>
          </w:rPr>
          <w:t xml:space="preserve">} </w:t>
        </w:r>
      </w:ins>
      <w:r>
        <w:rPr>
          <w:rFonts w:ascii="Times New Roman" w:hAnsi="Times New Roman"/>
          <w:shd w:fill="8DFF00" w:val="clear"/>
          <w:rPrChange w:id="0" w:author="Autor desconhecido" w:date="2025-09-27T20:48:21Z">
            <w:rPr>
              <w:shd w:fill="8DFF00" w:val="clear"/>
            </w:rPr>
          </w:rPrChange>
        </w:rPr>
        <w:t xml:space="preserve">Membros superiores mais longos podem atuar como alavancas mecânicas mais eficientes, pois pequenos movimentos articulares em punho ou ombro (pequenos ângulos) resultam em deslocamentos significativos do CoM, o que potencialmente favorece correções posturais mais precisas e econômicas. Além disso, a maior envergadura poderia ampliar a base de apoio, conferindo ganhos adicionais de estabilidade mediolateral [25], [26]. Por outro lado, membros mais longos também aumentam o braço de momento e, consequentemente, as exigências sobre o controle ativo, o que pode representar uma limitação em situações de maior instabilidade. Já membros inferiores longos elevam a altura do CoM e ampliam o braço de momento gravitacional, exigindo ajustes posturais mais frequentes e precisos [27]. Quanto à composição corporal, evidências sugerem que maior massa muscular nos membros superiores tende a favorecer a força de sustentação, enquanto níveis mais elevados de adiposidade podem aumentar a inércia corporal e dificultar ajustes finos de equilíbrio [6]. </w:t>
      </w:r>
    </w:p>
    <w:p>
      <w:pPr>
        <w:pStyle w:val="Normal"/>
        <w:spacing w:lineRule="auto" w:line="360"/>
        <w:ind w:firstLine="426"/>
        <w:rPr>
          <w:rFonts w:ascii="Times New Roman" w:hAnsi="Times New Roman" w:eastAsia="Times New Roman" w:cs="Times New Roman"/>
        </w:rPr>
      </w:pPr>
      <w:ins w:id="374" w:author="Autor desconhecido" w:date="2025-09-27T20:52:29Z">
        <w:r>
          <w:rPr>
            <w:rFonts w:eastAsia="Times New Roman" w:cs="Times New Roman" w:ascii="Times New Roman" w:hAnsi="Times New Roman"/>
          </w:rPr>
          <w:t>{</w:t>
        </w:r>
      </w:ins>
      <w:commentRangeStart w:id="53"/>
      <w:r>
        <w:rPr>
          <w:rFonts w:eastAsia="Times New Roman" w:cs="Times New Roman" w:ascii="Times New Roman" w:hAnsi="Times New Roman"/>
          <w:rFonts w:ascii="Times New Roman" w:hAnsi="Times New Roman" w:eastAsia="Times New Roman" w:cs="Times New Roman"/>
          <w:shd w:fill="FFFF00" w:val="clear"/>
          <w:rPrChange w:id="0" w:author="Autor desconhecido" w:date="2025-09-27T20:52:45Z">
            <w:rPr/>
          </w:rPrChange>
        </w:rPr>
        <w:t>Adicionalmente, serão avaliados indicadores de controle</w:t>
      </w:r>
      <w:r>
        <w:rPr>
          <w:rFonts w:eastAsia="Times New Roman" w:cs="Times New Roman" w:ascii="Times New Roman" w:hAnsi="Times New Roman"/>
          <w:rFonts w:ascii="Times New Roman" w:hAnsi="Times New Roman" w:eastAsia="Times New Roman" w:cs="Times New Roman"/>
          <w:b/>
          <w:shd w:fill="FFFF00" w:val="clear"/>
          <w:rPrChange w:id="0" w:author="Autor desconhecido" w:date="2025-09-27T20:52:45Z">
            <w:rPr>
              <w:b/>
              <w:shd w:fill="FFFF00" w:val="clear"/>
            </w:rPr>
          </w:rPrChange>
        </w:rPr>
        <w:t xml:space="preserve"> </w:t>
      </w:r>
      <w:r>
        <w:rPr>
          <w:rFonts w:eastAsia="Times New Roman" w:cs="Times New Roman" w:ascii="Times New Roman" w:hAnsi="Times New Roman"/>
          <w:rFonts w:ascii="Times New Roman" w:hAnsi="Times New Roman" w:eastAsia="Times New Roman" w:cs="Times New Roman"/>
          <w:shd w:fill="FFFF00" w:val="clear"/>
          <w:rPrChange w:id="0" w:author="Autor desconhecido" w:date="2025-09-27T20:52:45Z">
            <w:rPr>
              <w:shd w:fill="FFFF00" w:val="clear"/>
            </w:rPr>
          </w:rPrChange>
        </w:rPr>
        <w:t>postural, como a oscilação e a velocidade média do CoP bem como a complexidade do equilíbrio através de entropia aproximada.</w:t>
      </w:r>
      <w:r>
        <w:rPr>
          <w:rFonts w:eastAsia="Times New Roman" w:cs="Times New Roman" w:ascii="Times New Roman" w:hAnsi="Times New Roman"/>
        </w:rPr>
        <w:t xml:space="preserve"> </w:t>
      </w:r>
      <w:r>
        <w:rPr/>
      </w:r>
      <w:commentRangeEnd w:id="53"/>
      <w:r>
        <w:commentReference w:id="53"/>
      </w:r>
      <w:ins w:id="378" w:author="Autor desconhecido" w:date="2025-09-27T20:52:32Z">
        <w:r>
          <w:rPr>
            <w:rFonts w:eastAsia="Times New Roman" w:cs="Times New Roman" w:ascii="Times New Roman" w:hAnsi="Times New Roman"/>
          </w:rPr>
          <w:commentReference w:id="54"/>
        </w:r>
      </w:ins>
      <w:ins w:id="379" w:author="Autor desconhecido" w:date="2025-09-27T20:52:26Z">
        <w:r>
          <w:rPr>
            <w:rFonts w:eastAsia="Times New Roman" w:cs="Times New Roman" w:ascii="Times New Roman" w:hAnsi="Times New Roman"/>
          </w:rPr>
          <w:t>}</w:t>
        </w:r>
      </w:ins>
      <w:r>
        <w:rPr>
          <w:rFonts w:ascii="Times New Roman" w:hAnsi="Times New Roman"/>
          <w:rFonts w:ascii="Times New Roman" w:hAnsi="Times New Roman"/>
          <w:i w:val="false"/>
          <w:iCs w:val="false"/>
          <w:shd w:fill="8DFF00" w:val="clear"/>
          <w:rPrChange w:id="0" w:author="Autor desconhecido" w:date="2025-09-27T20:53:35Z">
            <w:rPr>
              <w:i w:val="false"/>
              <w:shd w:fill="8DFF00" w:val="clear"/>
              <w:iCs w:val="false"/>
            </w:rPr>
          </w:rPrChange>
        </w:rPr>
        <w:t xml:space="preserve">Adicionalmente, indicadores de controle postural, como a oscilação e a velocidade média do CoP, bem como a complexidade do equilíbrio avaliada por entropia aproximada, têm sido utilizados para caracterizar a estabilidade </w:t>
      </w:r>
      <w:ins w:id="381" w:author="Autor desconhecido" w:date="2025-09-27T20:53:22Z">
        <w:r>
          <w:rPr>
            <w:rFonts w:ascii="Times New Roman" w:hAnsi="Times New Roman"/>
            <w:i w:val="false"/>
            <w:iCs w:val="false"/>
            <w:shd w:fill="8DFF00" w:val="clear"/>
          </w:rPr>
          <w:t>em</w:t>
        </w:r>
      </w:ins>
      <w:del w:id="382" w:author="Autor desconhecido" w:date="2025-09-27T20:53:21Z">
        <w:r>
          <w:rPr>
            <w:rFonts w:ascii="Times New Roman" w:hAnsi="Times New Roman"/>
            <w:i w:val="false"/>
            <w:iCs w:val="false"/>
            <w:shd w:fill="8DFF00" w:val="clear"/>
          </w:rPr>
          <w:delText>no HS</w:delText>
        </w:r>
      </w:del>
      <w:ins w:id="383" w:author="Autor desconhecido" w:date="2025-09-27T20:53:22Z">
        <w:r>
          <w:rPr>
            <w:rFonts w:ascii="Times New Roman" w:hAnsi="Times New Roman"/>
            <w:i w:val="false"/>
            <w:iCs w:val="false"/>
            <w:shd w:fill="8DFF00" w:val="clear"/>
          </w:rPr>
          <w:t xml:space="preserve"> </w:t>
        </w:r>
      </w:ins>
      <w:r>
        <w:rPr>
          <w:rFonts w:ascii="Times New Roman" w:hAnsi="Times New Roman"/>
          <w:rFonts w:ascii="Times New Roman" w:hAnsi="Times New Roman"/>
          <w:i w:val="false"/>
          <w:iCs w:val="false"/>
          <w:shd w:fill="8DFF00" w:val="clear"/>
          <w:rPrChange w:id="0" w:author="Autor desconhecido" w:date="2025-09-27T20:53:35Z">
            <w:rPr>
              <w:i w:val="false"/>
              <w:shd w:fill="8DFF00" w:val="clear"/>
              <w:iCs w:val="false"/>
            </w:rPr>
          </w:rPrChange>
        </w:rPr>
        <w:t>posição invertida.</w:t>
      </w:r>
      <w:r>
        <w:rPr>
          <w:rFonts w:ascii="Times New Roman" w:hAnsi="Times New Roman"/>
          <w:rFonts w:ascii="Times New Roman" w:hAnsi="Times New Roman"/>
          <w:i w:val="false"/>
          <w:iCs w:val="false"/>
          <w:shd w:fill="8DFF00" w:val="clear"/>
          <w:rPrChange w:id="0" w:author="Autor desconhecido" w:date="2025-09-27T20:53:35Z">
            <w:rPr>
              <w:i w:val="false"/>
              <w:shd w:fill="8DFF00" w:val="clear"/>
              <w:iCs w:val="false"/>
            </w:rPr>
          </w:rPrChange>
        </w:rPr>
        <w:t xml:space="preserve"> </w:t>
      </w:r>
      <w:r>
        <w:rPr>
          <w:rFonts w:eastAsia="Times New Roman" w:cs="Times New Roman" w:ascii="Times New Roman" w:hAnsi="Times New Roman"/>
        </w:rPr>
        <w:t xml:space="preserve">No </w:t>
      </w:r>
      <w:r>
        <w:rPr>
          <w:rFonts w:eastAsia="Times New Roman" w:cs="Times New Roman" w:ascii="Times New Roman" w:hAnsi="Times New Roman"/>
          <w:i/>
        </w:rPr>
        <w:t>HS</w:t>
      </w:r>
      <w:r>
        <w:rPr>
          <w:rFonts w:eastAsia="Times New Roman" w:cs="Times New Roman" w:ascii="Times New Roman" w:hAnsi="Times New Roman"/>
        </w:rPr>
        <w:t xml:space="preserve">, seria esperado que um tempo maior de sustentação venha junto com um controle mais estável, como menos variações no CoP e baixa entropia o que indica habilidade neuromotora desenvolvida [3]. Já no </w:t>
      </w:r>
      <w:r>
        <w:rPr>
          <w:rFonts w:eastAsia="Times New Roman" w:cs="Times New Roman" w:ascii="Times New Roman" w:hAnsi="Times New Roman"/>
          <w:i/>
        </w:rPr>
        <w:t>HSW</w:t>
      </w:r>
      <w:r>
        <w:rPr>
          <w:rFonts w:eastAsia="Times New Roman" w:cs="Times New Roman" w:ascii="Times New Roman" w:hAnsi="Times New Roman"/>
        </w:rPr>
        <w:t>,  o tempo de resposta das APAs e picos de força de reação ao solo (</w:t>
      </w:r>
      <w:ins w:id="386" w:author="Autor desconhecido" w:date="2025-09-28T18:39:41Z">
        <w:r>
          <w:rPr>
            <w:rFonts w:eastAsia="Times New Roman" w:cs="Times New Roman" w:ascii="Times New Roman" w:hAnsi="Times New Roman"/>
          </w:rPr>
          <w:t>g</w:t>
        </w:r>
      </w:ins>
      <w:del w:id="387" w:author="Autor desconhecido" w:date="2025-09-28T18:39:41Z">
        <w:r>
          <w:rPr>
            <w:rFonts w:eastAsia="Times New Roman" w:cs="Times New Roman" w:ascii="Times New Roman" w:hAnsi="Times New Roman"/>
            <w:i/>
          </w:rPr>
          <w:delText>G</w:delText>
        </w:r>
      </w:del>
      <w:r>
        <w:rPr>
          <w:rFonts w:eastAsia="Times New Roman" w:cs="Times New Roman" w:ascii="Times New Roman" w:hAnsi="Times New Roman"/>
          <w:i/>
        </w:rPr>
        <w:t>round force reaction - GRF</w:t>
      </w:r>
      <w:r>
        <w:rPr>
          <w:rFonts w:eastAsia="Times New Roman" w:cs="Times New Roman" w:ascii="Times New Roman" w:hAnsi="Times New Roman"/>
        </w:rPr>
        <w:t>) nos primeiros passos devem relacionar a um movimento mais eficiente, apresentou maior controle nos ajustes de equilíbrio [18].</w:t>
      </w:r>
      <w:r>
        <w:rPr>
          <w:rFonts w:eastAsia="Times New Roman" w:cs="Times New Roman" w:ascii="Times New Roman" w:hAnsi="Times New Roman"/>
          <w:shd w:fill="FFFF00" w:val="clear"/>
        </w:rPr>
        <w:t xml:space="preserve"> </w:t>
      </w:r>
    </w:p>
    <w:p>
      <w:pPr>
        <w:pStyle w:val="Normal"/>
        <w:spacing w:lineRule="auto" w:line="360"/>
        <w:ind w:firstLine="426"/>
        <w:rPr>
          <w:rFonts w:ascii="Times New Roman" w:hAnsi="Times New Roman" w:eastAsia="Times New Roman" w:cs="Times New Roman"/>
        </w:rPr>
      </w:pPr>
      <w:commentRangeStart w:id="55"/>
      <w:r>
        <w:rPr>
          <w:rFonts w:eastAsia="Times New Roman" w:cs="Times New Roman" w:ascii="Times New Roman" w:hAnsi="Times New Roman"/>
          <w:rFonts w:ascii="Times New Roman" w:hAnsi="Times New Roman" w:eastAsia="Times New Roman" w:cs="Times New Roman"/>
          <w:shd w:fill="FFFF00" w:val="clear"/>
          <w:rPrChange w:id="0" w:author="Autor desconhecido" w:date="2025-09-28T16:34:59Z">
            <w:rPr/>
          </w:rPrChange>
        </w:rPr>
        <w:t>Será feita também uma análise cinemática dos ângulos articulares, incluindo cabeça, ombros, punhos e quadril, tanto da forma estática (</w:t>
      </w:r>
      <w:r>
        <w:rPr>
          <w:rFonts w:eastAsia="Times New Roman" w:cs="Times New Roman" w:ascii="Times New Roman" w:hAnsi="Times New Roman"/>
          <w:rFonts w:ascii="Times New Roman" w:hAnsi="Times New Roman" w:eastAsia="Times New Roman" w:cs="Times New Roman"/>
          <w:i/>
          <w:shd w:fill="FFFF00" w:val="clear"/>
          <w:rPrChange w:id="0" w:author="Autor desconhecido" w:date="2025-09-28T16:34:59Z">
            <w:rPr>
              <w:i/>
              <w:shd w:fill="FFFF00" w:val="clear"/>
            </w:rPr>
          </w:rPrChange>
        </w:rPr>
        <w:t>HS</w:t>
      </w:r>
      <w:r>
        <w:rPr>
          <w:rFonts w:eastAsia="Times New Roman" w:cs="Times New Roman" w:ascii="Times New Roman" w:hAnsi="Times New Roman"/>
          <w:rFonts w:ascii="Times New Roman" w:hAnsi="Times New Roman" w:eastAsia="Times New Roman" w:cs="Times New Roman"/>
          <w:shd w:fill="FFFF00" w:val="clear"/>
          <w:rPrChange w:id="0" w:author="Autor desconhecido" w:date="2025-09-28T16:34:59Z">
            <w:rPr>
              <w:shd w:fill="FFFF00" w:val="clear"/>
            </w:rPr>
          </w:rPrChange>
        </w:rPr>
        <w:t>) quanto da dinâmica (</w:t>
      </w:r>
      <w:r>
        <w:rPr>
          <w:rFonts w:eastAsia="Times New Roman" w:cs="Times New Roman" w:ascii="Times New Roman" w:hAnsi="Times New Roman"/>
          <w:rFonts w:ascii="Times New Roman" w:hAnsi="Times New Roman" w:eastAsia="Times New Roman" w:cs="Times New Roman"/>
          <w:i/>
          <w:shd w:fill="FFFF00" w:val="clear"/>
          <w:rPrChange w:id="0" w:author="Autor desconhecido" w:date="2025-09-28T16:34:59Z">
            <w:rPr>
              <w:i/>
              <w:shd w:fill="FFFF00" w:val="clear"/>
            </w:rPr>
          </w:rPrChange>
        </w:rPr>
        <w:t>HSW</w:t>
      </w:r>
      <w:r>
        <w:rPr>
          <w:rFonts w:eastAsia="Times New Roman" w:cs="Times New Roman" w:ascii="Times New Roman" w:hAnsi="Times New Roman"/>
          <w:rFonts w:ascii="Times New Roman" w:hAnsi="Times New Roman" w:eastAsia="Times New Roman" w:cs="Times New Roman"/>
          <w:shd w:fill="FFFF00" w:val="clear"/>
          <w:rPrChange w:id="0" w:author="Autor desconhecido" w:date="2025-09-28T16:34:59Z">
            <w:rPr>
              <w:shd w:fill="FFFF00" w:val="clear"/>
            </w:rPr>
          </w:rPrChange>
        </w:rPr>
        <w:t xml:space="preserve">). O alinhamento segmentar influencia diretamente a distribuição do centro de massa (CoM) e as demandas de torque sobre os estabilizadores articulares, podendo determinar estratégias distintas de manutenção do equilíbrio [1]. Vale ressaltar que embora muito abordado nos trabalhos envolvendo o </w:t>
      </w:r>
      <w:r>
        <w:rPr>
          <w:rFonts w:eastAsia="Times New Roman" w:cs="Times New Roman" w:ascii="Times New Roman" w:hAnsi="Times New Roman"/>
          <w:rFonts w:ascii="Times New Roman" w:hAnsi="Times New Roman" w:eastAsia="Times New Roman" w:cs="Times New Roman"/>
          <w:i/>
          <w:shd w:fill="FFFF00" w:val="clear"/>
          <w:rPrChange w:id="0" w:author="Autor desconhecido" w:date="2025-09-28T16:34:59Z">
            <w:rPr>
              <w:i/>
              <w:shd w:fill="FFFF00" w:val="clear"/>
            </w:rPr>
          </w:rPrChange>
        </w:rPr>
        <w:t>HS,</w:t>
      </w:r>
      <w:r>
        <w:rPr>
          <w:rFonts w:eastAsia="Times New Roman" w:cs="Times New Roman" w:ascii="Times New Roman" w:hAnsi="Times New Roman"/>
          <w:rFonts w:ascii="Times New Roman" w:hAnsi="Times New Roman" w:eastAsia="Times New Roman" w:cs="Times New Roman"/>
          <w:shd w:fill="FFFF00" w:val="clear"/>
          <w:rPrChange w:id="0" w:author="Autor desconhecido" w:date="2025-09-28T16:34:59Z">
            <w:rPr>
              <w:shd w:fill="FFFF00" w:val="clear"/>
            </w:rPr>
          </w:rPrChange>
        </w:rPr>
        <w:t xml:space="preserve"> alinhamento articular não será usado como medida de desempenho e proficiência.  Isso se deve ao fato que a maioria dos estudos sobre o </w:t>
      </w:r>
      <w:r>
        <w:rPr>
          <w:rFonts w:eastAsia="Times New Roman" w:cs="Times New Roman" w:ascii="Times New Roman" w:hAnsi="Times New Roman"/>
          <w:rFonts w:ascii="Times New Roman" w:hAnsi="Times New Roman" w:eastAsia="Times New Roman" w:cs="Times New Roman"/>
          <w:i/>
          <w:shd w:fill="FFFF00" w:val="clear"/>
          <w:rPrChange w:id="0" w:author="Autor desconhecido" w:date="2025-09-28T16:34:59Z">
            <w:rPr>
              <w:i/>
              <w:shd w:fill="FFFF00" w:val="clear"/>
            </w:rPr>
          </w:rPrChange>
        </w:rPr>
        <w:t>HS</w:t>
      </w:r>
      <w:r>
        <w:rPr>
          <w:rFonts w:eastAsia="Times New Roman" w:cs="Times New Roman" w:ascii="Times New Roman" w:hAnsi="Times New Roman"/>
          <w:rFonts w:ascii="Times New Roman" w:hAnsi="Times New Roman" w:eastAsia="Times New Roman" w:cs="Times New Roman"/>
          <w:shd w:fill="FFFF00" w:val="clear"/>
          <w:rPrChange w:id="0" w:author="Autor desconhecido" w:date="2025-09-28T16:34:59Z">
            <w:rPr>
              <w:shd w:fill="FFFF00" w:val="clear"/>
            </w:rPr>
          </w:rPrChange>
        </w:rPr>
        <w:t xml:space="preserve"> concentram-se em ginastas experientes, frequentemente com amostras reduzidas, tornando difícil discernir se a alta proficiência é resultado do alinhamento postural ideal ou simplesmente do alto volume de prática específica.</w:t>
      </w:r>
      <w:r>
        <w:rPr>
          <w:rFonts w:eastAsia="Times New Roman" w:cs="Times New Roman" w:ascii="Times New Roman" w:hAnsi="Times New Roman"/>
        </w:rPr>
        <w:t xml:space="preserve"> </w:t>
      </w:r>
      <w:ins w:id="397" w:author="Autor desconhecido" w:date="2025-09-28T16:34:51Z">
        <w:r>
          <w:rPr>
            <w:rFonts w:ascii="Times New Roman" w:hAnsi="Times New Roman"/>
            <w:shd w:fill="8DFF00" w:val="clear"/>
          </w:rPr>
          <w:t xml:space="preserve">A análise cinemática dos ângulos articulares </w:t>
        </w:r>
      </w:ins>
      <w:ins w:id="398" w:author="Autor desconhecido" w:date="2025-09-28T16:34:51Z">
        <w:r>
          <w:rPr>
            <w:rFonts w:ascii="Times New Roman" w:hAnsi="Times New Roman"/>
            <w:shd w:fill="8DFF00" w:val="clear"/>
          </w:rPr>
          <w:t xml:space="preserve">da </w:t>
        </w:r>
      </w:ins>
      <w:ins w:id="399" w:author="Autor desconhecido" w:date="2025-09-28T16:34:51Z">
        <w:r>
          <w:rPr>
            <w:rFonts w:ascii="Times New Roman" w:hAnsi="Times New Roman"/>
            <w:shd w:fill="8DFF00" w:val="clear"/>
          </w:rPr>
          <w:t xml:space="preserve">cabeça, ombros, punhos e quadril, tem sido apontada como relevante, uma vez que o alinhamento segmentar influencia diretamente a distribuição do centro de massa (CoM) e as demandas de torque sobre os estabilizadores articulares, podendo determinar estratégias distintas de manutenção do equilíbrio </w:t>
        </w:r>
      </w:ins>
      <w:ins w:id="400" w:author="Autor desconhecido" w:date="2025-09-28T16:34:51Z">
        <w:r>
          <w:rPr>
            <w:rFonts w:ascii="Times New Roman" w:hAnsi="Times New Roman"/>
            <w:shd w:fill="8DFF00" w:val="clear"/>
          </w:rPr>
          <w:t xml:space="preserve">no </w:t>
        </w:r>
      </w:ins>
      <w:ins w:id="401" w:author="Autor desconhecido" w:date="2025-09-28T16:34:51Z">
        <w:r>
          <w:rPr>
            <w:rFonts w:ascii="Times New Roman" w:hAnsi="Times New Roman"/>
            <w:i/>
            <w:iCs/>
            <w:shd w:fill="8DFF00" w:val="clear"/>
          </w:rPr>
          <w:t xml:space="preserve">HS </w:t>
        </w:r>
      </w:ins>
      <w:ins w:id="402" w:author="Autor desconhecido" w:date="2025-09-28T16:34:51Z">
        <w:r>
          <w:rPr>
            <w:rFonts w:ascii="Times New Roman" w:hAnsi="Times New Roman"/>
            <w:shd w:fill="8DFF00" w:val="clear"/>
          </w:rPr>
          <w:t xml:space="preserve">[1]. Apesar de amplamente abordado em trabalhos sobre o </w:t>
        </w:r>
      </w:ins>
      <w:ins w:id="403" w:author="Autor desconhecido" w:date="2025-09-28T16:34:51Z">
        <w:r>
          <w:rPr>
            <w:rFonts w:ascii="Times New Roman" w:hAnsi="Times New Roman"/>
            <w:i/>
            <w:iCs/>
            <w:shd w:fill="8DFF00" w:val="clear"/>
          </w:rPr>
          <w:t>HS</w:t>
        </w:r>
      </w:ins>
      <w:ins w:id="404" w:author="Autor desconhecido" w:date="2025-09-28T16:34:51Z">
        <w:r>
          <w:rPr>
            <w:rFonts w:ascii="Times New Roman" w:hAnsi="Times New Roman"/>
            <w:shd w:fill="8DFF00" w:val="clear"/>
          </w:rPr>
          <w:t>, o alinhamento articular tem sido frequentemente empregado como medida de desempenho e proficiência em populações restritas de ginastas experientes, geralmente com amostras reduzidas. Essa limitação dificulta discernir se a alta proficiência observada decorre de um alinhamento postural ideal ou do elevado volume de prática específica.</w:t>
        </w:r>
      </w:ins>
      <w:ins w:id="405" w:author="Autor desconhecido" w:date="2025-09-28T16:34:51Z">
        <w:r>
          <w:rPr>
            <w:rFonts w:ascii="Times New Roman" w:hAnsi="Times New Roman"/>
            <w:rPrChange w:id="0" w:author="Autor desconhecido" w:date="2025-09-28T16:36:10Z"/>
          </w:rPr>
          <w:t xml:space="preserve"> </w:t>
        </w:r>
      </w:ins>
      <w:r>
        <w:rPr/>
      </w:r>
      <w:commentRangeEnd w:id="55"/>
      <w:r>
        <w:commentReference w:id="55"/>
      </w:r>
      <w:ins w:id="407" w:author="Autor desconhecido" w:date="2025-09-28T16:36:15Z">
        <w:r>
          <w:rPr/>
          <w:commentReference w:id="56"/>
        </w:r>
      </w:ins>
      <w:r>
        <w:rPr>
          <w:rFonts w:eastAsia="Times New Roman" w:cs="Times New Roman" w:ascii="Times New Roman" w:hAnsi="Times New Roman"/>
        </w:rPr>
        <w:t xml:space="preserve">Evidências apontam que estratégias de controle menos alinhadas também podem resultar em estabilidade satisfatória, desafiando a visão tradicional da ginástica de que a “linha perfeita” entre as articulações é condição indispensável para uma boa manutenção estática e tempo de sustentação do equilíbrio no </w:t>
      </w:r>
      <w:r>
        <w:rPr>
          <w:rFonts w:eastAsia="Times New Roman" w:cs="Times New Roman" w:ascii="Times New Roman" w:hAnsi="Times New Roman"/>
          <w:i/>
        </w:rPr>
        <w:t xml:space="preserve">HS </w:t>
      </w:r>
      <w:r>
        <w:rPr>
          <w:rFonts w:eastAsia="Times New Roman" w:cs="Times New Roman" w:ascii="Times New Roman" w:hAnsi="Times New Roman"/>
        </w:rPr>
        <w:t>[7]</w:t>
      </w:r>
      <w:r>
        <w:rPr>
          <w:rFonts w:eastAsia="Times New Roman" w:cs="Times New Roman" w:ascii="Times New Roman" w:hAnsi="Times New Roman"/>
          <w:i/>
        </w:rPr>
        <w:t>.</w:t>
      </w:r>
      <w:r>
        <w:rPr>
          <w:rFonts w:eastAsia="Times New Roman" w:cs="Times New Roman" w:ascii="Times New Roman" w:hAnsi="Times New Roman"/>
        </w:rPr>
        <w:t xml:space="preserve"> Essa incerteza é ampliada pela escassez de estudos que investiguem o </w:t>
      </w:r>
      <w:r>
        <w:rPr>
          <w:rFonts w:eastAsia="Times New Roman" w:cs="Times New Roman" w:ascii="Times New Roman" w:hAnsi="Times New Roman"/>
          <w:i/>
        </w:rPr>
        <w:t>HS</w:t>
      </w:r>
      <w:r>
        <w:rPr>
          <w:rFonts w:eastAsia="Times New Roman" w:cs="Times New Roman" w:ascii="Times New Roman" w:hAnsi="Times New Roman"/>
        </w:rPr>
        <w:t xml:space="preserve"> em modalidades além da ginástica artística, nas quais se observa estratégias de equilíbrio eficazes mesmo em alinhamentos distintos.</w:t>
      </w:r>
    </w:p>
    <w:p>
      <w:pPr>
        <w:pStyle w:val="Normal"/>
        <w:spacing w:lineRule="auto" w:line="360"/>
        <w:ind w:firstLine="426"/>
        <w:rPr>
          <w:rFonts w:ascii="Times New Roman" w:hAnsi="Times New Roman" w:eastAsia="Times New Roman" w:cs="Times New Roman"/>
        </w:rPr>
      </w:pPr>
      <w:r>
        <w:rPr>
          <w:rFonts w:eastAsia="Times New Roman" w:cs="Times New Roman" w:ascii="Times New Roman" w:hAnsi="Times New Roman"/>
          <w:rFonts w:ascii="Times New Roman" w:hAnsi="Times New Roman" w:eastAsia="Times New Roman" w:cs="Times New Roman"/>
          <w:shd w:fill="FFFF00" w:val="clear"/>
          <w:rPrChange w:id="0" w:author="Autor desconhecido" w:date="2025-09-28T16:37:22Z">
            <w:rPr/>
          </w:rPrChange>
        </w:rPr>
        <w:t xml:space="preserve">No </w:t>
      </w:r>
      <w:r>
        <w:rPr>
          <w:rFonts w:eastAsia="Times New Roman" w:cs="Times New Roman" w:ascii="Times New Roman" w:hAnsi="Times New Roman"/>
          <w:rFonts w:ascii="Times New Roman" w:hAnsi="Times New Roman" w:eastAsia="Times New Roman" w:cs="Times New Roman"/>
          <w:i/>
          <w:shd w:fill="FFFF00" w:val="clear"/>
          <w:rPrChange w:id="0" w:author="Autor desconhecido" w:date="2025-09-28T16:37:22Z">
            <w:rPr>
              <w:i/>
              <w:shd w:fill="FFFF00" w:val="clear"/>
            </w:rPr>
          </w:rPrChange>
        </w:rPr>
        <w:t xml:space="preserve">HS </w:t>
      </w:r>
      <w:r>
        <w:rPr>
          <w:rFonts w:eastAsia="Times New Roman" w:cs="Times New Roman" w:ascii="Times New Roman" w:hAnsi="Times New Roman"/>
          <w:rFonts w:ascii="Times New Roman" w:hAnsi="Times New Roman" w:eastAsia="Times New Roman" w:cs="Times New Roman"/>
          <w:shd w:fill="FFFF00" w:val="clear"/>
          <w:rPrChange w:id="0" w:author="Autor desconhecido" w:date="2025-09-28T16:37:22Z">
            <w:rPr>
              <w:shd w:fill="FFFF00" w:val="clear"/>
            </w:rPr>
          </w:rPrChange>
        </w:rPr>
        <w:t xml:space="preserve">avaliado o tempo máxima de sustentação na postura invertida, enquanto que no </w:t>
      </w:r>
      <w:r>
        <w:rPr>
          <w:rFonts w:eastAsia="Times New Roman" w:cs="Times New Roman" w:ascii="Times New Roman" w:hAnsi="Times New Roman"/>
          <w:rFonts w:ascii="Times New Roman" w:hAnsi="Times New Roman" w:eastAsia="Times New Roman" w:cs="Times New Roman"/>
          <w:i/>
          <w:shd w:fill="FFFF00" w:val="clear"/>
          <w:rPrChange w:id="0" w:author="Autor desconhecido" w:date="2025-09-28T16:37:22Z">
            <w:rPr>
              <w:i/>
              <w:shd w:fill="FFFF00" w:val="clear"/>
            </w:rPr>
          </w:rPrChange>
        </w:rPr>
        <w:t>HSW</w:t>
      </w:r>
      <w:r>
        <w:rPr>
          <w:rFonts w:eastAsia="Times New Roman" w:cs="Times New Roman" w:ascii="Times New Roman" w:hAnsi="Times New Roman"/>
          <w:rFonts w:ascii="Times New Roman" w:hAnsi="Times New Roman" w:eastAsia="Times New Roman" w:cs="Times New Roman"/>
          <w:shd w:fill="FFFF00" w:val="clear"/>
          <w:rPrChange w:id="0" w:author="Autor desconhecido" w:date="2025-09-28T16:37:22Z">
            <w:rPr>
              <w:shd w:fill="FFFF00" w:val="clear"/>
            </w:rPr>
          </w:rPrChange>
        </w:rPr>
        <w:t>, variáveis espaço-temporais como distância percorrida, tempo de execução e velocidade média serão consideradas, oferecendo uma visão integrada dos padrões de deslocamento.</w:t>
      </w:r>
      <w:ins w:id="413" w:author="Autor desconhecido" w:date="2025-09-28T16:37:16Z">
        <w:r>
          <w:rPr>
            <w:rFonts w:ascii="Times New Roman" w:hAnsi="Times New Roman"/>
            <w:shd w:fill="8DFF00" w:val="clear"/>
          </w:rPr>
          <w:t xml:space="preserve">No </w:t>
        </w:r>
      </w:ins>
      <w:ins w:id="414" w:author="Autor desconhecido" w:date="2025-09-28T16:37:16Z">
        <w:r>
          <w:rPr>
            <w:rFonts w:ascii="Times New Roman" w:hAnsi="Times New Roman"/>
            <w:i/>
            <w:iCs/>
            <w:shd w:fill="8DFF00" w:val="clear"/>
          </w:rPr>
          <w:t>HS</w:t>
        </w:r>
      </w:ins>
      <w:ins w:id="415" w:author="Autor desconhecido" w:date="2025-09-28T16:37:16Z">
        <w:r>
          <w:rPr>
            <w:rFonts w:ascii="Times New Roman" w:hAnsi="Times New Roman"/>
            <w:shd w:fill="8DFF00" w:val="clear"/>
          </w:rPr>
          <w:t xml:space="preserve">, o tempo máximo de sustentação tem sido utilizado como parâmetro de desempenho </w:t>
        </w:r>
      </w:ins>
      <w:ins w:id="416" w:author="Autor desconhecido" w:date="2025-09-28T16:37:16Z">
        <w:r>
          <w:rPr>
            <w:rFonts w:ascii="Times New Roman" w:hAnsi="Times New Roman"/>
            <w:shd w:fill="8DFF00" w:val="clear"/>
          </w:rPr>
          <w:t>[7], [15], [17], [22].</w:t>
        </w:r>
      </w:ins>
      <w:ins w:id="417" w:author="Autor desconhecido" w:date="2025-09-28T16:37:16Z">
        <w:r>
          <w:rPr>
            <w:rFonts w:ascii="Times New Roman" w:hAnsi="Times New Roman"/>
            <w:shd w:fill="8DFF00" w:val="clear"/>
          </w:rPr>
          <w:t xml:space="preserve"> </w:t>
        </w:r>
      </w:ins>
      <w:ins w:id="418" w:author="Autor desconhecido" w:date="2025-09-28T16:52:55Z">
        <w:r>
          <w:rPr>
            <w:rFonts w:ascii="Times New Roman" w:hAnsi="Times New Roman"/>
            <w:shd w:fill="8DFF00" w:val="clear"/>
          </w:rPr>
          <w:t>Enquanto que no</w:t>
        </w:r>
      </w:ins>
      <w:ins w:id="419" w:author="Autor desconhecido" w:date="2025-09-28T16:46:28Z">
        <w:r>
          <w:rPr>
            <w:rFonts w:ascii="Times New Roman" w:hAnsi="Times New Roman"/>
            <w:shd w:fill="8DFF00" w:val="clear"/>
          </w:rPr>
          <w:t xml:space="preserve"> </w:t>
        </w:r>
      </w:ins>
      <w:ins w:id="420" w:author="Autor desconhecido" w:date="2025-09-28T16:46:28Z">
        <w:r>
          <w:rPr>
            <w:rFonts w:ascii="Times New Roman" w:hAnsi="Times New Roman"/>
            <w:i/>
            <w:iCs/>
            <w:shd w:fill="8DFF00" w:val="clear"/>
          </w:rPr>
          <w:t>HSW</w:t>
        </w:r>
      </w:ins>
      <w:ins w:id="421" w:author="Autor desconhecido" w:date="2025-09-28T16:46:28Z">
        <w:r>
          <w:rPr>
            <w:rFonts w:ascii="Times New Roman" w:hAnsi="Times New Roman"/>
            <w:shd w:fill="8DFF00" w:val="clear"/>
          </w:rPr>
          <w:t xml:space="preserve">, os poucos estudos publicados até o momento concentraram-se em aspectos </w:t>
        </w:r>
      </w:ins>
      <w:ins w:id="422" w:author="Autor desconhecido" w:date="2025-09-28T16:46:28Z">
        <w:r>
          <w:rPr>
            <w:rFonts w:ascii="Times New Roman" w:hAnsi="Times New Roman"/>
            <w:rFonts w:ascii="Times New Roman" w:hAnsi="Times New Roman"/>
            <w:shd w:fill="8DFF00" w:val="clear"/>
            <w:rPrChange w:id="0" w:author="Autor desconhecido" w:date="2025-09-28T16:52:30Z">
              <w:rPr>
                <w:shd w:fill="8DFF00" w:val="clear"/>
              </w:rPr>
            </w:rPrChange>
          </w:rPr>
          <w:t>de</w:t>
        </w:r>
      </w:ins>
      <w:r>
        <w:rPr>
          <w:rFonts w:ascii="Times New Roman" w:hAnsi="Times New Roman"/>
          <w:rFonts w:ascii="Times New Roman" w:hAnsi="Times New Roman"/>
          <w:shd w:fill="8DFF00" w:val="clear"/>
          <w:rPrChange w:id="0" w:author="Autor desconhecido" w:date="2025-09-28T16:52:30Z">
            <w:rPr>
              <w:shd w:fill="8DFF00" w:val="clear"/>
            </w:rPr>
          </w:rPrChange>
        </w:rPr>
        <w:t xml:space="preserve"> desempenho a partir de parâmetros iniciais </w:t>
      </w:r>
      <w:r>
        <w:rPr>
          <w:rFonts w:ascii="Times New Roman" w:hAnsi="Times New Roman"/>
          <w:rFonts w:ascii="Times New Roman" w:hAnsi="Times New Roman"/>
          <w:shd w:fill="8DFF00" w:val="clear"/>
          <w:rPrChange w:id="0" w:author="Autor desconhecido" w:date="2025-09-28T16:52:30Z">
            <w:rPr>
              <w:shd w:fill="8DFF00" w:val="clear"/>
            </w:rPr>
          </w:rPrChange>
        </w:rPr>
        <w:t>do deslocamento e</w:t>
      </w:r>
      <w:r>
        <w:rPr>
          <w:rFonts w:ascii="Times New Roman" w:hAnsi="Times New Roman"/>
          <w:rFonts w:ascii="Times New Roman" w:hAnsi="Times New Roman"/>
          <w:shd w:fill="8DFF00" w:val="clear"/>
          <w:rPrChange w:id="0" w:author="Autor desconhecido" w:date="2025-09-28T16:52:30Z">
            <w:rPr>
              <w:shd w:fill="8DFF00" w:val="clear"/>
            </w:rPr>
          </w:rPrChange>
        </w:rPr>
        <w:t xml:space="preserve"> de controle motor, como a</w:t>
      </w:r>
      <w:r>
        <w:rPr>
          <w:rFonts w:ascii="Times New Roman" w:hAnsi="Times New Roman"/>
          <w:rFonts w:ascii="Times New Roman" w:hAnsi="Times New Roman"/>
          <w:shd w:fill="8DFF00" w:val="clear"/>
          <w:rPrChange w:id="0" w:author="Autor desconhecido" w:date="2025-09-28T16:52:30Z">
            <w:rPr>
              <w:shd w:fill="8DFF00" w:val="clear"/>
            </w:rPr>
          </w:rPrChange>
        </w:rPr>
        <w:t>s</w:t>
      </w:r>
      <w:r>
        <w:rPr>
          <w:rFonts w:ascii="Times New Roman" w:hAnsi="Times New Roman"/>
          <w:rFonts w:ascii="Times New Roman" w:hAnsi="Times New Roman"/>
          <w:b w:val="false"/>
          <w:bCs w:val="false"/>
          <w:shd w:fill="8DFF00" w:val="clear"/>
          <w:rPrChange w:id="0" w:author="Autor desconhecido" w:date="2025-09-28T16:52:30Z">
            <w:rPr>
              <w:b w:val="false"/>
              <w:shd w:fill="8DFF00" w:val="clear"/>
              <w:bCs w:val="false"/>
            </w:rPr>
          </w:rPrChange>
        </w:rPr>
        <w:t xml:space="preserve"> </w:t>
      </w:r>
      <w:ins w:id="429" w:author="Autor desconhecido" w:date="2025-09-28T16:50:12Z">
        <w:r>
          <w:rPr>
            <w:rStyle w:val="Strong"/>
            <w:rFonts w:ascii="Times New Roman" w:hAnsi="Times New Roman"/>
            <w:b w:val="false"/>
            <w:bCs w:val="false"/>
            <w:shd w:fill="8DFF00" w:val="clear"/>
          </w:rPr>
          <w:t xml:space="preserve">forças de reação ao solo, coordenação intersegmentar e </w:t>
        </w:r>
      </w:ins>
      <w:ins w:id="430" w:author="Autor desconhecido" w:date="2025-09-28T16:50:12Z">
        <w:r>
          <w:rPr>
            <w:rStyle w:val="Strong"/>
            <w:rFonts w:ascii="Times New Roman" w:hAnsi="Times New Roman"/>
            <w:b w:val="false"/>
            <w:bCs w:val="false"/>
            <w:shd w:fill="8DFF00" w:val="clear"/>
          </w:rPr>
          <w:t>APAs</w:t>
        </w:r>
      </w:ins>
      <w:ins w:id="431" w:author="Autor desconhecido" w:date="2025-09-28T16:50:12Z">
        <w:r>
          <w:rPr>
            <w:rStyle w:val="Strong"/>
            <w:rFonts w:ascii="Times New Roman" w:hAnsi="Times New Roman"/>
            <w:b w:val="false"/>
            <w:bCs w:val="false"/>
            <w:shd w:fill="8DFF00" w:val="clear"/>
          </w:rPr>
          <w:t xml:space="preserve"> no momento da saída</w:t>
        </w:r>
      </w:ins>
      <w:ins w:id="432" w:author="Autor desconhecido" w:date="2025-09-28T16:50:12Z">
        <w:r>
          <w:rPr>
            <w:rFonts w:ascii="Times New Roman" w:hAnsi="Times New Roman"/>
            <w:b w:val="false"/>
            <w:bCs w:val="false"/>
            <w:shd w:fill="8DFF00" w:val="clear"/>
          </w:rPr>
          <w:t xml:space="preserve">. </w:t>
        </w:r>
      </w:ins>
      <w:ins w:id="433" w:author="Autor desconhecido" w:date="2025-09-28T16:46:28Z">
        <w:r>
          <w:rPr>
            <w:rFonts w:ascii="Times New Roman" w:hAnsi="Times New Roman"/>
            <w:b w:val="false"/>
            <w:bCs w:val="false"/>
            <w:shd w:fill="8DFF00" w:val="clear"/>
          </w:rPr>
          <w:t xml:space="preserve"> [18], o</w:t>
        </w:r>
      </w:ins>
      <w:r>
        <w:rPr>
          <w:rFonts w:ascii="Times New Roman" w:hAnsi="Times New Roman"/>
          <w:rFonts w:ascii="Times New Roman" w:hAnsi="Times New Roman"/>
          <w:shd w:fill="8DFF00" w:val="clear"/>
          <w:rPrChange w:id="0" w:author="Autor desconhecido" w:date="2025-09-28T16:52:30Z">
            <w:rPr>
              <w:shd w:fill="8DFF00" w:val="clear"/>
            </w:rPr>
          </w:rPrChange>
        </w:rPr>
        <w:t xml:space="preserve">s efeitos de cargas adicionais sobre </w:t>
      </w:r>
      <w:r>
        <w:rPr>
          <w:rFonts w:ascii="Times New Roman" w:hAnsi="Times New Roman"/>
          <w:rFonts w:ascii="Times New Roman" w:hAnsi="Times New Roman"/>
          <w:shd w:fill="8DFF00" w:val="clear"/>
          <w:rPrChange w:id="0" w:author="Autor desconhecido" w:date="2025-09-28T16:52:30Z">
            <w:rPr>
              <w:shd w:fill="8DFF00" w:val="clear"/>
            </w:rPr>
          </w:rPrChange>
        </w:rPr>
        <w:t>APAs</w:t>
      </w:r>
      <w:r>
        <w:rPr>
          <w:rFonts w:ascii="Times New Roman" w:hAnsi="Times New Roman"/>
          <w:rFonts w:ascii="Times New Roman" w:hAnsi="Times New Roman"/>
          <w:shd w:fill="8DFF00" w:val="clear"/>
          <w:rPrChange w:id="0" w:author="Autor desconhecido" w:date="2025-09-28T16:52:30Z">
            <w:rPr>
              <w:shd w:fill="8DFF00" w:val="clear"/>
            </w:rPr>
          </w:rPrChange>
        </w:rPr>
        <w:t xml:space="preserve"> [19] e comparações de coordenação com a marcha bípede [20]. </w:t>
      </w:r>
      <w:del w:id="437" w:author="Autor desconhecido" w:date="2025-09-28T16:53:22Z">
        <w:r>
          <w:rPr>
            <w:rFonts w:ascii="Times New Roman" w:hAnsi="Times New Roman"/>
            <w:shd w:fill="8DFF00" w:val="clear"/>
          </w:rPr>
          <w:delText>No entanto,</w:delText>
        </w:r>
      </w:del>
      <w:ins w:id="438" w:author="Autor desconhecido" w:date="2025-09-28T16:55:06Z">
        <w:r>
          <w:rPr>
            <w:rFonts w:ascii="Times New Roman" w:hAnsi="Times New Roman"/>
            <w:shd w:fill="8DFF00" w:val="clear"/>
          </w:rPr>
          <w:t>Sendo</w:t>
        </w:r>
      </w:ins>
      <w:del w:id="439" w:author="Autor desconhecido" w:date="2025-09-28T16:55:04Z">
        <w:r>
          <w:rPr>
            <w:rFonts w:ascii="Times New Roman" w:hAnsi="Times New Roman"/>
            <w:shd w:fill="8DFF00" w:val="clear"/>
          </w:rPr>
          <w:delText xml:space="preserve"> v</w:delText>
        </w:r>
      </w:del>
      <w:ins w:id="440" w:author="Autor desconhecido" w:date="2025-09-28T16:55:06Z">
        <w:r>
          <w:rPr>
            <w:rFonts w:ascii="Times New Roman" w:hAnsi="Times New Roman"/>
            <w:shd w:fill="8DFF00" w:val="clear"/>
          </w:rPr>
          <w:t xml:space="preserve"> </w:t>
        </w:r>
      </w:ins>
      <w:ins w:id="441" w:author="Autor desconhecido" w:date="2025-09-28T16:55:06Z">
        <w:r>
          <w:rPr>
            <w:rFonts w:ascii="Times New Roman" w:hAnsi="Times New Roman"/>
            <w:shd w:fill="8DFF00" w:val="clear"/>
          </w:rPr>
          <w:t>assim, avaliar também v</w:t>
        </w:r>
      </w:ins>
      <w:r>
        <w:rPr>
          <w:rFonts w:ascii="Times New Roman" w:hAnsi="Times New Roman"/>
          <w:rFonts w:ascii="Times New Roman" w:hAnsi="Times New Roman"/>
          <w:shd w:fill="8DFF00" w:val="clear"/>
          <w:rPrChange w:id="0" w:author="Autor desconhecido" w:date="2025-09-28T16:52:30Z">
            <w:rPr>
              <w:shd w:fill="8DFF00" w:val="clear"/>
            </w:rPr>
          </w:rPrChange>
        </w:rPr>
        <w:t>ariáveis</w:t>
      </w:r>
      <w:del w:id="443" w:author="Autor desconhecido" w:date="2025-09-28T16:53:28Z">
        <w:r>
          <w:rPr>
            <w:rFonts w:ascii="Times New Roman" w:hAnsi="Times New Roman"/>
            <w:shd w:fill="8DFF00" w:val="clear"/>
          </w:rPr>
          <w:delText xml:space="preserve"> </w:delText>
        </w:r>
      </w:del>
      <w:ins w:id="444" w:author="Autor desconhecido" w:date="2025-09-28T16:54:20Z">
        <w:r>
          <w:rPr>
            <w:rFonts w:ascii="Times New Roman" w:hAnsi="Times New Roman"/>
            <w:shd w:fill="8DFF00" w:val="clear"/>
          </w:rPr>
          <w:t xml:space="preserve"> </w:t>
        </w:r>
      </w:ins>
      <w:r>
        <w:rPr>
          <w:rFonts w:ascii="Times New Roman" w:hAnsi="Times New Roman"/>
          <w:rFonts w:ascii="Times New Roman" w:hAnsi="Times New Roman"/>
          <w:shd w:fill="8DFF00" w:val="clear"/>
          <w:rPrChange w:id="0" w:author="Autor desconhecido" w:date="2025-09-28T16:52:30Z">
            <w:rPr>
              <w:shd w:fill="8DFF00" w:val="clear"/>
            </w:rPr>
          </w:rPrChange>
        </w:rPr>
        <w:t>espaço-temporais, como distância percorrida, tempo de execução e velocidade média,</w:t>
      </w:r>
      <w:del w:id="446" w:author="Autor desconhecido" w:date="2025-09-28T16:55:45Z">
        <w:r>
          <w:rPr>
            <w:rFonts w:ascii="Times New Roman" w:hAnsi="Times New Roman"/>
            <w:shd w:fill="8DFF00" w:val="clear"/>
          </w:rPr>
          <w:delText xml:space="preserve"> </w:delText>
        </w:r>
      </w:del>
      <w:ins w:id="447" w:author="Autor desconhecido" w:date="2025-09-28T16:55:33Z">
        <w:r>
          <w:rPr>
            <w:rFonts w:ascii="Times New Roman" w:hAnsi="Times New Roman"/>
            <w:shd w:fill="8DFF00" w:val="clear"/>
          </w:rPr>
          <w:t xml:space="preserve"> </w:t>
        </w:r>
      </w:ins>
      <w:ins w:id="448" w:author="Autor desconhecido" w:date="2025-09-28T16:55:33Z">
        <w:r>
          <w:rPr>
            <w:rFonts w:ascii="Times New Roman" w:hAnsi="Times New Roman"/>
            <w:shd w:fill="8DFF00" w:val="clear"/>
          </w:rPr>
          <w:t xml:space="preserve">poderiam </w:t>
        </w:r>
      </w:ins>
      <w:r>
        <w:rPr>
          <w:rFonts w:ascii="Times New Roman" w:hAnsi="Times New Roman"/>
          <w:rFonts w:ascii="Times New Roman" w:hAnsi="Times New Roman"/>
          <w:shd w:fill="8DFF00" w:val="clear"/>
          <w:rPrChange w:id="0" w:author="Autor desconhecido" w:date="2025-09-28T16:52:30Z">
            <w:rPr>
              <w:shd w:fill="8DFF00" w:val="clear"/>
            </w:rPr>
          </w:rPrChange>
        </w:rPr>
        <w:t>oferece</w:t>
      </w:r>
      <w:ins w:id="450" w:author="Autor desconhecido" w:date="2025-09-28T16:55:36Z">
        <w:r>
          <w:rPr>
            <w:rFonts w:ascii="Times New Roman" w:hAnsi="Times New Roman"/>
            <w:shd w:fill="8DFF00" w:val="clear"/>
          </w:rPr>
          <w:t>r</w:t>
        </w:r>
      </w:ins>
      <w:del w:id="451" w:author="Autor desconhecido" w:date="2025-09-28T16:55:36Z">
        <w:r>
          <w:rPr>
            <w:rFonts w:ascii="Times New Roman" w:hAnsi="Times New Roman"/>
            <w:shd w:fill="8DFF00" w:val="clear"/>
          </w:rPr>
          <w:delText>m</w:delText>
        </w:r>
      </w:del>
      <w:r>
        <w:rPr>
          <w:rFonts w:ascii="Times New Roman" w:hAnsi="Times New Roman"/>
          <w:rFonts w:ascii="Times New Roman" w:hAnsi="Times New Roman"/>
          <w:shd w:fill="8DFF00" w:val="clear"/>
          <w:rPrChange w:id="0" w:author="Autor desconhecido" w:date="2025-09-28T16:52:30Z">
            <w:rPr>
              <w:shd w:fill="8DFF00" w:val="clear"/>
            </w:rPr>
          </w:rPrChange>
        </w:rPr>
        <w:t xml:space="preserve"> uma </w:t>
      </w:r>
      <w:del w:id="453" w:author="Autor desconhecido" w:date="2025-09-28T16:56:18Z">
        <w:r>
          <w:rPr>
            <w:rFonts w:ascii="Times New Roman" w:hAnsi="Times New Roman"/>
            <w:shd w:fill="8DFF00" w:val="clear"/>
          </w:rPr>
          <w:delText>oportunidade d</w:delText>
        </w:r>
      </w:del>
      <w:del w:id="454" w:author="Autor desconhecido" w:date="2025-09-28T16:53:46Z">
        <w:r>
          <w:rPr>
            <w:rFonts w:ascii="Times New Roman" w:hAnsi="Times New Roman"/>
            <w:shd w:fill="8DFF00" w:val="clear"/>
          </w:rPr>
          <w:delText>e suprir essa lacuna, permitindo uma</w:delText>
        </w:r>
      </w:del>
      <w:ins w:id="455" w:author="Autor desconhecido" w:date="2025-09-28T16:53:47Z">
        <w:r>
          <w:rPr>
            <w:rFonts w:ascii="Times New Roman" w:hAnsi="Times New Roman"/>
            <w:shd w:fill="8DFF00" w:val="clear"/>
          </w:rPr>
          <w:t>uma</w:t>
        </w:r>
      </w:ins>
      <w:r>
        <w:rPr>
          <w:rFonts w:ascii="Times New Roman" w:hAnsi="Times New Roman"/>
          <w:rFonts w:ascii="Times New Roman" w:hAnsi="Times New Roman"/>
          <w:shd w:fill="8DFF00" w:val="clear"/>
          <w:rPrChange w:id="0" w:author="Autor desconhecido" w:date="2025-09-28T16:52:30Z">
            <w:rPr>
              <w:shd w:fill="8DFF00" w:val="clear"/>
            </w:rPr>
          </w:rPrChange>
        </w:rPr>
        <w:t xml:space="preserve"> visão mais integrada</w:t>
      </w:r>
      <w:ins w:id="457" w:author="Autor desconhecido" w:date="2025-09-28T16:54:02Z">
        <w:r>
          <w:rPr>
            <w:rFonts w:ascii="Times New Roman" w:hAnsi="Times New Roman"/>
            <w:shd w:fill="8DFF00" w:val="clear"/>
          </w:rPr>
          <w:t xml:space="preserve"> </w:t>
        </w:r>
      </w:ins>
      <w:ins w:id="458" w:author="Autor desconhecido" w:date="2025-09-28T16:54:02Z">
        <w:r>
          <w:rPr>
            <w:rFonts w:ascii="Times New Roman" w:hAnsi="Times New Roman"/>
            <w:shd w:fill="8DFF00" w:val="clear"/>
          </w:rPr>
          <w:t>e completa</w:t>
        </w:r>
      </w:ins>
      <w:r>
        <w:rPr>
          <w:rFonts w:ascii="Times New Roman" w:hAnsi="Times New Roman"/>
          <w:rFonts w:ascii="Times New Roman" w:hAnsi="Times New Roman"/>
          <w:shd w:fill="8DFF00" w:val="clear"/>
          <w:rPrChange w:id="0" w:author="Autor desconhecido" w:date="2025-09-28T16:52:30Z">
            <w:rPr>
              <w:shd w:fill="8DFF00" w:val="clear"/>
            </w:rPr>
          </w:rPrChange>
        </w:rPr>
        <w:t xml:space="preserve"> d</w:t>
      </w:r>
      <w:del w:id="460" w:author="Autor desconhecido" w:date="2025-09-28T16:54:08Z">
        <w:r>
          <w:rPr>
            <w:rFonts w:ascii="Times New Roman" w:hAnsi="Times New Roman"/>
            <w:shd w:fill="8DFF00" w:val="clear"/>
          </w:rPr>
          <w:delText>os</w:delText>
        </w:r>
      </w:del>
      <w:ins w:id="461" w:author="Autor desconhecido" w:date="2025-09-28T16:54:08Z">
        <w:r>
          <w:rPr>
            <w:rFonts w:ascii="Times New Roman" w:hAnsi="Times New Roman"/>
            <w:shd w:fill="8DFF00" w:val="clear"/>
          </w:rPr>
          <w:t>os</w:t>
        </w:r>
      </w:ins>
      <w:r>
        <w:rPr>
          <w:rFonts w:ascii="Times New Roman" w:hAnsi="Times New Roman"/>
          <w:rFonts w:ascii="Times New Roman" w:hAnsi="Times New Roman"/>
          <w:shd w:fill="8DFF00" w:val="clear"/>
          <w:rPrChange w:id="0" w:author="Autor desconhecido" w:date="2025-09-28T16:52:30Z">
            <w:rPr>
              <w:shd w:fill="8DFF00" w:val="clear"/>
            </w:rPr>
          </w:rPrChange>
        </w:rPr>
        <w:t xml:space="preserve"> padrões de deslocamento</w:t>
      </w:r>
      <w:del w:id="463" w:author="Autor desconhecido" w:date="2025-09-28T16:54:35Z">
        <w:r>
          <w:rPr>
            <w:rFonts w:ascii="Times New Roman" w:hAnsi="Times New Roman"/>
            <w:shd w:fill="8DFF00" w:val="clear"/>
          </w:rPr>
          <w:delText>.</w:delText>
        </w:r>
      </w:del>
      <w:del w:id="464" w:author="Autor desconhecido" w:date="2025-09-28T16:51:15Z">
        <w:r>
          <w:rPr>
            <w:rFonts w:eastAsia="Times New Roman" w:cs="Times New Roman" w:ascii="Times New Roman" w:hAnsi="Times New Roman"/>
            <w:shd w:fill="8DFF00" w:val="clear"/>
          </w:rPr>
          <w:delText xml:space="preserve"> </w:delText>
        </w:r>
      </w:del>
      <w:del w:id="465" w:author="Autor desconhecido" w:date="2025-09-28T16:51:14Z">
        <w:r>
          <w:rPr>
            <w:rFonts w:eastAsia="Times New Roman" w:cs="Times New Roman" w:ascii="Times New Roman" w:hAnsi="Times New Roman"/>
            <w:shd w:fill="8DFF00" w:val="clear"/>
          </w:rPr>
          <w:commentReference w:id="57"/>
        </w:r>
      </w:del>
      <w:ins w:id="466" w:author="Autor desconhecido" w:date="2025-09-28T16:58:40Z">
        <w:r>
          <w:rPr>
            <w:rFonts w:eastAsia="Times New Roman" w:cs="Times New Roman" w:ascii="Times New Roman" w:hAnsi="Times New Roman"/>
            <w:shd w:fill="8DFF00" w:val="clear"/>
          </w:rPr>
          <w:t xml:space="preserve">. </w:t>
        </w:r>
      </w:ins>
      <w:del w:id="467" w:author="Autor desconhecido" w:date="2025-09-28T16:59:49Z">
        <w:r>
          <w:rPr>
            <w:rFonts w:eastAsia="Times New Roman" w:cs="Times New Roman" w:ascii="Times New Roman" w:hAnsi="Times New Roman"/>
            <w:i w:val="false"/>
            <w:iCs w:val="false"/>
            <w:shd w:fill="8DFF00" w:val="clear"/>
          </w:rPr>
          <w:delText>, sugerindo uma possível transferência de habilidades entre as condições estática e dinâmica.</w:delText>
        </w:r>
      </w:del>
      <w:ins w:id="468" w:author="Autor desconhecido" w:date="2025-09-28T16:51:32Z">
        <w:r>
          <w:rPr>
            <w:rFonts w:ascii="Times New Roman" w:hAnsi="Times New Roman"/>
            <w:i w:val="false"/>
            <w:iCs w:val="false"/>
            <w:shd w:fill="8DFF00" w:val="clear"/>
          </w:rPr>
          <w:t xml:space="preserve"> </w:t>
        </w:r>
      </w:ins>
      <w:r>
        <w:rPr>
          <w:rFonts w:eastAsia="Times New Roman" w:cs="Times New Roman" w:ascii="Times New Roman" w:hAnsi="Times New Roman"/>
        </w:rPr>
        <w:t xml:space="preserve">Verificou-se que </w:t>
      </w:r>
      <w:r>
        <w:rPr>
          <w:rFonts w:eastAsia="Times New Roman" w:cs="Times New Roman" w:ascii="Times New Roman" w:hAnsi="Times New Roman"/>
          <w:i/>
        </w:rPr>
        <w:t>HSW</w:t>
      </w:r>
      <w:r>
        <w:rPr>
          <w:rFonts w:eastAsia="Times New Roman" w:cs="Times New Roman" w:ascii="Times New Roman" w:hAnsi="Times New Roman"/>
        </w:rPr>
        <w:t xml:space="preserve"> apresenta um padrão de locomoção semelhante à marcha bípede, mas com passos mais curtos, base de apoio alargada e maior tempo em duplo suporte, esta que característica aumenta com o nível de habilidade dentro da ginástica [20].</w:t>
      </w:r>
      <w:del w:id="469" w:author="Autor desconhecido" w:date="2025-09-28T16:56:23Z">
        <w:r>
          <w:rPr>
            <w:rFonts w:eastAsia="Times New Roman" w:cs="Times New Roman" w:ascii="Times New Roman" w:hAnsi="Times New Roman"/>
          </w:rPr>
          <w:delText xml:space="preserve">  </w:delText>
        </w:r>
      </w:del>
      <w:ins w:id="470" w:author="Autor desconhecido" w:date="2025-09-28T16:59:53Z">
        <w:r>
          <w:rPr>
            <w:rFonts w:eastAsia="Times New Roman" w:cs="Times New Roman" w:ascii="Times New Roman" w:hAnsi="Times New Roman"/>
          </w:rPr>
          <w:t xml:space="preserve"> </w:t>
        </w:r>
      </w:ins>
      <w:r>
        <w:rPr>
          <w:rFonts w:eastAsia="Times New Roman" w:cs="Times New Roman" w:ascii="Times New Roman" w:hAnsi="Times New Roman"/>
        </w:rPr>
        <w:t xml:space="preserve">Além disso, a cadência, comprimento médio das passadas, tempo de contato das mãos com o solo, tempo em duplo suporte, variabilidade entre passadas e simetria do deslocamento, poderão ser coletados em conjunto com os outros parâmetros e caracterizar não apenas o desempenho total, mas também as estratégias motoras específicas adotadas em diferentes modalidades. Por exemplo, manter contato prolongado com ambas as mãos no solo poderia facilitar a transição para o movimento dinâmico priorizando estabilidade mediolateral, melhorando a previsão e o controle de perturbações durante o </w:t>
      </w:r>
      <w:r>
        <w:rPr>
          <w:rFonts w:eastAsia="Times New Roman" w:cs="Times New Roman" w:ascii="Times New Roman" w:hAnsi="Times New Roman"/>
          <w:i/>
        </w:rPr>
        <w:t>HSW</w:t>
      </w:r>
      <w:r>
        <w:rPr>
          <w:rFonts w:eastAsia="Times New Roman" w:cs="Times New Roman" w:ascii="Times New Roman" w:hAnsi="Times New Roman"/>
        </w:rPr>
        <w:t xml:space="preserve"> ao passo que passadas mais curtas e rápidas podem indicar estratégias voltadas à propulsão e velocidade. </w:t>
      </w:r>
      <w:ins w:id="471" w:author="Autor desconhecido" w:date="2025-09-28T17:00:08Z">
        <w:r>
          <w:rPr>
            <w:rFonts w:eastAsia="Times New Roman" w:cs="Times New Roman" w:ascii="Times New Roman" w:hAnsi="Times New Roman"/>
          </w:rPr>
          <w:t>Nesse contexto</w:t>
        </w:r>
      </w:ins>
      <w:ins w:id="472" w:author="Autor desconhecido" w:date="2025-09-28T17:00:08Z">
        <w:r>
          <w:rPr>
            <w:rFonts w:eastAsia="Times New Roman" w:cs="Times New Roman" w:ascii="Times New Roman" w:hAnsi="Times New Roman"/>
            <w:shd w:fill="8DFF00" w:val="clear"/>
          </w:rPr>
          <w:t xml:space="preserve">, </w:t>
        </w:r>
      </w:ins>
      <w:ins w:id="473" w:author="Autor desconhecido" w:date="2025-09-28T17:00:08Z">
        <w:r>
          <w:rPr>
            <w:rFonts w:eastAsia="Times New Roman" w:cs="Times New Roman" w:ascii="Times New Roman" w:hAnsi="Times New Roman"/>
            <w:i w:val="false"/>
            <w:iCs w:val="false"/>
            <w:shd w:fill="8DFF00" w:val="clear"/>
          </w:rPr>
          <w:t>o</w:t>
        </w:r>
      </w:ins>
      <w:ins w:id="474" w:author="Autor desconhecido" w:date="2025-09-28T17:00:08Z">
        <w:r>
          <w:rPr>
            <w:rFonts w:eastAsia="Times New Roman" w:cs="Times New Roman" w:ascii="Times New Roman" w:hAnsi="Times New Roman"/>
            <w:i w:val="false"/>
            <w:iCs w:val="false"/>
            <w:shd w:fill="8DFF00" w:val="clear"/>
          </w:rPr>
          <w:t xml:space="preserve"> tempo máximo de sustentação no HS pode</w:t>
        </w:r>
      </w:ins>
      <w:ins w:id="475" w:author="Autor desconhecido" w:date="2025-09-28T17:00:08Z">
        <w:r>
          <w:rPr>
            <w:rFonts w:eastAsia="Times New Roman" w:cs="Times New Roman" w:ascii="Times New Roman" w:hAnsi="Times New Roman"/>
            <w:i w:val="false"/>
            <w:iCs w:val="false"/>
            <w:shd w:fill="8DFF00" w:val="clear"/>
          </w:rPr>
          <w:t>ria</w:t>
        </w:r>
      </w:ins>
      <w:ins w:id="476" w:author="Autor desconhecido" w:date="2025-09-28T17:00:08Z">
        <w:r>
          <w:rPr>
            <w:rFonts w:eastAsia="Times New Roman" w:cs="Times New Roman" w:ascii="Times New Roman" w:hAnsi="Times New Roman"/>
            <w:i w:val="false"/>
            <w:iCs w:val="false"/>
            <w:shd w:fill="8DFF00" w:val="clear"/>
          </w:rPr>
          <w:t xml:space="preserve"> influenciar </w:t>
        </w:r>
      </w:ins>
      <w:ins w:id="477" w:author="Autor desconhecido" w:date="2025-09-28T17:00:08Z">
        <w:r>
          <w:rPr>
            <w:rFonts w:eastAsia="Times New Roman" w:cs="Times New Roman" w:ascii="Times New Roman" w:hAnsi="Times New Roman"/>
            <w:i w:val="false"/>
            <w:iCs w:val="false"/>
            <w:shd w:fill="8DFF00" w:val="clear"/>
          </w:rPr>
          <w:t>também</w:t>
        </w:r>
      </w:ins>
      <w:ins w:id="478" w:author="Autor desconhecido" w:date="2025-09-28T17:00:08Z">
        <w:r>
          <w:rPr>
            <w:rFonts w:eastAsia="Times New Roman" w:cs="Times New Roman" w:ascii="Times New Roman" w:hAnsi="Times New Roman"/>
            <w:i w:val="false"/>
            <w:iCs w:val="false"/>
            <w:shd w:fill="8DFF00" w:val="clear"/>
          </w:rPr>
          <w:t xml:space="preserve"> </w:t>
        </w:r>
      </w:ins>
      <w:ins w:id="479" w:author="Autor desconhecido" w:date="2025-09-28T17:00:08Z">
        <w:r>
          <w:rPr>
            <w:rFonts w:eastAsia="Times New Roman" w:cs="Times New Roman" w:ascii="Times New Roman" w:hAnsi="Times New Roman"/>
            <w:i w:val="false"/>
            <w:iCs w:val="false"/>
            <w:shd w:fill="8DFF00" w:val="clear"/>
          </w:rPr>
          <w:t>n</w:t>
        </w:r>
      </w:ins>
      <w:ins w:id="480" w:author="Autor desconhecido" w:date="2025-09-28T17:00:08Z">
        <w:r>
          <w:rPr>
            <w:rFonts w:eastAsia="Times New Roman" w:cs="Times New Roman" w:ascii="Times New Roman" w:hAnsi="Times New Roman"/>
            <w:i w:val="false"/>
            <w:iCs w:val="false"/>
            <w:shd w:fill="8DFF00" w:val="clear"/>
          </w:rPr>
          <w:t>os parâmetros espaço-temporais do HSW, sugerindo uma possível transferência de habilidades entre as condições estática e dinâmica.</w:t>
        </w:r>
      </w:ins>
      <w:ins w:id="481" w:author="Autor desconhecido" w:date="2025-09-28T17:00:08Z">
        <w:r>
          <w:rPr>
            <w:rFonts w:eastAsia="Times New Roman" w:cs="Times New Roman" w:ascii="Times New Roman" w:hAnsi="Times New Roman"/>
            <w:i w:val="false"/>
            <w:iCs w:val="false"/>
            <w:shd w:fill="8DFF00" w:val="clear"/>
          </w:rPr>
          <w:t>{</w:t>
        </w:r>
      </w:ins>
      <w:r>
        <w:rPr>
          <w:rFonts w:eastAsia="Times New Roman" w:cs="Times New Roman" w:ascii="Times New Roman" w:hAnsi="Times New Roman"/>
          <w:rFonts w:ascii="Times New Roman" w:hAnsi="Times New Roman" w:eastAsia="Times New Roman" w:cs="Times New Roman"/>
          <w:shd w:fill="FFFF38" w:val="clear"/>
          <w:rPrChange w:id="0" w:author="Autor desconhecido" w:date="2025-09-28T17:00:29Z">
            <w:rPr>
              <w:shd w:fill="FFFF38" w:val="clear"/>
            </w:rPr>
          </w:rPrChange>
        </w:rPr>
        <w:t>Será correlacionado se o tempo</w:t>
      </w:r>
      <w:r>
        <w:rPr>
          <w:rFonts w:eastAsia="Times New Roman" w:cs="Times New Roman" w:ascii="Times New Roman" w:hAnsi="Times New Roman"/>
          <w:rFonts w:ascii="Times New Roman" w:hAnsi="Times New Roman" w:eastAsia="Times New Roman" w:cs="Times New Roman"/>
          <w:b/>
          <w:shd w:fill="FFFF38" w:val="clear"/>
          <w:rPrChange w:id="0" w:author="Autor desconhecido" w:date="2025-09-28T17:00:29Z">
            <w:rPr>
              <w:b/>
              <w:shd w:fill="FFFF38" w:val="clear"/>
            </w:rPr>
          </w:rPrChange>
        </w:rPr>
        <w:t xml:space="preserve"> </w:t>
      </w:r>
      <w:r>
        <w:rPr>
          <w:rFonts w:eastAsia="Times New Roman" w:cs="Times New Roman" w:ascii="Times New Roman" w:hAnsi="Times New Roman"/>
          <w:rFonts w:ascii="Times New Roman" w:hAnsi="Times New Roman" w:eastAsia="Times New Roman" w:cs="Times New Roman"/>
          <w:shd w:fill="FFFF38" w:val="clear"/>
          <w:rPrChange w:id="0" w:author="Autor desconhecido" w:date="2025-09-28T17:00:29Z">
            <w:rPr>
              <w:shd w:fill="FFFF38" w:val="clear"/>
            </w:rPr>
          </w:rPrChange>
        </w:rPr>
        <w:t>máximo</w:t>
      </w:r>
      <w:r>
        <w:rPr>
          <w:rFonts w:eastAsia="Times New Roman" w:cs="Times New Roman" w:ascii="Times New Roman" w:hAnsi="Times New Roman"/>
          <w:rFonts w:ascii="Times New Roman" w:hAnsi="Times New Roman" w:eastAsia="Times New Roman" w:cs="Times New Roman"/>
          <w:b/>
          <w:shd w:fill="FFFF38" w:val="clear"/>
          <w:rPrChange w:id="0" w:author="Autor desconhecido" w:date="2025-09-28T17:00:29Z">
            <w:rPr>
              <w:b/>
              <w:shd w:fill="FFFF38" w:val="clear"/>
            </w:rPr>
          </w:rPrChange>
        </w:rPr>
        <w:t xml:space="preserve"> </w:t>
      </w:r>
      <w:r>
        <w:rPr>
          <w:rFonts w:eastAsia="Times New Roman" w:cs="Times New Roman" w:ascii="Times New Roman" w:hAnsi="Times New Roman"/>
          <w:rFonts w:ascii="Times New Roman" w:hAnsi="Times New Roman" w:eastAsia="Times New Roman" w:cs="Times New Roman"/>
          <w:shd w:fill="FFFF38" w:val="clear"/>
          <w:rPrChange w:id="0" w:author="Autor desconhecido" w:date="2025-09-28T17:00:29Z">
            <w:rPr>
              <w:shd w:fill="FFFF38" w:val="clear"/>
            </w:rPr>
          </w:rPrChange>
        </w:rPr>
        <w:t>de</w:t>
      </w:r>
      <w:r>
        <w:rPr>
          <w:rFonts w:eastAsia="Times New Roman" w:cs="Times New Roman" w:ascii="Times New Roman" w:hAnsi="Times New Roman"/>
          <w:rFonts w:ascii="Times New Roman" w:hAnsi="Times New Roman" w:eastAsia="Times New Roman" w:cs="Times New Roman"/>
          <w:b/>
          <w:shd w:fill="FFFF38" w:val="clear"/>
          <w:rPrChange w:id="0" w:author="Autor desconhecido" w:date="2025-09-28T17:00:29Z">
            <w:rPr>
              <w:b/>
              <w:shd w:fill="FFFF38" w:val="clear"/>
            </w:rPr>
          </w:rPrChange>
        </w:rPr>
        <w:t xml:space="preserve"> </w:t>
      </w:r>
      <w:r>
        <w:rPr>
          <w:rFonts w:eastAsia="Times New Roman" w:cs="Times New Roman" w:ascii="Times New Roman" w:hAnsi="Times New Roman"/>
          <w:rFonts w:ascii="Times New Roman" w:hAnsi="Times New Roman" w:eastAsia="Times New Roman" w:cs="Times New Roman"/>
          <w:shd w:fill="FFFF38" w:val="clear"/>
          <w:rPrChange w:id="0" w:author="Autor desconhecido" w:date="2025-09-28T17:00:29Z">
            <w:rPr>
              <w:shd w:fill="FFFF38" w:val="clear"/>
            </w:rPr>
          </w:rPrChange>
        </w:rPr>
        <w:t>sustentação</w:t>
      </w:r>
      <w:r>
        <w:rPr>
          <w:rFonts w:eastAsia="Times New Roman" w:cs="Times New Roman" w:ascii="Times New Roman" w:hAnsi="Times New Roman"/>
          <w:rFonts w:ascii="Times New Roman" w:hAnsi="Times New Roman" w:eastAsia="Times New Roman" w:cs="Times New Roman"/>
          <w:b/>
          <w:shd w:fill="FFFF38" w:val="clear"/>
          <w:rPrChange w:id="0" w:author="Autor desconhecido" w:date="2025-09-28T17:00:29Z">
            <w:rPr>
              <w:b/>
              <w:shd w:fill="FFFF38" w:val="clear"/>
            </w:rPr>
          </w:rPrChange>
        </w:rPr>
        <w:t xml:space="preserve"> </w:t>
      </w:r>
      <w:r>
        <w:rPr>
          <w:rFonts w:eastAsia="Times New Roman" w:cs="Times New Roman" w:ascii="Times New Roman" w:hAnsi="Times New Roman"/>
          <w:rFonts w:ascii="Times New Roman" w:hAnsi="Times New Roman" w:eastAsia="Times New Roman" w:cs="Times New Roman"/>
          <w:shd w:fill="FFFF38" w:val="clear"/>
          <w:rPrChange w:id="0" w:author="Autor desconhecido" w:date="2025-09-28T17:00:29Z">
            <w:rPr>
              <w:shd w:fill="FFFF38" w:val="clear"/>
            </w:rPr>
          </w:rPrChange>
        </w:rPr>
        <w:t>no</w:t>
      </w:r>
      <w:r>
        <w:rPr>
          <w:rFonts w:eastAsia="Times New Roman" w:cs="Times New Roman" w:ascii="Times New Roman" w:hAnsi="Times New Roman"/>
          <w:rFonts w:ascii="Times New Roman" w:hAnsi="Times New Roman" w:eastAsia="Times New Roman" w:cs="Times New Roman"/>
          <w:b/>
          <w:shd w:fill="FFFF38" w:val="clear"/>
          <w:rPrChange w:id="0" w:author="Autor desconhecido" w:date="2025-09-28T17:00:29Z">
            <w:rPr>
              <w:b/>
              <w:shd w:fill="FFFF38" w:val="clear"/>
            </w:rPr>
          </w:rPrChange>
        </w:rPr>
        <w:t xml:space="preserve"> </w:t>
      </w:r>
      <w:r>
        <w:rPr>
          <w:rFonts w:eastAsia="Times New Roman" w:cs="Times New Roman" w:ascii="Times New Roman" w:hAnsi="Times New Roman"/>
          <w:rFonts w:ascii="Times New Roman" w:hAnsi="Times New Roman" w:eastAsia="Times New Roman" w:cs="Times New Roman"/>
          <w:shd w:fill="FFFF38" w:val="clear"/>
          <w:rPrChange w:id="0" w:author="Autor desconhecido" w:date="2025-09-28T17:00:29Z">
            <w:rPr>
              <w:shd w:fill="FFFF38" w:val="clear"/>
            </w:rPr>
          </w:rPrChange>
        </w:rPr>
        <w:t>HS apresenta relação com esses parâmetros espaço-temporais do HSW, o que pode indicar uma possível transferência de habilidades entre as condições estática e dinâmica.</w:t>
      </w:r>
      <w:ins w:id="493" w:author="Autor desconhecido" w:date="2025-09-28T17:00:36Z">
        <w:r>
          <w:rPr>
            <w:rFonts w:eastAsia="Times New Roman" w:cs="Times New Roman" w:ascii="Times New Roman" w:hAnsi="Times New Roman"/>
            <w:shd w:fill="FFFF38" w:val="clear"/>
          </w:rPr>
          <w:t>}</w:t>
        </w:r>
      </w:ins>
    </w:p>
    <w:p>
      <w:pPr>
        <w:pStyle w:val="Normal"/>
        <w:spacing w:lineRule="auto" w:line="360"/>
        <w:ind w:firstLine="426"/>
        <w:rPr>
          <w:rFonts w:ascii="Times New Roman" w:hAnsi="Times New Roman" w:eastAsia="Times New Roman" w:cs="Times New Roman"/>
          <w:ins w:id="563" w:author="Autor desconhecido" w:date="2025-09-28T17:17:49Z"/>
        </w:rPr>
      </w:pPr>
      <w:commentRangeStart w:id="58"/>
      <w:r>
        <w:rPr>
          <w:rFonts w:eastAsia="Times New Roman" w:cs="Times New Roman" w:ascii="Times New Roman" w:hAnsi="Times New Roman"/>
          <w:rFonts w:ascii="Times New Roman" w:hAnsi="Times New Roman" w:eastAsia="Times New Roman" w:cs="Times New Roman"/>
          <w:shd w:fill="FFFF38" w:val="clear"/>
          <w:rPrChange w:id="0" w:author="Autor desconhecido" w:date="2025-09-28T17:03:21Z">
            <w:rPr/>
          </w:rPrChange>
        </w:rPr>
        <w:t xml:space="preserve">Por fim, o tempo de prática na modalidade em que o </w:t>
      </w:r>
      <w:r>
        <w:rPr>
          <w:rFonts w:eastAsia="Times New Roman" w:cs="Times New Roman" w:ascii="Times New Roman" w:hAnsi="Times New Roman"/>
          <w:rFonts w:ascii="Times New Roman" w:hAnsi="Times New Roman" w:eastAsia="Times New Roman" w:cs="Times New Roman"/>
          <w:i/>
          <w:shd w:fill="FFFF38" w:val="clear"/>
          <w:rPrChange w:id="0" w:author="Autor desconhecido" w:date="2025-09-28T17:03:21Z">
            <w:rPr>
              <w:i/>
              <w:shd w:fill="FFFF38" w:val="clear"/>
            </w:rPr>
          </w:rPrChange>
        </w:rPr>
        <w:t>HS</w:t>
      </w:r>
      <w:r>
        <w:rPr>
          <w:rFonts w:eastAsia="Times New Roman" w:cs="Times New Roman" w:ascii="Times New Roman" w:hAnsi="Times New Roman"/>
          <w:rFonts w:ascii="Times New Roman" w:hAnsi="Times New Roman" w:eastAsia="Times New Roman" w:cs="Times New Roman"/>
          <w:shd w:fill="FFFF38" w:val="clear"/>
          <w:rPrChange w:id="0" w:author="Autor desconhecido" w:date="2025-09-28T17:03:21Z">
            <w:rPr>
              <w:shd w:fill="FFFF38" w:val="clear"/>
            </w:rPr>
          </w:rPrChange>
        </w:rPr>
        <w:t>/</w:t>
      </w:r>
      <w:r>
        <w:rPr>
          <w:rFonts w:eastAsia="Times New Roman" w:cs="Times New Roman" w:ascii="Times New Roman" w:hAnsi="Times New Roman"/>
          <w:rFonts w:ascii="Times New Roman" w:hAnsi="Times New Roman" w:eastAsia="Times New Roman" w:cs="Times New Roman"/>
          <w:i/>
          <w:shd w:fill="FFFF38" w:val="clear"/>
          <w:rPrChange w:id="0" w:author="Autor desconhecido" w:date="2025-09-28T17:03:21Z">
            <w:rPr>
              <w:i/>
              <w:shd w:fill="FFFF38" w:val="clear"/>
            </w:rPr>
          </w:rPrChange>
        </w:rPr>
        <w:t>HSW</w:t>
      </w:r>
      <w:r>
        <w:rPr>
          <w:rFonts w:eastAsia="Times New Roman" w:cs="Times New Roman" w:ascii="Times New Roman" w:hAnsi="Times New Roman"/>
          <w:rFonts w:ascii="Times New Roman" w:hAnsi="Times New Roman" w:eastAsia="Times New Roman" w:cs="Times New Roman"/>
          <w:shd w:fill="FFFF38" w:val="clear"/>
          <w:rPrChange w:id="0" w:author="Autor desconhecido" w:date="2025-09-28T17:03:21Z">
            <w:rPr>
              <w:shd w:fill="FFFF38" w:val="clear"/>
            </w:rPr>
          </w:rPrChange>
        </w:rPr>
        <w:t xml:space="preserve"> é treinado também será considerado como variável.</w:t>
      </w:r>
      <w:r>
        <w:rPr>
          <w:rFonts w:eastAsia="Times New Roman" w:cs="Times New Roman" w:ascii="Times New Roman" w:hAnsi="Times New Roman"/>
        </w:rPr>
        <w:t xml:space="preserve"> </w:t>
      </w:r>
      <w:r>
        <w:rPr/>
      </w:r>
      <w:commentRangeEnd w:id="58"/>
      <w:r>
        <w:commentReference w:id="58"/>
      </w:r>
      <w:ins w:id="499" w:author="Autor desconhecido" w:date="2025-09-28T17:02:15Z">
        <w:r>
          <w:rPr/>
          <w:commentReference w:id="59"/>
        </w:r>
      </w:ins>
      <w:ins w:id="500" w:author="Autor desconhecido" w:date="2025-09-28T17:03:24Z">
        <w:r>
          <w:rPr>
            <w:rFonts w:ascii="Times New Roman" w:hAnsi="Times New Roman"/>
            <w:shd w:fill="8DFF00" w:val="clear"/>
          </w:rPr>
          <w:t xml:space="preserve">O tempo de prática na modalidade em que o </w:t>
        </w:r>
      </w:ins>
      <w:ins w:id="501" w:author="Autor desconhecido" w:date="2025-09-28T17:03:24Z">
        <w:r>
          <w:rPr>
            <w:rFonts w:ascii="Times New Roman" w:hAnsi="Times New Roman"/>
            <w:i/>
            <w:iCs/>
            <w:shd w:fill="8DFF00" w:val="clear"/>
          </w:rPr>
          <w:t>HS</w:t>
        </w:r>
      </w:ins>
      <w:ins w:id="502" w:author="Autor desconhecido" w:date="2025-09-28T17:03:24Z">
        <w:r>
          <w:rPr>
            <w:rFonts w:ascii="Times New Roman" w:hAnsi="Times New Roman"/>
            <w:shd w:fill="8DFF00" w:val="clear"/>
          </w:rPr>
          <w:t xml:space="preserve"> é treinado parece exercer papel importante na estabilidade e no controle postural.</w:t>
        </w:r>
      </w:ins>
      <w:ins w:id="503" w:author="Autor desconhecido" w:date="2025-09-28T17:03:24Z">
        <w:r>
          <w:rPr/>
          <w:t xml:space="preserve"> </w:t>
        </w:r>
      </w:ins>
      <w:r>
        <w:rPr>
          <w:rFonts w:eastAsia="Times New Roman" w:cs="Times New Roman" w:ascii="Times New Roman" w:hAnsi="Times New Roman"/>
        </w:rPr>
        <w:t xml:space="preserve">Estudos indicam que a experiência esportiva está diretamente associada à estabilidade, tanto em pé quanto em posição invertida, sendo ginastas seniores mais estáveis do que juniores em tarefas de equilíbrio [17]. No contexto do </w:t>
      </w:r>
      <w:r>
        <w:rPr>
          <w:rFonts w:eastAsia="Times New Roman" w:cs="Times New Roman" w:ascii="Times New Roman" w:hAnsi="Times New Roman"/>
          <w:i/>
        </w:rPr>
        <w:t>HS</w:t>
      </w:r>
      <w:r>
        <w:rPr>
          <w:rFonts w:eastAsia="Times New Roman" w:cs="Times New Roman" w:ascii="Times New Roman" w:hAnsi="Times New Roman"/>
        </w:rPr>
        <w:t xml:space="preserve"> e do </w:t>
      </w:r>
      <w:r>
        <w:rPr>
          <w:rFonts w:eastAsia="Times New Roman" w:cs="Times New Roman" w:ascii="Times New Roman" w:hAnsi="Times New Roman"/>
          <w:i/>
        </w:rPr>
        <w:t>HSW</w:t>
      </w:r>
      <w:r>
        <w:rPr>
          <w:rFonts w:eastAsia="Times New Roman" w:cs="Times New Roman" w:ascii="Times New Roman" w:hAnsi="Times New Roman"/>
        </w:rPr>
        <w:t>, maior tempo de prática tende a refletir não apenas em maior resistência de sustentação e controle postural estático, mas também em proficiência no deslocamento em inversão.</w:t>
      </w:r>
      <w:r>
        <w:rPr>
          <w:rFonts w:eastAsia="Times New Roman" w:cs="Times New Roman" w:ascii="Times New Roman" w:hAnsi="Times New Roman"/>
          <w:rFonts w:ascii="Times New Roman" w:hAnsi="Times New Roman" w:eastAsia="Times New Roman" w:cs="Times New Roman"/>
          <w:shd w:fill="FFFF38" w:val="clear"/>
          <w:rPrChange w:id="0" w:author="Autor desconhecido" w:date="2025-09-28T17:05:14Z">
            <w:rPr>
              <w:shd w:fill="FFFF38" w:val="clear"/>
            </w:rPr>
          </w:rPrChange>
        </w:rPr>
        <w:t xml:space="preserve"> Também poderemos analisar o impacto da idade cronológica frente a capacidade de equilíbrio invertido.</w:t>
      </w:r>
      <w:r>
        <w:rPr>
          <w:shd w:fill="FFFF38" w:val="clear"/>
          <w:rPrChange w:id="0" w:author="Autor desconhecido" w:date="2025-09-28T17:05:14Z">
            <w:rPr>
              <w:shd w:fill="FFFF38" w:val="clear"/>
            </w:rPr>
          </w:rPrChange>
        </w:rPr>
        <w:t xml:space="preserve"> </w:t>
      </w:r>
      <w:commentRangeStart w:id="60"/>
      <w:r>
        <w:rPr>
          <w:rFonts w:eastAsia="Times New Roman" w:cs="Times New Roman" w:ascii="Times New Roman" w:hAnsi="Times New Roman"/>
          <w:rFonts w:ascii="Times New Roman" w:hAnsi="Times New Roman" w:eastAsia="Times New Roman" w:cs="Times New Roman"/>
          <w:shd w:fill="FFFF38" w:val="clear"/>
          <w:rPrChange w:id="0" w:author="Autor desconhecido" w:date="2025-09-28T17:05:14Z">
            <w:rPr>
              <w:shd w:fill="FFFF38" w:val="clear"/>
            </w:rPr>
          </w:rPrChange>
        </w:rPr>
        <w:t>O corte etário seguirá base na literatura de controle postural em pé, a qual incluirá uma faixa abrange a população adulta jovem com o sistema neuromotor plenamente desenvolvido, mas não se limitará ao considerar declínio sensomotor associado ao envelhecimento</w:t>
      </w:r>
      <w:r>
        <w:rPr/>
      </w:r>
      <w:commentRangeEnd w:id="60"/>
      <w:r>
        <w:commentReference w:id="60"/>
      </w:r>
      <w:ins w:id="507" w:author="Autor desconhecido" w:date="2025-09-28T17:06:50Z">
        <w:r>
          <w:rPr/>
          <w:commentReference w:id="61"/>
        </w:r>
      </w:ins>
      <w:r>
        <w:rPr>
          <w:rFonts w:eastAsia="Times New Roman" w:cs="Times New Roman" w:ascii="Times New Roman" w:hAnsi="Times New Roman"/>
        </w:rPr>
        <w:t>.</w:t>
      </w:r>
      <w:ins w:id="508" w:author="Autor desconhecido" w:date="2025-09-28T17:05:49Z">
        <w:r>
          <w:rPr>
            <w:rFonts w:eastAsia="Times New Roman" w:cs="Times New Roman" w:ascii="Times New Roman" w:hAnsi="Times New Roman"/>
            <w:shd w:fill="FFFF38" w:val="clear"/>
          </w:rPr>
          <w:t>Estudos demonstram que a capacidade de estabilização postural atinge seu ápice por volta dos 18 a 30 anos de idade, mantendo-se relativamente estável até aproximadamente os 40 anos, quando fatores como redução da força muscular, declínio da integração sensorial e alterações na propriocepão começam a afetar significativamente o controle postural [28], [29]</w:t>
        </w:r>
      </w:ins>
      <w:r>
        <w:rPr>
          <w:rFonts w:eastAsia="Times New Roman" w:cs="Times New Roman" w:ascii="Times New Roman" w:hAnsi="Times New Roman"/>
          <w:rFonts w:ascii="Times New Roman" w:hAnsi="Times New Roman" w:eastAsia="Times New Roman" w:cs="Times New Roman"/>
          <w:shd w:fill="FFFF38" w:val="clear"/>
          <w:rPrChange w:id="0" w:author="Autor desconhecido" w:date="2025-09-28T17:05:54Z">
            <w:rPr>
              <w:shd w:fill="FFFF38" w:val="clear"/>
            </w:rPr>
          </w:rPrChange>
        </w:rPr>
        <w:t xml:space="preserve"> </w:t>
      </w:r>
      <w:del w:id="510" w:author="Autor desconhecido" w:date="2025-09-28T17:05:49Z">
        <w:r>
          <w:rPr>
            <w:rFonts w:eastAsia="Times New Roman" w:cs="Times New Roman" w:ascii="Times New Roman" w:hAnsi="Times New Roman"/>
            <w:shd w:fill="FFFF38" w:val="clear"/>
          </w:rPr>
          <w:delText>Estudos demonstram que a capacidade de estabilização postural atinge seu ápice por volta dos 18 a 30 anos de idade, mantendo-se relativamente estável até aproximadamente os 40 anos, quando fatores como redução da força muscular, declínio da integração sensorial e alterações na propriocepão começam a afetar significativamente o controle postural [28], [29]</w:delText>
        </w:r>
      </w:del>
      <w:r>
        <w:rPr>
          <w:rFonts w:eastAsia="Times New Roman" w:cs="Times New Roman" w:ascii="Times New Roman" w:hAnsi="Times New Roman"/>
          <w:rFonts w:ascii="Times New Roman" w:hAnsi="Times New Roman" w:eastAsia="Times New Roman" w:cs="Times New Roman"/>
          <w:shd w:fill="FFFF38" w:val="clear"/>
          <w:rPrChange w:id="0" w:author="Autor desconhecido" w:date="2025-09-28T17:05:54Z">
            <w:rPr>
              <w:shd w:fill="FFFF38" w:val="clear"/>
            </w:rPr>
          </w:rPrChange>
        </w:rPr>
        <w:t>.</w:t>
      </w:r>
      <w:r>
        <w:rPr>
          <w:rFonts w:eastAsia="Times New Roman" w:cs="Times New Roman" w:ascii="Times New Roman" w:hAnsi="Times New Roman"/>
        </w:rPr>
        <w:t xml:space="preserve"> </w:t>
      </w:r>
      <w:ins w:id="512" w:author="Autor desconhecido" w:date="2025-09-28T17:06:03Z">
        <w:r>
          <w:rPr>
            <w:rFonts w:ascii="Times New Roman" w:hAnsi="Times New Roman"/>
            <w:shd w:fill="8DFF00" w:val="clear"/>
          </w:rPr>
          <w:t xml:space="preserve">A idade cronológica também pode influenciar a capacidade de equilíbrio invertido, refletindo o desenvolvimento e a manutenção do controle postural ao longo da vida adulta. Evidências indicam que a estabilização postural atinge seu ápice entre 18 e 30 anos, mantendo-se relativamente estável até cerca dos 40 anos, quando fatores como redução da força muscular, declínio da integração sensorial e alterações na propriocepção passam a impactar de forma mais significativa o controle postural [28], [29]. </w:t>
        </w:r>
      </w:ins>
      <w:commentRangeStart w:id="62"/>
      <w:r>
        <w:rPr>
          <w:rFonts w:eastAsia="Times New Roman" w:cs="Times New Roman" w:ascii="Times New Roman" w:hAnsi="Times New Roman"/>
          <w:rFonts w:ascii="Times New Roman" w:hAnsi="Times New Roman" w:eastAsia="Times New Roman" w:cs="Times New Roman"/>
          <w:shd w:fill="FFFF38" w:val="clear"/>
          <w:rPrChange w:id="0" w:author="Autor desconhecido" w:date="2025-09-28T17:18:10Z">
            <w:rPr>
              <w:shd w:fill="FFFF38" w:val="clear"/>
            </w:rPr>
          </w:rPrChange>
        </w:rPr>
        <w:t xml:space="preserve">No entanto, a </w:t>
      </w:r>
      <w:r>
        <w:rPr>
          <w:rFonts w:eastAsia="Times New Roman" w:cs="Times New Roman" w:ascii="Times New Roman" w:hAnsi="Times New Roman"/>
          <w:rFonts w:ascii="Times New Roman" w:hAnsi="Times New Roman" w:eastAsia="Times New Roman" w:cs="Times New Roman"/>
          <w:i/>
          <w:shd w:fill="FFFF38" w:val="clear"/>
          <w:rPrChange w:id="0" w:author="Autor desconhecido" w:date="2025-09-28T17:18:10Z">
            <w:rPr>
              <w:i/>
              <w:shd w:fill="FFFF38" w:val="clear"/>
            </w:rPr>
          </w:rPrChange>
        </w:rPr>
        <w:t>HS</w:t>
      </w:r>
      <w:r>
        <w:rPr>
          <w:rFonts w:eastAsia="Times New Roman" w:cs="Times New Roman" w:ascii="Times New Roman" w:hAnsi="Times New Roman"/>
          <w:rFonts w:ascii="Times New Roman" w:hAnsi="Times New Roman" w:eastAsia="Times New Roman" w:cs="Times New Roman"/>
          <w:shd w:fill="FFFF38" w:val="clear"/>
          <w:rPrChange w:id="0" w:author="Autor desconhecido" w:date="2025-09-28T17:18:10Z">
            <w:rPr>
              <w:shd w:fill="FFFF38" w:val="clear"/>
            </w:rPr>
          </w:rPrChange>
        </w:rPr>
        <w:t xml:space="preserve"> é uma habilidade aprendida, e não uma postura natural, poderá ser que tempo de prática tenha impacto maior do que condição biológica em sua proficiência</w:t>
      </w:r>
      <w:r>
        <w:rPr>
          <w:rPrChange w:id="0" w:author="Autor desconhecido" w:date="2025-09-28T17:18:10Z">
            <w:rPr>
              <w:shd w:fill="FFFF38" w:val="clear"/>
            </w:rPr>
          </w:rPrChange>
        </w:rPr>
      </w:r>
      <w:commentRangeEnd w:id="62"/>
      <w:r>
        <w:commentReference w:id="62"/>
      </w:r>
      <w:ins w:id="517" w:author="Autor desconhecido" w:date="2025-09-28T17:07:05Z">
        <w:r>
          <w:rPr>
            <w:shd w:fill="FFFF38" w:val="clear"/>
          </w:rPr>
          <w:commentReference w:id="63"/>
        </w:r>
      </w:ins>
      <w:r>
        <w:rPr>
          <w:rFonts w:eastAsia="Times New Roman" w:cs="Times New Roman" w:ascii="Times New Roman" w:hAnsi="Times New Roman"/>
          <w:rFonts w:ascii="Times New Roman" w:hAnsi="Times New Roman" w:eastAsia="Times New Roman" w:cs="Times New Roman"/>
          <w:shd w:fill="FFFF38" w:val="clear"/>
          <w:rPrChange w:id="0" w:author="Autor desconhecido" w:date="2025-09-28T17:18:10Z">
            <w:rPr>
              <w:shd w:fill="FFFF38" w:val="clear"/>
            </w:rPr>
          </w:rPrChange>
        </w:rPr>
        <w:t>.</w:t>
      </w:r>
      <w:ins w:id="519" w:author="Autor desconhecido" w:date="2025-09-28T17:18:13Z">
        <w:r>
          <w:rPr>
            <w:rFonts w:eastAsia="Times New Roman" w:cs="Times New Roman" w:ascii="Times New Roman" w:hAnsi="Times New Roman"/>
            <w:shd w:fill="FFFF38" w:val="clear"/>
          </w:rPr>
          <w:t xml:space="preserve"> </w:t>
        </w:r>
      </w:ins>
      <w:ins w:id="520" w:author="Autor desconhecido" w:date="2025-09-28T17:18:13Z">
        <w:r>
          <w:rPr>
            <w:rFonts w:ascii="Times New Roman" w:hAnsi="Times New Roman"/>
            <w:shd w:fill="8DFF00" w:val="clear"/>
          </w:rPr>
          <w:t>Embora a idade cronológica n</w:t>
        </w:r>
      </w:ins>
      <w:ins w:id="521" w:author="Autor desconhecido" w:date="2025-09-28T17:18:13Z">
        <w:r>
          <w:rPr>
            <w:rFonts w:ascii="Times New Roman" w:hAnsi="Times New Roman"/>
            <w:shd w:fill="8DFF00" w:val="clear"/>
          </w:rPr>
          <w:t>aturalmente poderia</w:t>
        </w:r>
      </w:ins>
      <w:ins w:id="522" w:author="Autor desconhecido" w:date="2025-09-28T17:18:13Z">
        <w:r>
          <w:rPr>
            <w:rFonts w:ascii="Times New Roman" w:hAnsi="Times New Roman"/>
            <w:shd w:fill="8DFF00" w:val="clear"/>
          </w:rPr>
          <w:t xml:space="preserve"> influenci</w:t>
        </w:r>
      </w:ins>
      <w:ins w:id="523" w:author="Autor desconhecido" w:date="2025-09-28T17:18:13Z">
        <w:r>
          <w:rPr>
            <w:rFonts w:ascii="Times New Roman" w:hAnsi="Times New Roman"/>
            <w:shd w:fill="8DFF00" w:val="clear"/>
          </w:rPr>
          <w:t>ar</w:t>
        </w:r>
      </w:ins>
      <w:ins w:id="524" w:author="Autor desconhecido" w:date="2025-09-28T17:18:13Z">
        <w:r>
          <w:rPr>
            <w:rFonts w:ascii="Times New Roman" w:hAnsi="Times New Roman"/>
            <w:shd w:fill="8DFF00" w:val="clear"/>
          </w:rPr>
          <w:t xml:space="preserve"> a capacidade de equilíbrio invertido, a proficiência no </w:t>
        </w:r>
      </w:ins>
      <w:ins w:id="525" w:author="Autor desconhecido" w:date="2025-09-28T17:18:13Z">
        <w:r>
          <w:rPr>
            <w:rFonts w:ascii="Times New Roman" w:hAnsi="Times New Roman"/>
            <w:i/>
            <w:iCs/>
            <w:shd w:fill="8DFF00" w:val="clear"/>
          </w:rPr>
          <w:t>HS</w:t>
        </w:r>
      </w:ins>
      <w:ins w:id="526" w:author="Autor desconhecido" w:date="2025-09-28T17:18:13Z">
        <w:r>
          <w:rPr>
            <w:rFonts w:ascii="Times New Roman" w:hAnsi="Times New Roman"/>
            <w:shd w:fill="8DFF00" w:val="clear"/>
            <w:rPrChange w:id="0" w:author="Autor desconhecido" w:date="2025-09-28T17:19:40Z">
              <w:rPr>
                <w:shd w:fill="8DFF00" w:val="clear"/>
              </w:rPr>
            </w:rPrChange>
          </w:rPr>
          <w:t xml:space="preserve"> pode ser menos limitada por esses fatores biológicos. </w:t>
        </w:r>
      </w:ins>
      <w:del w:id="528" w:author="Autor desconhecido" w:date="2025-09-28T17:49:05Z">
        <w:r>
          <w:rPr>
            <w:rFonts w:ascii="Times New Roman" w:hAnsi="Times New Roman"/>
            <w:i/>
            <w:iCs/>
            <w:shd w:fill="8DFF00" w:val="clear"/>
          </w:rPr>
          <w:delText>HS</w:delText>
        </w:r>
      </w:del>
      <w:del w:id="529" w:author="Autor desconhecido" w:date="2025-09-28T17:49:05Z">
        <w:r>
          <w:rPr>
            <w:rFonts w:ascii="Times New Roman" w:hAnsi="Times New Roman"/>
            <w:shd w:fill="8DFF00" w:val="clear"/>
          </w:rPr>
          <w:delText xml:space="preserve"> de 66 anos, com mais de 40 anos de treinamento, apresentando desempenho notável, indicando que a experiência acumulada pode preservar o controle postural e a proficiência, mesmo em idades mais avançadas.</w:delText>
        </w:r>
      </w:del>
      <w:ins w:id="530" w:author="Autor desconhecido" w:date="2025-09-28T17:49:06Z">
        <w:r>
          <w:rPr>
            <w:rFonts w:ascii="Times New Roman" w:hAnsi="Times New Roman"/>
            <w:shd w:fill="8DFF00" w:val="clear"/>
          </w:rPr>
          <w:t xml:space="preserve"> </w:t>
        </w:r>
      </w:ins>
      <w:ins w:id="531" w:author="Autor desconhecido" w:date="2025-09-28T17:59:24Z">
        <w:r>
          <w:rPr>
            <w:rFonts w:ascii="Times New Roman" w:hAnsi="Times New Roman"/>
            <w:b w:val="false"/>
            <w:i w:val="false"/>
            <w:caps w:val="false"/>
            <w:smallCaps w:val="false"/>
            <w:color w:val="0F1115"/>
            <w:spacing w:val="0"/>
            <w:sz w:val="24"/>
            <w:shd w:fill="8DFF00" w:val="clear"/>
          </w:rPr>
          <w:t>Isso porque o HS é uma habilidade motora complexa [4</w:t>
        </w:r>
      </w:ins>
      <w:ins w:id="532" w:author="Autor desconhecido" w:date="2025-09-28T17:59:24Z">
        <w:r>
          <w:rPr>
            <w:rFonts w:ascii="Times New Roman" w:hAnsi="Times New Roman"/>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color w:val="0F1115"/>
            <w:spacing w:val="0"/>
            <w:sz w:val="24"/>
            <w:shd w:fill="8DFF00" w:val="clear"/>
            <w:rPrChange w:id="0" w:author="Autor desconhecido" w:date="2025-09-28T18:00:46Z">
              <w:rPr>
                <w:smallCaps w:val="false"/>
                <w:caps w:val="false"/>
                <w:sz w:val="24"/>
                <w:spacing w:val="0"/>
                <w:i w:val="false"/>
                <w:b w:val="false"/>
                <w:shd w:fill="8DFF00" w:val="clear"/>
              </w:rPr>
            </w:rPrChange>
          </w:rPr>
          <w:t>],[</w:t>
        </w:r>
      </w:ins>
      <w:r>
        <w:rPr>
          <w:rFonts w:ascii="Times New Roman" w:hAnsi="Times New Roman"/>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color w:val="0F1115"/>
          <w:spacing w:val="0"/>
          <w:sz w:val="24"/>
          <w:shd w:fill="8DFF00" w:val="clear"/>
          <w:rPrChange w:id="0" w:author="Autor desconhecido" w:date="2025-09-28T18:00:46Z">
            <w:rPr>
              <w:smallCaps w:val="false"/>
              <w:caps w:val="false"/>
              <w:sz w:val="24"/>
              <w:spacing w:val="0"/>
              <w:i w:val="false"/>
              <w:b w:val="false"/>
              <w:shd w:fill="8DFF00" w:val="clear"/>
            </w:rPr>
          </w:rPrChange>
        </w:rPr>
        <w:t>11], cuja proficiência é largamente determinada pela prática deliberada e pela qualidade do treinamento [7, 9]. A aquisição de tal habilidade promove adaptações neurais específicas, como a otimização do recrutamento muscular e do controle motor [2</w:t>
      </w:r>
      <w:ins w:id="535" w:author="Autor desconhecido" w:date="2025-09-28T18:00:51Z">
        <w:r>
          <w:rPr>
            <w:rFonts w:ascii="Times New Roman" w:hAnsi="Times New Roman"/>
            <w:b w:val="false"/>
            <w:i w:val="false"/>
            <w:caps w:val="false"/>
            <w:smallCaps w:val="false"/>
            <w:color w:val="0F1115"/>
            <w:spacing w:val="0"/>
            <w:sz w:val="24"/>
            <w:shd w:fill="8DFF00" w:val="clear"/>
          </w:rPr>
          <w:t>]</w:t>
        </w:r>
      </w:ins>
      <w:r>
        <w:rPr>
          <w:rFonts w:ascii="Times New Roman" w:hAnsi="Times New Roman"/>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color w:val="0F1115"/>
          <w:spacing w:val="0"/>
          <w:sz w:val="24"/>
          <w:shd w:fill="8DFF00" w:val="clear"/>
          <w:rPrChange w:id="0" w:author="Autor desconhecido" w:date="2025-09-28T18:00:46Z">
            <w:rPr>
              <w:smallCaps w:val="false"/>
              <w:caps w:val="false"/>
              <w:sz w:val="24"/>
              <w:spacing w:val="0"/>
              <w:i w:val="false"/>
              <w:b w:val="false"/>
              <w:shd w:fill="8DFF00" w:val="clear"/>
            </w:rPr>
          </w:rPrChange>
        </w:rPr>
        <w:t>,</w:t>
      </w:r>
      <w:del w:id="537" w:author="Autor desconhecido" w:date="2025-09-28T18:00:52Z">
        <w:r>
          <w:rPr>
            <w:rFonts w:ascii="Times New Roman" w:hAnsi="Times New Roman"/>
            <w:b w:val="false"/>
            <w:i w:val="false"/>
            <w:caps w:val="false"/>
            <w:smallCaps w:val="false"/>
            <w:color w:val="0F1115"/>
            <w:spacing w:val="0"/>
            <w:sz w:val="24"/>
            <w:shd w:fill="8DFF00" w:val="clear"/>
          </w:rPr>
          <w:delText xml:space="preserve"> </w:delText>
        </w:r>
      </w:del>
      <w:ins w:id="538" w:author="Autor desconhecido" w:date="2025-09-28T18:00:54Z">
        <w:r>
          <w:rPr>
            <w:rFonts w:ascii="Times New Roman" w:hAnsi="Times New Roman"/>
            <w:b w:val="false"/>
            <w:i w:val="false"/>
            <w:caps w:val="false"/>
            <w:smallCaps w:val="false"/>
            <w:color w:val="0F1115"/>
            <w:spacing w:val="0"/>
            <w:sz w:val="24"/>
            <w:shd w:fill="8DFF00" w:val="clear"/>
          </w:rPr>
          <w:t xml:space="preserve"> </w:t>
        </w:r>
      </w:ins>
      <w:ins w:id="539" w:author="Autor desconhecido" w:date="2025-09-28T18:00:54Z">
        <w:r>
          <w:rPr>
            <w:rFonts w:ascii="Times New Roman" w:hAnsi="Times New Roman"/>
            <w:b w:val="false"/>
            <w:i w:val="false"/>
            <w:caps w:val="false"/>
            <w:smallCaps w:val="false"/>
            <w:color w:val="0F1115"/>
            <w:spacing w:val="0"/>
            <w:sz w:val="24"/>
            <w:shd w:fill="8DFF00" w:val="clear"/>
          </w:rPr>
          <w:t>[</w:t>
        </w:r>
      </w:ins>
      <w:r>
        <w:rPr>
          <w:rFonts w:ascii="Times New Roman" w:hAnsi="Times New Roman"/>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color w:val="0F1115"/>
          <w:spacing w:val="0"/>
          <w:sz w:val="24"/>
          <w:shd w:fill="8DFF00" w:val="clear"/>
          <w:rPrChange w:id="0" w:author="Autor desconhecido" w:date="2025-09-28T18:00:46Z">
            <w:rPr>
              <w:smallCaps w:val="false"/>
              <w:caps w:val="false"/>
              <w:sz w:val="24"/>
              <w:spacing w:val="0"/>
              <w:i w:val="false"/>
              <w:b w:val="false"/>
              <w:shd w:fill="8DFF00" w:val="clear"/>
            </w:rPr>
          </w:rPrChange>
        </w:rPr>
        <w:t>5</w:t>
      </w:r>
      <w:ins w:id="541" w:author="Autor desconhecido" w:date="2025-09-28T18:00:55Z">
        <w:r>
          <w:rPr>
            <w:rFonts w:ascii="Times New Roman" w:hAnsi="Times New Roman"/>
            <w:b w:val="false"/>
            <w:i w:val="false"/>
            <w:caps w:val="false"/>
            <w:smallCaps w:val="false"/>
            <w:color w:val="0F1115"/>
            <w:spacing w:val="0"/>
            <w:sz w:val="24"/>
            <w:shd w:fill="8DFF00" w:val="clear"/>
          </w:rPr>
          <w:t>]</w:t>
        </w:r>
      </w:ins>
      <w:r>
        <w:rPr>
          <w:rFonts w:ascii="Times New Roman" w:hAnsi="Times New Roman"/>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color w:val="0F1115"/>
          <w:spacing w:val="0"/>
          <w:sz w:val="24"/>
          <w:shd w:fill="8DFF00" w:val="clear"/>
          <w:rPrChange w:id="0" w:author="Autor desconhecido" w:date="2025-09-28T18:00:46Z">
            <w:rPr>
              <w:smallCaps w:val="false"/>
              <w:caps w:val="false"/>
              <w:sz w:val="24"/>
              <w:spacing w:val="0"/>
              <w:i w:val="false"/>
              <w:b w:val="false"/>
              <w:shd w:fill="8DFF00" w:val="clear"/>
            </w:rPr>
          </w:rPrChange>
        </w:rPr>
        <w:t xml:space="preserve">, </w:t>
      </w:r>
      <w:ins w:id="543" w:author="Autor desconhecido" w:date="2025-09-28T18:00:57Z">
        <w:r>
          <w:rPr>
            <w:rFonts w:ascii="Times New Roman" w:hAnsi="Times New Roman"/>
            <w:b w:val="false"/>
            <w:i w:val="false"/>
            <w:caps w:val="false"/>
            <w:smallCaps w:val="false"/>
            <w:color w:val="0F1115"/>
            <w:spacing w:val="0"/>
            <w:sz w:val="24"/>
            <w:shd w:fill="8DFF00" w:val="clear"/>
          </w:rPr>
          <w:t>[</w:t>
        </w:r>
      </w:ins>
      <w:r>
        <w:rPr>
          <w:rFonts w:ascii="Times New Roman" w:hAnsi="Times New Roman"/>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color w:val="0F1115"/>
          <w:spacing w:val="0"/>
          <w:sz w:val="24"/>
          <w:shd w:fill="8DFF00" w:val="clear"/>
          <w:rPrChange w:id="0" w:author="Autor desconhecido" w:date="2025-09-28T18:00:46Z">
            <w:rPr>
              <w:smallCaps w:val="false"/>
              <w:caps w:val="false"/>
              <w:sz w:val="24"/>
              <w:spacing w:val="0"/>
              <w:i w:val="false"/>
              <w:b w:val="false"/>
              <w:shd w:fill="8DFF00" w:val="clear"/>
            </w:rPr>
          </w:rPrChange>
        </w:rPr>
        <w:t>6</w:t>
      </w:r>
      <w:ins w:id="545" w:author="Autor desconhecido" w:date="2025-09-28T18:00:59Z">
        <w:r>
          <w:rPr>
            <w:rFonts w:ascii="Times New Roman" w:hAnsi="Times New Roman"/>
            <w:b w:val="false"/>
            <w:i w:val="false"/>
            <w:caps w:val="false"/>
            <w:smallCaps w:val="false"/>
            <w:color w:val="0F1115"/>
            <w:spacing w:val="0"/>
            <w:sz w:val="24"/>
            <w:shd w:fill="8DFF00" w:val="clear"/>
          </w:rPr>
          <w:t>]</w:t>
        </w:r>
      </w:ins>
      <w:r>
        <w:rPr>
          <w:rFonts w:ascii="Times New Roman" w:hAnsi="Times New Roman"/>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color w:val="0F1115"/>
          <w:spacing w:val="0"/>
          <w:sz w:val="24"/>
          <w:shd w:fill="8DFF00" w:val="clear"/>
          <w:rPrChange w:id="0" w:author="Autor desconhecido" w:date="2025-09-28T18:00:46Z">
            <w:rPr>
              <w:smallCaps w:val="false"/>
              <w:caps w:val="false"/>
              <w:sz w:val="24"/>
              <w:spacing w:val="0"/>
              <w:i w:val="false"/>
              <w:b w:val="false"/>
              <w:shd w:fill="8DFF00" w:val="clear"/>
            </w:rPr>
          </w:rPrChange>
        </w:rPr>
        <w:t xml:space="preserve">, </w:t>
      </w:r>
      <w:ins w:id="547" w:author="Autor desconhecido" w:date="2025-09-28T18:01:01Z">
        <w:r>
          <w:rPr>
            <w:rFonts w:ascii="Times New Roman" w:hAnsi="Times New Roman"/>
            <w:b w:val="false"/>
            <w:i w:val="false"/>
            <w:caps w:val="false"/>
            <w:smallCaps w:val="false"/>
            <w:color w:val="0F1115"/>
            <w:spacing w:val="0"/>
            <w:sz w:val="24"/>
            <w:shd w:fill="8DFF00" w:val="clear"/>
          </w:rPr>
          <w:t>[</w:t>
        </w:r>
      </w:ins>
      <w:r>
        <w:rPr>
          <w:rFonts w:ascii="Times New Roman" w:hAnsi="Times New Roman"/>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color w:val="0F1115"/>
          <w:spacing w:val="0"/>
          <w:sz w:val="24"/>
          <w:shd w:fill="8DFF00" w:val="clear"/>
          <w:rPrChange w:id="0" w:author="Autor desconhecido" w:date="2025-09-28T18:00:46Z">
            <w:rPr>
              <w:smallCaps w:val="false"/>
              <w:caps w:val="false"/>
              <w:sz w:val="24"/>
              <w:spacing w:val="0"/>
              <w:i w:val="false"/>
              <w:b w:val="false"/>
              <w:shd w:fill="8DFF00" w:val="clear"/>
            </w:rPr>
          </w:rPrChange>
        </w:rPr>
        <w:t>8]</w:t>
      </w:r>
      <w:r>
        <w:rPr>
          <w:rFonts w:ascii="Times New Roman" w:hAnsi="Times New Roman"/>
          <w:shd w:fill="8DFF00" w:val="clear"/>
          <w:rPrChange w:id="0" w:author="Autor desconhecido" w:date="2025-09-28T18:00:46Z">
            <w:rPr>
              <w:shd w:fill="8DFF00" w:val="clear"/>
            </w:rPr>
          </w:rPrChange>
        </w:rPr>
        <w:t xml:space="preserve"> </w:t>
      </w:r>
      <w:ins w:id="550" w:author="Autor desconhecido" w:date="2025-09-28T17:49:06Z">
        <w:r>
          <w:rPr>
            <w:rFonts w:ascii="Times New Roman" w:hAnsi="Times New Roman"/>
            <w:b w:val="false"/>
            <w:i w:val="false"/>
            <w:caps w:val="false"/>
            <w:smallCaps w:val="false"/>
            <w:color w:val="0F1115"/>
            <w:spacing w:val="0"/>
            <w:sz w:val="24"/>
            <w:shd w:fill="8DFF00" w:val="clear"/>
          </w:rPr>
          <w:t xml:space="preserve">, que podem compensar os declínios fisiológicos associados à idade </w:t>
        </w:r>
      </w:ins>
      <w:ins w:id="551" w:author="Autor desconhecido" w:date="2025-09-28T17:49:06Z">
        <w:r>
          <w:rPr>
            <w:rFonts w:ascii="Times New Roman" w:hAnsi="Times New Roman"/>
            <w:b w:val="false"/>
            <w:i w:val="false"/>
            <w:caps w:val="false"/>
            <w:smallCaps w:val="false"/>
            <w:color w:val="0F1115"/>
            <w:spacing w:val="0"/>
            <w:sz w:val="24"/>
            <w:shd w:fill="FF0000" w:val="clear"/>
          </w:rPr>
          <w:t>[</w:t>
        </w:r>
      </w:ins>
      <w:ins w:id="552" w:author="Autor desconhecido" w:date="2025-09-28T17:49:06Z">
        <w:r>
          <w:rPr>
            <w:rFonts w:ascii="Times New Roman" w:hAnsi="Times New Roman"/>
            <w:b w:val="false"/>
            <w:i w:val="false"/>
            <w:caps w:val="false"/>
            <w:smallCaps w:val="false"/>
            <w:color w:val="0F1115"/>
            <w:spacing w:val="0"/>
            <w:sz w:val="24"/>
            <w:shd w:fill="FF0000" w:val="clear"/>
          </w:rPr>
          <w:t>x</w:t>
        </w:r>
      </w:ins>
      <w:ins w:id="553" w:author="Autor desconhecido" w:date="2025-09-28T17:49:06Z">
        <w:r>
          <w:rPr>
            <w:rFonts w:ascii="Times New Roman" w:hAnsi="Times New Roman"/>
            <w:b w:val="false"/>
            <w:i w:val="false"/>
            <w:caps w:val="false"/>
            <w:smallCaps w:val="false"/>
            <w:color w:val="0F1115"/>
            <w:spacing w:val="0"/>
            <w:sz w:val="24"/>
            <w:shd w:fill="FF0000" w:val="clear"/>
          </w:rPr>
          <w:t>], [</w:t>
        </w:r>
      </w:ins>
      <w:ins w:id="554" w:author="Autor desconhecido" w:date="2025-09-28T17:49:06Z">
        <w:r>
          <w:rPr>
            <w:rFonts w:ascii="Times New Roman" w:hAnsi="Times New Roman"/>
            <w:b w:val="false"/>
            <w:i w:val="false"/>
            <w:caps w:val="false"/>
            <w:smallCaps w:val="false"/>
            <w:color w:val="0F1115"/>
            <w:spacing w:val="0"/>
            <w:sz w:val="24"/>
            <w:shd w:fill="FF0000" w:val="clear"/>
          </w:rPr>
          <w:t>y</w:t>
        </w:r>
      </w:ins>
      <w:ins w:id="555" w:author="Autor desconhecido" w:date="2025-09-28T17:49:06Z">
        <w:r>
          <w:rPr>
            <w:rFonts w:ascii="Times New Roman" w:hAnsi="Times New Roman"/>
            <w:b w:val="false"/>
            <w:i w:val="false"/>
            <w:caps w:val="false"/>
            <w:smallCaps w:val="false"/>
            <w:color w:val="0F1115"/>
            <w:spacing w:val="0"/>
            <w:sz w:val="24"/>
            <w:shd w:fill="FF0000" w:val="clear"/>
          </w:rPr>
          <w:t>]</w:t>
        </w:r>
      </w:ins>
      <w:ins w:id="556" w:author="Autor desconhecido" w:date="2025-09-28T17:49:06Z">
        <w:r>
          <w:rPr>
            <w:rFonts w:ascii="Times New Roman" w:hAnsi="Times New Roman"/>
            <w:b w:val="false"/>
            <w:i w:val="false"/>
            <w:caps w:val="false"/>
            <w:smallCaps w:val="false"/>
            <w:color w:val="0F1115"/>
            <w:spacing w:val="0"/>
            <w:sz w:val="24"/>
            <w:shd w:fill="8DFF00" w:val="clear"/>
          </w:rPr>
          <w:t xml:space="preserve">. Dessa forma, </w:t>
        </w:r>
      </w:ins>
      <w:ins w:id="557" w:author="Autor desconhecido" w:date="2025-09-28T17:49:06Z">
        <w:r>
          <w:rPr>
            <w:rFonts w:ascii="Times New Roman" w:hAnsi="Times New Roman"/>
            <w:b w:val="false"/>
            <w:i w:val="false"/>
            <w:caps w:val="false"/>
            <w:smallCaps w:val="false"/>
            <w:color w:val="0F1115"/>
            <w:spacing w:val="0"/>
            <w:sz w:val="24"/>
            <w:shd w:fill="8DFF00" w:val="clear"/>
          </w:rPr>
          <w:t xml:space="preserve">a </w:t>
        </w:r>
      </w:ins>
      <w:ins w:id="558" w:author="Autor desconhecido" w:date="2025-09-28T17:49:06Z">
        <w:r>
          <w:rPr>
            <w:rFonts w:ascii="Times New Roman" w:hAnsi="Times New Roman"/>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color w:val="0F1115"/>
            <w:spacing w:val="0"/>
            <w:sz w:val="24"/>
            <w:shd w:fill="8DFF00" w:val="clear"/>
            <w:rPrChange w:id="0" w:author="Autor desconhecido" w:date="2025-09-28T18:00:46Z">
              <w:rPr>
                <w:smallCaps w:val="false"/>
                <w:caps w:val="false"/>
                <w:sz w:val="24"/>
                <w:spacing w:val="0"/>
                <w:i w:val="false"/>
                <w:b w:val="false"/>
                <w:shd w:fill="8DFF00" w:val="clear"/>
              </w:rPr>
            </w:rPrChange>
          </w:rPr>
          <w:t>experiência específica pode</w:t>
        </w:r>
      </w:ins>
      <w:r>
        <w:rPr>
          <w:rFonts w:ascii="Times New Roman" w:hAnsi="Times New Roman"/>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color w:val="0F1115"/>
          <w:spacing w:val="0"/>
          <w:sz w:val="24"/>
          <w:shd w:fill="8DFF00" w:val="clear"/>
          <w:rPrChange w:id="0" w:author="Autor desconhecido" w:date="2025-09-28T18:00:46Z">
            <w:rPr>
              <w:smallCaps w:val="false"/>
              <w:caps w:val="false"/>
              <w:sz w:val="24"/>
              <w:spacing w:val="0"/>
              <w:i w:val="false"/>
              <w:b w:val="false"/>
              <w:shd w:fill="8DFF00" w:val="clear"/>
            </w:rPr>
          </w:rPrChange>
        </w:rPr>
        <w:t>ria</w:t>
      </w:r>
      <w:r>
        <w:rPr>
          <w:rFonts w:ascii="Times New Roman" w:hAnsi="Times New Roman"/>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color w:val="0F1115"/>
          <w:spacing w:val="0"/>
          <w:sz w:val="24"/>
          <w:shd w:fill="8DFF00" w:val="clear"/>
          <w:rPrChange w:id="0" w:author="Autor desconhecido" w:date="2025-09-28T18:00:46Z">
            <w:rPr>
              <w:smallCaps w:val="false"/>
              <w:caps w:val="false"/>
              <w:sz w:val="24"/>
              <w:spacing w:val="0"/>
              <w:i w:val="false"/>
              <w:b w:val="false"/>
              <w:shd w:fill="8DFF00" w:val="clear"/>
            </w:rPr>
          </w:rPrChange>
        </w:rPr>
        <w:t xml:space="preserve"> se sobrepor à idade cronológica para a definição do nível de maestria nessa tarefa.</w:t>
      </w:r>
      <w:del w:id="562" w:author="Autor desconhecido" w:date="2025-09-28T17:18:13Z">
        <w:r>
          <w:rPr>
            <w:rFonts w:eastAsia="Times New Roman" w:cs="Times New Roman" w:ascii="Times New Roman" w:hAnsi="Times New Roman"/>
            <w:b w:val="false"/>
            <w:i w:val="false"/>
            <w:caps w:val="false"/>
            <w:smallCaps w:val="false"/>
            <w:color w:val="0F1115"/>
            <w:spacing w:val="0"/>
            <w:sz w:val="24"/>
            <w:shd w:fill="FFFF38" w:val="clear"/>
          </w:rPr>
          <w:delText xml:space="preserve">. </w:delText>
        </w:r>
      </w:del>
    </w:p>
    <w:p>
      <w:pPr>
        <w:pStyle w:val="Normal"/>
        <w:spacing w:lineRule="auto" w:line="360"/>
        <w:ind w:firstLine="426"/>
        <w:rPr>
          <w:shd w:fill="FFFF38" w:val="clear"/>
        </w:rPr>
      </w:pPr>
      <w:commentRangeStart w:id="64"/>
      <w:r>
        <w:rPr>
          <w:rFonts w:eastAsia="Times New Roman" w:cs="Times New Roman" w:ascii="Times New Roman" w:hAnsi="Times New Roman"/>
          <w:rFonts w:ascii="Times New Roman" w:hAnsi="Times New Roman" w:eastAsia="Times New Roman" w:cs="Times New Roman"/>
          <w:shd w:fill="FFFF38" w:val="clear"/>
          <w:rPrChange w:id="0" w:author="Autor desconhecido" w:date="2025-09-28T17:21:22Z">
            <w:rPr/>
          </w:rPrChange>
        </w:rPr>
        <w:t xml:space="preserve">As variáveis avaliadas, métodos de medição e justificativa que serão correlacionados ao nível de desempenho do </w:t>
      </w:r>
      <w:r>
        <w:rPr>
          <w:rFonts w:eastAsia="Times New Roman" w:cs="Times New Roman" w:ascii="Times New Roman" w:hAnsi="Times New Roman"/>
          <w:rFonts w:ascii="Times New Roman" w:hAnsi="Times New Roman" w:eastAsia="Times New Roman" w:cs="Times New Roman"/>
          <w:i/>
          <w:shd w:fill="FFFF38" w:val="clear"/>
          <w:rPrChange w:id="0" w:author="Autor desconhecido" w:date="2025-09-28T17:21:22Z">
            <w:rPr>
              <w:i/>
              <w:shd w:fill="FFFF38" w:val="clear"/>
            </w:rPr>
          </w:rPrChange>
        </w:rPr>
        <w:t>HS</w:t>
      </w:r>
      <w:r>
        <w:rPr>
          <w:rFonts w:eastAsia="Times New Roman" w:cs="Times New Roman" w:ascii="Times New Roman" w:hAnsi="Times New Roman"/>
          <w:rFonts w:ascii="Times New Roman" w:hAnsi="Times New Roman" w:eastAsia="Times New Roman" w:cs="Times New Roman"/>
          <w:shd w:fill="FFFF38" w:val="clear"/>
          <w:rPrChange w:id="0" w:author="Autor desconhecido" w:date="2025-09-28T17:21:22Z">
            <w:rPr>
              <w:shd w:fill="FFFF38" w:val="clear"/>
            </w:rPr>
          </w:rPrChange>
        </w:rPr>
        <w:t xml:space="preserve"> estão apresentadas no Quadro 1 e as correlacionadas ao nível de desempenho do </w:t>
      </w:r>
      <w:r>
        <w:rPr>
          <w:rFonts w:eastAsia="Times New Roman" w:cs="Times New Roman" w:ascii="Times New Roman" w:hAnsi="Times New Roman"/>
          <w:rFonts w:ascii="Times New Roman" w:hAnsi="Times New Roman" w:eastAsia="Times New Roman" w:cs="Times New Roman"/>
          <w:i/>
          <w:shd w:fill="FFFF38" w:val="clear"/>
          <w:rPrChange w:id="0" w:author="Autor desconhecido" w:date="2025-09-28T17:21:22Z">
            <w:rPr>
              <w:i/>
              <w:shd w:fill="FFFF38" w:val="clear"/>
            </w:rPr>
          </w:rPrChange>
        </w:rPr>
        <w:t>HSW</w:t>
      </w:r>
      <w:r>
        <w:rPr>
          <w:rFonts w:eastAsia="Times New Roman" w:cs="Times New Roman" w:ascii="Times New Roman" w:hAnsi="Times New Roman"/>
          <w:rFonts w:ascii="Times New Roman" w:hAnsi="Times New Roman" w:eastAsia="Times New Roman" w:cs="Times New Roman"/>
          <w:shd w:fill="FFFF38" w:val="clear"/>
          <w:rPrChange w:id="0" w:author="Autor desconhecido" w:date="2025-09-28T17:21:22Z">
            <w:rPr>
              <w:shd w:fill="FFFF38" w:val="clear"/>
            </w:rPr>
          </w:rPrChange>
        </w:rPr>
        <w:t xml:space="preserve"> no Quadro 2.</w:t>
      </w:r>
      <w:r>
        <w:rPr>
          <w:shd w:fill="FFFF38" w:val="clear"/>
          <w:rPrChange w:id="0" w:author="Autor desconhecido" w:date="2025-09-28T17:21:22Z">
            <w:rPr>
              <w:shd w:fill="FFFF38" w:val="clear"/>
            </w:rPr>
          </w:rPrChange>
        </w:rPr>
      </w:r>
      <w:commentRangeEnd w:id="64"/>
      <w:r>
        <w:commentReference w:id="64"/>
      </w:r>
      <w:ins w:id="570" w:author="Autor desconhecido" w:date="2025-09-28T17:20:08Z">
        <w:r>
          <w:rPr>
            <w:shd w:fill="FFFF38" w:val="clear"/>
          </w:rPr>
          <w:commentReference w:id="65"/>
        </w:r>
      </w:ins>
    </w:p>
    <w:p>
      <w:pPr>
        <w:pStyle w:val="Normal"/>
        <w:spacing w:lineRule="auto" w:line="360"/>
        <w:ind w:firstLine="426"/>
        <w:rPr>
          <w:shd w:fill="FFFF38" w:val="clear"/>
        </w:rPr>
      </w:pPr>
      <w:commentRangeStart w:id="66"/>
      <w:r>
        <w:rPr>
          <w:rFonts w:eastAsia="Times New Roman" w:cs="Times New Roman" w:ascii="Times New Roman" w:hAnsi="Times New Roman"/>
          <w:rFonts w:ascii="Times New Roman" w:hAnsi="Times New Roman" w:eastAsia="Times New Roman" w:cs="Times New Roman"/>
          <w:shd w:fill="FFFF38" w:val="clear"/>
          <w:rPrChange w:id="0" w:author="Autor desconhecido" w:date="2025-09-28T17:21:22Z">
            <w:rPr/>
          </w:rPrChange>
        </w:rPr>
        <w:t xml:space="preserve">O desempenho no </w:t>
      </w:r>
      <w:r>
        <w:rPr>
          <w:rFonts w:eastAsia="Times New Roman" w:cs="Times New Roman" w:ascii="Times New Roman" w:hAnsi="Times New Roman"/>
          <w:rFonts w:ascii="Times New Roman" w:hAnsi="Times New Roman" w:eastAsia="Times New Roman" w:cs="Times New Roman"/>
          <w:i/>
          <w:shd w:fill="FFFF38" w:val="clear"/>
          <w:rPrChange w:id="0" w:author="Autor desconhecido" w:date="2025-09-28T17:21:22Z">
            <w:rPr>
              <w:i/>
              <w:shd w:fill="FFFF38" w:val="clear"/>
            </w:rPr>
          </w:rPrChange>
        </w:rPr>
        <w:t>HS</w:t>
      </w:r>
      <w:r>
        <w:rPr>
          <w:rFonts w:eastAsia="Times New Roman" w:cs="Times New Roman" w:ascii="Times New Roman" w:hAnsi="Times New Roman"/>
          <w:rFonts w:ascii="Times New Roman" w:hAnsi="Times New Roman" w:eastAsia="Times New Roman" w:cs="Times New Roman"/>
          <w:shd w:fill="FFFF38" w:val="clear"/>
          <w:rPrChange w:id="0" w:author="Autor desconhecido" w:date="2025-09-28T17:21:22Z">
            <w:rPr>
              <w:shd w:fill="FFFF38" w:val="clear"/>
            </w:rPr>
          </w:rPrChange>
        </w:rPr>
        <w:t xml:space="preserve"> será definido pelo tempo máximo de sustentação (s), que associado as outras variáveis poderão distinguir a proficiência de praticantes que sustentam por mais tempo em condições de maior estabilidade, em contraste com aqueles que recorrem a ajustes excessivos e apresentam maior variabilidade oscilatória. No HSW, por sua vez, o desempenho será avaliado pela</w:t>
      </w:r>
      <w:r>
        <w:rPr>
          <w:rFonts w:eastAsia="Times New Roman" w:cs="Times New Roman" w:ascii="Times New Roman" w:hAnsi="Times New Roman"/>
          <w:rFonts w:ascii="Times New Roman" w:hAnsi="Times New Roman" w:eastAsia="Times New Roman" w:cs="Times New Roman"/>
          <w:b/>
          <w:shd w:fill="FFFF38" w:val="clear"/>
          <w:rPrChange w:id="0" w:author="Autor desconhecido" w:date="2025-09-28T17:21:22Z">
            <w:rPr>
              <w:b/>
              <w:shd w:fill="FFFF38" w:val="clear"/>
            </w:rPr>
          </w:rPrChange>
        </w:rPr>
        <w:t xml:space="preserve"> </w:t>
      </w:r>
      <w:r>
        <w:rPr>
          <w:rFonts w:eastAsia="Times New Roman" w:cs="Times New Roman" w:ascii="Times New Roman" w:hAnsi="Times New Roman"/>
          <w:rFonts w:ascii="Times New Roman" w:hAnsi="Times New Roman" w:eastAsia="Times New Roman" w:cs="Times New Roman"/>
          <w:shd w:fill="FFFF38" w:val="clear"/>
          <w:rPrChange w:id="0" w:author="Autor desconhecido" w:date="2025-09-28T17:21:22Z">
            <w:rPr>
              <w:shd w:fill="FFFF38" w:val="clear"/>
            </w:rPr>
          </w:rPrChange>
        </w:rPr>
        <w:t xml:space="preserve">mediana da distância percorrida (m) das tentativas, devido a sua robustez frente a valores extremos, evitando que uma queda precoce ou uma única tentativa ótima distorça o desempenho representativo do indivíduo [23]. Todos os parâmetros avaliados poderão comparar estratégias de estabilidade e caracterizar os perfis de cada modalidade. </w:t>
      </w:r>
    </w:p>
    <w:p>
      <w:pPr>
        <w:pStyle w:val="Normal"/>
        <w:spacing w:lineRule="auto" w:line="360"/>
        <w:ind w:firstLine="426"/>
        <w:rPr>
          <w:shd w:fill="FFFF38" w:val="clear"/>
        </w:rPr>
      </w:pPr>
      <w:bookmarkStart w:id="2" w:name="_heading=h.3d7ijnhyh4lu"/>
      <w:bookmarkEnd w:id="2"/>
      <w:r>
        <w:rPr>
          <w:rFonts w:eastAsia="Times New Roman" w:cs="Times New Roman" w:ascii="Times New Roman" w:hAnsi="Times New Roman"/>
          <w:rFonts w:ascii="Times New Roman" w:hAnsi="Times New Roman" w:eastAsia="Times New Roman" w:cs="Times New Roman"/>
          <w:shd w:fill="FFFF38" w:val="clear"/>
          <w:rPrChange w:id="0" w:author="Autor desconhecido" w:date="2025-09-28T17:22:10Z">
            <w:rPr/>
          </w:rPrChange>
        </w:rPr>
        <w:t xml:space="preserve">QUADRO 1 – Variáveis relacionadas ao desempenho no </w:t>
      </w:r>
      <w:r>
        <w:rPr>
          <w:rFonts w:eastAsia="Times New Roman" w:cs="Times New Roman" w:ascii="Times New Roman" w:hAnsi="Times New Roman"/>
          <w:rFonts w:ascii="Times New Roman" w:hAnsi="Times New Roman" w:eastAsia="Times New Roman" w:cs="Times New Roman"/>
          <w:i/>
          <w:shd w:fill="FFFF38" w:val="clear"/>
          <w:rPrChange w:id="0" w:author="Autor desconhecido" w:date="2025-09-28T17:22:10Z">
            <w:rPr>
              <w:i/>
              <w:shd w:fill="FFFF38" w:val="clear"/>
            </w:rPr>
          </w:rPrChange>
        </w:rPr>
        <w:t>HS.</w:t>
      </w:r>
      <w:r>
        <w:rPr>
          <w:shd w:fill="FFFF38" w:val="clear"/>
          <w:rPrChange w:id="0" w:author="Autor desconhecido" w:date="2025-09-28T17:22:10Z">
            <w:rPr>
              <w:shd w:fill="FFFF38" w:val="clear"/>
            </w:rPr>
          </w:rPrChange>
        </w:rPr>
      </w:r>
      <w:commentRangeEnd w:id="66"/>
      <w:r>
        <w:commentReference w:id="66"/>
      </w:r>
      <w:ins w:id="579" w:author="Autor desconhecido" w:date="2025-09-28T17:20:19Z">
        <w:r>
          <w:rPr>
            <w:shd w:fill="FFFF38" w:val="clear"/>
          </w:rPr>
          <w:commentReference w:id="67"/>
        </w:r>
      </w:ins>
    </w:p>
    <w:tbl>
      <w:tblPr>
        <w:tblW w:w="9181" w:type="dxa"/>
        <w:jc w:val="center"/>
        <w:tblInd w:w="0" w:type="dxa"/>
        <w:tblLayout w:type="fixed"/>
        <w:tblCellMar>
          <w:top w:w="0" w:type="dxa"/>
          <w:start w:w="108" w:type="dxa"/>
          <w:bottom w:w="0" w:type="dxa"/>
          <w:end w:w="108" w:type="dxa"/>
        </w:tblCellMar>
      </w:tblPr>
      <w:tblGrid>
        <w:gridCol w:w="2990"/>
        <w:gridCol w:w="2451"/>
        <w:gridCol w:w="3740"/>
      </w:tblGrid>
      <w:tr>
        <w:trPr>
          <w:tblHeader w:val="true"/>
        </w:trPr>
        <w:tc>
          <w:tcPr>
            <w:tcW w:w="2990"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spacing w:lineRule="auto" w:line="240"/>
              <w:jc w:val="start"/>
              <w:rPr>
                <w:rFonts w:ascii="Times New Roman" w:hAnsi="Times New Roman" w:eastAsia="Times New Roman" w:cs="Times New Roman"/>
                <w:b/>
                <w:sz w:val="22"/>
                <w:szCs w:val="22"/>
                <w:shd w:fill="FFFF38" w:val="clear"/>
              </w:rPr>
            </w:pPr>
            <w:r>
              <w:rPr>
                <w:rFonts w:eastAsia="Times New Roman" w:cs="Times New Roman" w:ascii="Times New Roman" w:hAnsi="Times New Roman"/>
                <w:rFonts w:ascii="Times New Roman" w:hAnsi="Times New Roman" w:eastAsia="Times New Roman" w:cs="Times New Roman"/>
                <w:b/>
                <w:sz w:val="22"/>
                <w:szCs w:val="22"/>
                <w:shd w:fill="FFFF38" w:val="clear"/>
                <w:rPrChange w:id="0" w:author="Autor desconhecido" w:date="2025-09-28T17:22:10Z">
                  <w:rPr>
                    <w:sz w:val="22"/>
                    <w:b/>
                    <w:szCs w:val="22"/>
                  </w:rPr>
                </w:rPrChange>
              </w:rPr>
              <w:t>Variável</w:t>
            </w:r>
          </w:p>
        </w:tc>
        <w:tc>
          <w:tcPr>
            <w:tcW w:w="2451"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spacing w:lineRule="auto" w:line="240"/>
              <w:jc w:val="start"/>
              <w:rPr>
                <w:rFonts w:ascii="Times New Roman" w:hAnsi="Times New Roman" w:eastAsia="Times New Roman" w:cs="Times New Roman"/>
                <w:b/>
                <w:sz w:val="22"/>
                <w:szCs w:val="22"/>
                <w:shd w:fill="FFFF38" w:val="clear"/>
              </w:rPr>
            </w:pPr>
            <w:r>
              <w:rPr>
                <w:rFonts w:eastAsia="Times New Roman" w:cs="Times New Roman" w:ascii="Times New Roman" w:hAnsi="Times New Roman"/>
                <w:rFonts w:ascii="Times New Roman" w:hAnsi="Times New Roman" w:eastAsia="Times New Roman" w:cs="Times New Roman"/>
                <w:b/>
                <w:sz w:val="22"/>
                <w:szCs w:val="22"/>
                <w:shd w:fill="FFFF38" w:val="clear"/>
                <w:rPrChange w:id="0" w:author="Autor desconhecido" w:date="2025-09-28T17:22:10Z">
                  <w:rPr>
                    <w:sz w:val="22"/>
                    <w:b/>
                    <w:szCs w:val="22"/>
                  </w:rPr>
                </w:rPrChange>
              </w:rPr>
              <w:t>Método de Medição</w:t>
            </w:r>
          </w:p>
        </w:tc>
        <w:tc>
          <w:tcPr>
            <w:tcW w:w="3740"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spacing w:lineRule="auto" w:line="240"/>
              <w:jc w:val="start"/>
              <w:rPr>
                <w:rFonts w:ascii="Times New Roman" w:hAnsi="Times New Roman" w:eastAsia="Times New Roman" w:cs="Times New Roman"/>
                <w:b/>
                <w:sz w:val="22"/>
                <w:szCs w:val="22"/>
                <w:shd w:fill="FFFF38" w:val="clear"/>
              </w:rPr>
            </w:pPr>
            <w:r>
              <w:rPr>
                <w:rFonts w:eastAsia="Times New Roman" w:cs="Times New Roman" w:ascii="Times New Roman" w:hAnsi="Times New Roman"/>
                <w:rFonts w:ascii="Times New Roman" w:hAnsi="Times New Roman" w:eastAsia="Times New Roman" w:cs="Times New Roman"/>
                <w:b/>
                <w:sz w:val="22"/>
                <w:szCs w:val="22"/>
                <w:shd w:fill="FFFF38" w:val="clear"/>
                <w:rPrChange w:id="0" w:author="Autor desconhecido" w:date="2025-09-28T17:22:10Z">
                  <w:rPr>
                    <w:sz w:val="22"/>
                    <w:b/>
                    <w:szCs w:val="22"/>
                  </w:rPr>
                </w:rPrChange>
              </w:rPr>
              <w:t>Justificativa</w:t>
            </w:r>
          </w:p>
        </w:tc>
      </w:tr>
      <w:tr>
        <w:trPr/>
        <w:tc>
          <w:tcPr>
            <w:tcW w:w="29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Times New Roman" w:hAnsi="Times New Roman" w:eastAsia="Times New Roman" w:cs="Times New Roman"/>
                <w:sz w:val="22"/>
                <w:szCs w:val="22"/>
                <w:shd w:fill="FFFF38" w:val="clear"/>
              </w:rPr>
            </w:pPr>
            <w:r>
              <w:rPr>
                <w:rFonts w:eastAsia="Times New Roman" w:cs="Times New Roman" w:ascii="Times New Roman" w:hAnsi="Times New Roman"/>
                <w:rFonts w:ascii="Times New Roman" w:hAnsi="Times New Roman" w:eastAsia="Times New Roman" w:cs="Times New Roman"/>
                <w:sz w:val="22"/>
                <w:szCs w:val="22"/>
                <w:shd w:fill="FFFF38" w:val="clear"/>
                <w:rPrChange w:id="0" w:author="Autor desconhecido" w:date="2025-09-28T17:22:10Z">
                  <w:rPr>
                    <w:sz w:val="22"/>
                    <w:szCs w:val="22"/>
                  </w:rPr>
                </w:rPrChange>
              </w:rPr>
              <w:t>Tempo de sustentação</w:t>
            </w:r>
          </w:p>
        </w:tc>
        <w:tc>
          <w:tcPr>
            <w:tcW w:w="245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Times New Roman" w:hAnsi="Times New Roman" w:eastAsia="Times New Roman" w:cs="Times New Roman"/>
                <w:sz w:val="22"/>
                <w:szCs w:val="22"/>
                <w:shd w:fill="FFFF38" w:val="clear"/>
              </w:rPr>
            </w:pPr>
            <w:r>
              <w:rPr>
                <w:rFonts w:eastAsia="Times New Roman" w:cs="Times New Roman" w:ascii="Times New Roman" w:hAnsi="Times New Roman"/>
                <w:rFonts w:ascii="Times New Roman" w:hAnsi="Times New Roman" w:eastAsia="Times New Roman" w:cs="Times New Roman"/>
                <w:sz w:val="22"/>
                <w:szCs w:val="22"/>
                <w:shd w:fill="FFFF38" w:val="clear"/>
                <w:rPrChange w:id="0" w:author="Autor desconhecido" w:date="2025-09-28T17:22:10Z">
                  <w:rPr>
                    <w:sz w:val="22"/>
                    <w:szCs w:val="22"/>
                  </w:rPr>
                </w:rPrChange>
              </w:rPr>
              <w:t xml:space="preserve">Captura de Movimento  </w:t>
            </w:r>
          </w:p>
          <w:p>
            <w:pPr>
              <w:pStyle w:val="Normal"/>
              <w:spacing w:lineRule="auto" w:line="240"/>
              <w:jc w:val="start"/>
              <w:rPr>
                <w:rFonts w:ascii="Times New Roman" w:hAnsi="Times New Roman" w:eastAsia="Times New Roman" w:cs="Times New Roman"/>
                <w:sz w:val="22"/>
                <w:szCs w:val="22"/>
                <w:shd w:fill="FFFF38" w:val="clear"/>
              </w:rPr>
            </w:pPr>
            <w:r>
              <w:rPr>
                <w:rFonts w:eastAsia="Times New Roman" w:cs="Times New Roman" w:ascii="Times New Roman" w:hAnsi="Times New Roman"/>
                <w:rFonts w:ascii="Times New Roman" w:hAnsi="Times New Roman" w:eastAsia="Times New Roman" w:cs="Times New Roman"/>
                <w:sz w:val="22"/>
                <w:szCs w:val="22"/>
                <w:shd w:fill="FFFF38" w:val="clear"/>
                <w:rPrChange w:id="0" w:author="Autor desconhecido" w:date="2025-09-28T17:22:10Z">
                  <w:rPr>
                    <w:sz w:val="22"/>
                    <w:szCs w:val="22"/>
                  </w:rPr>
                </w:rPrChange>
              </w:rPr>
              <w:t>(Vicon®)</w:t>
            </w:r>
          </w:p>
        </w:tc>
        <w:tc>
          <w:tcPr>
            <w:tcW w:w="374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Times New Roman" w:hAnsi="Times New Roman" w:eastAsia="Times New Roman" w:cs="Times New Roman"/>
                <w:sz w:val="22"/>
                <w:szCs w:val="22"/>
                <w:shd w:fill="FFFF38" w:val="clear"/>
              </w:rPr>
            </w:pPr>
            <w:r>
              <w:rPr>
                <w:rFonts w:eastAsia="Times New Roman" w:cs="Times New Roman" w:ascii="Times New Roman" w:hAnsi="Times New Roman"/>
                <w:rFonts w:ascii="Times New Roman" w:hAnsi="Times New Roman" w:eastAsia="Times New Roman" w:cs="Times New Roman"/>
                <w:sz w:val="22"/>
                <w:szCs w:val="22"/>
                <w:shd w:fill="FFFF38" w:val="clear"/>
                <w:rPrChange w:id="0" w:author="Autor desconhecido" w:date="2025-09-28T17:22:10Z">
                  <w:rPr>
                    <w:sz w:val="22"/>
                    <w:szCs w:val="22"/>
                  </w:rPr>
                </w:rPrChange>
              </w:rPr>
              <w:t>Reflete a capacidade básica de manutenção do equilíbrio.</w:t>
            </w:r>
          </w:p>
        </w:tc>
      </w:tr>
      <w:tr>
        <w:trPr/>
        <w:tc>
          <w:tcPr>
            <w:tcW w:w="29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Times New Roman" w:hAnsi="Times New Roman" w:eastAsia="Times New Roman" w:cs="Times New Roman"/>
                <w:sz w:val="22"/>
                <w:szCs w:val="22"/>
                <w:shd w:fill="FFFF38" w:val="clear"/>
              </w:rPr>
            </w:pPr>
            <w:r>
              <w:rPr>
                <w:rFonts w:eastAsia="Times New Roman" w:cs="Times New Roman" w:ascii="Times New Roman" w:hAnsi="Times New Roman"/>
                <w:rFonts w:ascii="Times New Roman" w:hAnsi="Times New Roman" w:eastAsia="Times New Roman" w:cs="Times New Roman"/>
                <w:sz w:val="22"/>
                <w:szCs w:val="22"/>
                <w:shd w:fill="FFFF38" w:val="clear"/>
                <w:rPrChange w:id="0" w:author="Autor desconhecido" w:date="2025-09-28T17:22:10Z">
                  <w:rPr>
                    <w:sz w:val="22"/>
                    <w:szCs w:val="22"/>
                  </w:rPr>
                </w:rPrChange>
              </w:rPr>
              <w:t>Ângulos de punho, ombro e quadril</w:t>
            </w:r>
          </w:p>
        </w:tc>
        <w:tc>
          <w:tcPr>
            <w:tcW w:w="245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Times New Roman" w:hAnsi="Times New Roman" w:eastAsia="Times New Roman" w:cs="Times New Roman"/>
                <w:sz w:val="22"/>
                <w:szCs w:val="22"/>
                <w:shd w:fill="FFFF38" w:val="clear"/>
              </w:rPr>
            </w:pPr>
            <w:r>
              <w:rPr>
                <w:rFonts w:eastAsia="Times New Roman" w:cs="Times New Roman" w:ascii="Times New Roman" w:hAnsi="Times New Roman"/>
                <w:rFonts w:ascii="Times New Roman" w:hAnsi="Times New Roman" w:eastAsia="Times New Roman" w:cs="Times New Roman"/>
                <w:sz w:val="22"/>
                <w:szCs w:val="22"/>
                <w:shd w:fill="FFFF38" w:val="clear"/>
                <w:rPrChange w:id="0" w:author="Autor desconhecido" w:date="2025-09-28T17:22:10Z">
                  <w:rPr>
                    <w:sz w:val="22"/>
                    <w:szCs w:val="22"/>
                  </w:rPr>
                </w:rPrChange>
              </w:rPr>
              <w:t xml:space="preserve">Captura de Movimento </w:t>
            </w:r>
          </w:p>
          <w:p>
            <w:pPr>
              <w:pStyle w:val="Normal"/>
              <w:spacing w:lineRule="auto" w:line="240"/>
              <w:jc w:val="start"/>
              <w:rPr>
                <w:rFonts w:ascii="Times New Roman" w:hAnsi="Times New Roman" w:eastAsia="Times New Roman" w:cs="Times New Roman"/>
                <w:sz w:val="22"/>
                <w:szCs w:val="22"/>
                <w:shd w:fill="FFFF38" w:val="clear"/>
              </w:rPr>
            </w:pPr>
            <w:r>
              <w:rPr>
                <w:rFonts w:eastAsia="Times New Roman" w:cs="Times New Roman" w:ascii="Times New Roman" w:hAnsi="Times New Roman"/>
                <w:rFonts w:ascii="Times New Roman" w:hAnsi="Times New Roman" w:eastAsia="Times New Roman" w:cs="Times New Roman"/>
                <w:sz w:val="22"/>
                <w:szCs w:val="22"/>
                <w:shd w:fill="FFFF38" w:val="clear"/>
                <w:rPrChange w:id="0" w:author="Autor desconhecido" w:date="2025-09-28T17:22:10Z">
                  <w:rPr>
                    <w:sz w:val="22"/>
                    <w:szCs w:val="22"/>
                  </w:rPr>
                </w:rPrChange>
              </w:rPr>
              <w:t xml:space="preserve">(Vicon®) </w:t>
            </w:r>
          </w:p>
        </w:tc>
        <w:tc>
          <w:tcPr>
            <w:tcW w:w="374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Times New Roman" w:hAnsi="Times New Roman" w:eastAsia="Times New Roman" w:cs="Times New Roman"/>
                <w:sz w:val="22"/>
                <w:szCs w:val="22"/>
                <w:shd w:fill="FFFF38" w:val="clear"/>
              </w:rPr>
            </w:pPr>
            <w:r>
              <w:rPr>
                <w:rFonts w:eastAsia="Times New Roman" w:cs="Times New Roman" w:ascii="Times New Roman" w:hAnsi="Times New Roman"/>
                <w:rFonts w:ascii="Times New Roman" w:hAnsi="Times New Roman" w:eastAsia="Times New Roman" w:cs="Times New Roman"/>
                <w:sz w:val="22"/>
                <w:szCs w:val="22"/>
                <w:shd w:fill="FFFF38" w:val="clear"/>
                <w:rPrChange w:id="0" w:author="Autor desconhecido" w:date="2025-09-28T17:22:10Z">
                  <w:rPr>
                    <w:sz w:val="22"/>
                    <w:szCs w:val="22"/>
                  </w:rPr>
                </w:rPrChange>
              </w:rPr>
              <w:t>Verifica o alinhamento corporal e estratégias de compensação.</w:t>
            </w:r>
          </w:p>
        </w:tc>
      </w:tr>
      <w:tr>
        <w:trPr/>
        <w:tc>
          <w:tcPr>
            <w:tcW w:w="29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Times New Roman" w:hAnsi="Times New Roman" w:eastAsia="Times New Roman" w:cs="Times New Roman"/>
                <w:sz w:val="22"/>
                <w:szCs w:val="22"/>
                <w:shd w:fill="FFFF38" w:val="clear"/>
              </w:rPr>
            </w:pPr>
            <w:r>
              <w:rPr>
                <w:rFonts w:eastAsia="Times New Roman" w:cs="Times New Roman" w:ascii="Times New Roman" w:hAnsi="Times New Roman"/>
                <w:rFonts w:ascii="Times New Roman" w:hAnsi="Times New Roman" w:eastAsia="Times New Roman" w:cs="Times New Roman"/>
                <w:sz w:val="22"/>
                <w:szCs w:val="22"/>
                <w:shd w:fill="FFFF38" w:val="clear"/>
                <w:rPrChange w:id="0" w:author="Autor desconhecido" w:date="2025-09-28T17:22:10Z">
                  <w:rPr>
                    <w:sz w:val="22"/>
                    <w:szCs w:val="22"/>
                  </w:rPr>
                </w:rPrChange>
              </w:rPr>
              <w:t>Base de apoio</w:t>
            </w:r>
          </w:p>
        </w:tc>
        <w:tc>
          <w:tcPr>
            <w:tcW w:w="245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Times New Roman" w:hAnsi="Times New Roman" w:eastAsia="Times New Roman" w:cs="Times New Roman"/>
                <w:sz w:val="22"/>
                <w:szCs w:val="22"/>
                <w:shd w:fill="FFFF38" w:val="clear"/>
              </w:rPr>
            </w:pPr>
            <w:r>
              <w:rPr>
                <w:rFonts w:eastAsia="Times New Roman" w:cs="Times New Roman" w:ascii="Times New Roman" w:hAnsi="Times New Roman"/>
                <w:rFonts w:ascii="Times New Roman" w:hAnsi="Times New Roman" w:eastAsia="Times New Roman" w:cs="Times New Roman"/>
                <w:sz w:val="22"/>
                <w:szCs w:val="22"/>
                <w:shd w:fill="FFFF38" w:val="clear"/>
                <w:rPrChange w:id="0" w:author="Autor desconhecido" w:date="2025-09-28T17:22:10Z">
                  <w:rPr>
                    <w:sz w:val="22"/>
                    <w:szCs w:val="22"/>
                  </w:rPr>
                </w:rPrChange>
              </w:rPr>
              <w:t xml:space="preserve">Captura de Movimento </w:t>
            </w:r>
          </w:p>
          <w:p>
            <w:pPr>
              <w:pStyle w:val="Normal"/>
              <w:spacing w:lineRule="auto" w:line="240"/>
              <w:jc w:val="start"/>
              <w:rPr>
                <w:rFonts w:ascii="Times New Roman" w:hAnsi="Times New Roman" w:eastAsia="Times New Roman" w:cs="Times New Roman"/>
                <w:sz w:val="22"/>
                <w:szCs w:val="22"/>
                <w:shd w:fill="FFFF38" w:val="clear"/>
              </w:rPr>
            </w:pPr>
            <w:r>
              <w:rPr>
                <w:rFonts w:eastAsia="Times New Roman" w:cs="Times New Roman" w:ascii="Times New Roman" w:hAnsi="Times New Roman"/>
                <w:rFonts w:ascii="Times New Roman" w:hAnsi="Times New Roman" w:eastAsia="Times New Roman" w:cs="Times New Roman"/>
                <w:sz w:val="22"/>
                <w:szCs w:val="22"/>
                <w:shd w:fill="FFFF38" w:val="clear"/>
                <w:rPrChange w:id="0" w:author="Autor desconhecido" w:date="2025-09-28T17:22:10Z">
                  <w:rPr>
                    <w:sz w:val="22"/>
                    <w:szCs w:val="22"/>
                  </w:rPr>
                </w:rPrChange>
              </w:rPr>
              <w:t>(Vicon®)</w:t>
            </w:r>
          </w:p>
        </w:tc>
        <w:tc>
          <w:tcPr>
            <w:tcW w:w="374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Times New Roman" w:hAnsi="Times New Roman" w:eastAsia="Times New Roman" w:cs="Times New Roman"/>
                <w:sz w:val="22"/>
                <w:szCs w:val="22"/>
                <w:shd w:fill="FFFF38" w:val="clear"/>
              </w:rPr>
            </w:pPr>
            <w:r>
              <w:rPr>
                <w:rFonts w:eastAsia="Times New Roman" w:cs="Times New Roman" w:ascii="Times New Roman" w:hAnsi="Times New Roman"/>
                <w:rFonts w:ascii="Times New Roman" w:hAnsi="Times New Roman" w:eastAsia="Times New Roman" w:cs="Times New Roman"/>
                <w:sz w:val="22"/>
                <w:szCs w:val="22"/>
                <w:shd w:fill="FFFF38" w:val="clear"/>
                <w:rPrChange w:id="0" w:author="Autor desconhecido" w:date="2025-09-28T17:22:10Z">
                  <w:rPr>
                    <w:sz w:val="22"/>
                    <w:szCs w:val="22"/>
                  </w:rPr>
                </w:rPrChange>
              </w:rPr>
              <w:t>Avalia se uma base mais estreita ou mais ampla influencia a estabilidade.</w:t>
            </w:r>
          </w:p>
        </w:tc>
      </w:tr>
      <w:tr>
        <w:trPr/>
        <w:tc>
          <w:tcPr>
            <w:tcW w:w="29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Times New Roman" w:hAnsi="Times New Roman" w:eastAsia="Times New Roman" w:cs="Times New Roman"/>
                <w:sz w:val="22"/>
                <w:szCs w:val="22"/>
                <w:shd w:fill="FFFF38" w:val="clear"/>
              </w:rPr>
            </w:pPr>
            <w:r>
              <w:rPr>
                <w:rFonts w:eastAsia="Times New Roman" w:cs="Times New Roman" w:ascii="Times New Roman" w:hAnsi="Times New Roman"/>
                <w:rFonts w:ascii="Times New Roman" w:hAnsi="Times New Roman" w:eastAsia="Times New Roman" w:cs="Times New Roman"/>
                <w:sz w:val="22"/>
                <w:szCs w:val="22"/>
                <w:shd w:fill="FFFF38" w:val="clear"/>
                <w:rPrChange w:id="0" w:author="Autor desconhecido" w:date="2025-09-28T17:22:10Z">
                  <w:rPr>
                    <w:sz w:val="22"/>
                    <w:szCs w:val="22"/>
                  </w:rPr>
                </w:rPrChange>
              </w:rPr>
              <w:t>Variabilidade do CoP</w:t>
            </w:r>
          </w:p>
        </w:tc>
        <w:tc>
          <w:tcPr>
            <w:tcW w:w="245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Times New Roman" w:hAnsi="Times New Roman" w:eastAsia="Times New Roman" w:cs="Times New Roman"/>
                <w:sz w:val="22"/>
                <w:szCs w:val="22"/>
                <w:shd w:fill="FFFF38" w:val="clear"/>
              </w:rPr>
            </w:pPr>
            <w:r>
              <w:rPr>
                <w:rFonts w:eastAsia="Times New Roman" w:cs="Times New Roman" w:ascii="Times New Roman" w:hAnsi="Times New Roman"/>
                <w:rFonts w:ascii="Times New Roman" w:hAnsi="Times New Roman" w:eastAsia="Times New Roman" w:cs="Times New Roman"/>
                <w:sz w:val="22"/>
                <w:szCs w:val="22"/>
                <w:shd w:fill="FFFF38" w:val="clear"/>
                <w:rPrChange w:id="0" w:author="Autor desconhecido" w:date="2025-09-28T17:22:10Z">
                  <w:rPr>
                    <w:sz w:val="22"/>
                    <w:szCs w:val="22"/>
                  </w:rPr>
                </w:rPrChange>
              </w:rPr>
              <w:t>Plataforma de Força (Bertec®)</w:t>
            </w:r>
          </w:p>
        </w:tc>
        <w:tc>
          <w:tcPr>
            <w:tcW w:w="374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Times New Roman" w:hAnsi="Times New Roman" w:eastAsia="Times New Roman" w:cs="Times New Roman"/>
                <w:sz w:val="22"/>
                <w:szCs w:val="22"/>
                <w:shd w:fill="FFFF38" w:val="clear"/>
              </w:rPr>
            </w:pPr>
            <w:r>
              <w:rPr>
                <w:rFonts w:eastAsia="Times New Roman" w:cs="Times New Roman" w:ascii="Times New Roman" w:hAnsi="Times New Roman"/>
                <w:rFonts w:ascii="Times New Roman" w:hAnsi="Times New Roman" w:eastAsia="Times New Roman" w:cs="Times New Roman"/>
                <w:sz w:val="22"/>
                <w:szCs w:val="22"/>
                <w:shd w:fill="FFFF38" w:val="clear"/>
                <w:rPrChange w:id="0" w:author="Autor desconhecido" w:date="2025-09-28T17:22:10Z">
                  <w:rPr>
                    <w:sz w:val="22"/>
                    <w:szCs w:val="22"/>
                  </w:rPr>
                </w:rPrChange>
              </w:rPr>
              <w:t>Quantifica a estabilidade e a complexidade dos ajustes posturais.</w:t>
            </w:r>
          </w:p>
        </w:tc>
      </w:tr>
      <w:tr>
        <w:trPr/>
        <w:tc>
          <w:tcPr>
            <w:tcW w:w="29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Times New Roman" w:hAnsi="Times New Roman" w:eastAsia="Times New Roman" w:cs="Times New Roman"/>
                <w:sz w:val="22"/>
                <w:szCs w:val="22"/>
                <w:shd w:fill="FFFF38" w:val="clear"/>
              </w:rPr>
            </w:pPr>
            <w:r>
              <w:rPr>
                <w:rFonts w:eastAsia="Times New Roman" w:cs="Times New Roman" w:ascii="Times New Roman" w:hAnsi="Times New Roman"/>
                <w:rFonts w:ascii="Times New Roman" w:hAnsi="Times New Roman" w:eastAsia="Times New Roman" w:cs="Times New Roman"/>
                <w:sz w:val="22"/>
                <w:szCs w:val="22"/>
                <w:shd w:fill="FFFF38" w:val="clear"/>
                <w:rPrChange w:id="0" w:author="Autor desconhecido" w:date="2025-09-28T17:22:10Z">
                  <w:rPr>
                    <w:sz w:val="22"/>
                    <w:szCs w:val="22"/>
                  </w:rPr>
                </w:rPrChange>
              </w:rPr>
              <w:t>Força de flexores de punhos</w:t>
            </w:r>
          </w:p>
        </w:tc>
        <w:tc>
          <w:tcPr>
            <w:tcW w:w="245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Times New Roman" w:hAnsi="Times New Roman" w:eastAsia="Times New Roman" w:cs="Times New Roman"/>
                <w:sz w:val="22"/>
                <w:szCs w:val="22"/>
                <w:shd w:fill="FFFF38" w:val="clear"/>
              </w:rPr>
            </w:pPr>
            <w:r>
              <w:rPr>
                <w:rFonts w:eastAsia="Times New Roman" w:cs="Times New Roman" w:ascii="Times New Roman" w:hAnsi="Times New Roman"/>
                <w:rFonts w:ascii="Times New Roman" w:hAnsi="Times New Roman" w:eastAsia="Times New Roman" w:cs="Times New Roman"/>
                <w:sz w:val="22"/>
                <w:szCs w:val="22"/>
                <w:shd w:fill="FFFF38" w:val="clear"/>
                <w:rPrChange w:id="0" w:author="Autor desconhecido" w:date="2025-09-28T17:22:10Z">
                  <w:rPr>
                    <w:sz w:val="22"/>
                    <w:szCs w:val="22"/>
                  </w:rPr>
                </w:rPrChange>
              </w:rPr>
              <w:t xml:space="preserve">Dinamômetro </w:t>
            </w:r>
          </w:p>
        </w:tc>
        <w:tc>
          <w:tcPr>
            <w:tcW w:w="374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Times New Roman" w:hAnsi="Times New Roman" w:eastAsia="Times New Roman" w:cs="Times New Roman"/>
                <w:sz w:val="22"/>
                <w:szCs w:val="22"/>
                <w:shd w:fill="FFFF38" w:val="clear"/>
              </w:rPr>
            </w:pPr>
            <w:r>
              <w:rPr>
                <w:rFonts w:eastAsia="Times New Roman" w:cs="Times New Roman" w:ascii="Times New Roman" w:hAnsi="Times New Roman"/>
                <w:rFonts w:ascii="Times New Roman" w:hAnsi="Times New Roman" w:eastAsia="Times New Roman" w:cs="Times New Roman"/>
                <w:sz w:val="22"/>
                <w:szCs w:val="22"/>
                <w:shd w:fill="FFFF38" w:val="clear"/>
                <w:rPrChange w:id="0" w:author="Autor desconhecido" w:date="2025-09-28T17:22:10Z">
                  <w:rPr>
                    <w:sz w:val="22"/>
                    <w:szCs w:val="22"/>
                  </w:rPr>
                </w:rPrChange>
              </w:rPr>
              <w:t>Relaciona-se à capacidade de ajustes finos na base de apoio.</w:t>
            </w:r>
          </w:p>
        </w:tc>
      </w:tr>
      <w:tr>
        <w:trPr/>
        <w:tc>
          <w:tcPr>
            <w:tcW w:w="29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Times New Roman" w:hAnsi="Times New Roman" w:eastAsia="Times New Roman" w:cs="Times New Roman"/>
                <w:sz w:val="22"/>
                <w:szCs w:val="22"/>
                <w:shd w:fill="FFFF38" w:val="clear"/>
              </w:rPr>
            </w:pPr>
            <w:r>
              <w:rPr>
                <w:rFonts w:eastAsia="Times New Roman" w:cs="Times New Roman" w:ascii="Times New Roman" w:hAnsi="Times New Roman"/>
                <w:rFonts w:ascii="Times New Roman" w:hAnsi="Times New Roman" w:eastAsia="Times New Roman" w:cs="Times New Roman"/>
                <w:sz w:val="22"/>
                <w:szCs w:val="22"/>
                <w:shd w:fill="FFFF38" w:val="clear"/>
                <w:rPrChange w:id="0" w:author="Autor desconhecido" w:date="2025-09-28T17:22:10Z">
                  <w:rPr>
                    <w:sz w:val="22"/>
                    <w:szCs w:val="22"/>
                  </w:rPr>
                </w:rPrChange>
              </w:rPr>
              <w:t>Força de flexores dos dedos</w:t>
            </w:r>
          </w:p>
        </w:tc>
        <w:tc>
          <w:tcPr>
            <w:tcW w:w="245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Times New Roman" w:hAnsi="Times New Roman" w:eastAsia="Times New Roman" w:cs="Times New Roman"/>
                <w:sz w:val="22"/>
                <w:szCs w:val="22"/>
                <w:shd w:fill="FFFF38" w:val="clear"/>
              </w:rPr>
            </w:pPr>
            <w:r>
              <w:rPr>
                <w:rFonts w:eastAsia="Times New Roman" w:cs="Times New Roman" w:ascii="Times New Roman" w:hAnsi="Times New Roman"/>
                <w:rFonts w:ascii="Times New Roman" w:hAnsi="Times New Roman" w:eastAsia="Times New Roman" w:cs="Times New Roman"/>
                <w:sz w:val="22"/>
                <w:szCs w:val="22"/>
                <w:shd w:fill="FFFF38" w:val="clear"/>
                <w:rPrChange w:id="0" w:author="Autor desconhecido" w:date="2025-09-28T17:22:10Z">
                  <w:rPr>
                    <w:sz w:val="22"/>
                    <w:szCs w:val="22"/>
                  </w:rPr>
                </w:rPrChange>
              </w:rPr>
              <w:t xml:space="preserve">Dinamômetro </w:t>
            </w:r>
          </w:p>
        </w:tc>
        <w:tc>
          <w:tcPr>
            <w:tcW w:w="374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Times New Roman" w:hAnsi="Times New Roman" w:eastAsia="Times New Roman" w:cs="Times New Roman"/>
                <w:sz w:val="22"/>
                <w:szCs w:val="22"/>
                <w:shd w:fill="FFFF38" w:val="clear"/>
              </w:rPr>
            </w:pPr>
            <w:r>
              <w:rPr>
                <w:rFonts w:eastAsia="Times New Roman" w:cs="Times New Roman" w:ascii="Times New Roman" w:hAnsi="Times New Roman"/>
                <w:rFonts w:ascii="Times New Roman" w:hAnsi="Times New Roman" w:eastAsia="Times New Roman" w:cs="Times New Roman"/>
                <w:sz w:val="22"/>
                <w:szCs w:val="22"/>
                <w:shd w:fill="FFFF38" w:val="clear"/>
                <w:rPrChange w:id="0" w:author="Autor desconhecido" w:date="2025-09-28T17:22:10Z">
                  <w:rPr>
                    <w:sz w:val="22"/>
                    <w:szCs w:val="22"/>
                  </w:rPr>
                </w:rPrChange>
              </w:rPr>
              <w:t>Relaciona-se à capacidade de ajustes finos na base de apoio.</w:t>
            </w:r>
          </w:p>
        </w:tc>
      </w:tr>
      <w:tr>
        <w:trPr/>
        <w:tc>
          <w:tcPr>
            <w:tcW w:w="29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shd w:fill="FFFF38" w:val="clear"/>
              </w:rPr>
            </w:pPr>
            <w:r>
              <w:rPr>
                <w:rFonts w:eastAsia="Times New Roman" w:cs="Times New Roman" w:ascii="Times New Roman" w:hAnsi="Times New Roman"/>
                <w:rFonts w:ascii="Times New Roman" w:hAnsi="Times New Roman" w:eastAsia="Times New Roman" w:cs="Times New Roman"/>
                <w:sz w:val="22"/>
                <w:szCs w:val="22"/>
                <w:shd w:fill="FFFF38" w:val="clear"/>
                <w:rPrChange w:id="0" w:author="Autor desconhecido" w:date="2025-09-28T17:22:10Z">
                  <w:rPr>
                    <w:sz w:val="22"/>
                    <w:szCs w:val="22"/>
                  </w:rPr>
                </w:rPrChange>
              </w:rPr>
              <w:t xml:space="preserve">Força máxima relativa à massa corporal no </w:t>
            </w:r>
            <w:r>
              <w:rPr>
                <w:rFonts w:eastAsia="Times New Roman" w:cs="Times New Roman" w:ascii="Times New Roman" w:hAnsi="Times New Roman"/>
                <w:rFonts w:ascii="Times New Roman" w:hAnsi="Times New Roman" w:eastAsia="Times New Roman" w:cs="Times New Roman"/>
                <w:i/>
                <w:sz w:val="22"/>
                <w:szCs w:val="22"/>
                <w:shd w:fill="FFFF38" w:val="clear"/>
                <w:rPrChange w:id="0" w:author="Autor desconhecido" w:date="2025-09-28T17:22:10Z">
                  <w:rPr>
                    <w:sz w:val="22"/>
                    <w:i/>
                    <w:shd w:fill="FFFF38" w:val="clear"/>
                    <w:szCs w:val="22"/>
                  </w:rPr>
                </w:rPrChange>
              </w:rPr>
              <w:t>shoulder press</w:t>
            </w:r>
          </w:p>
        </w:tc>
        <w:tc>
          <w:tcPr>
            <w:tcW w:w="245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Times New Roman" w:hAnsi="Times New Roman" w:eastAsia="Times New Roman" w:cs="Times New Roman"/>
                <w:sz w:val="22"/>
                <w:szCs w:val="22"/>
                <w:shd w:fill="FFFF38" w:val="clear"/>
              </w:rPr>
            </w:pPr>
            <w:r>
              <w:rPr>
                <w:rFonts w:eastAsia="Times New Roman" w:cs="Times New Roman" w:ascii="Times New Roman" w:hAnsi="Times New Roman"/>
                <w:rFonts w:ascii="Times New Roman" w:hAnsi="Times New Roman" w:eastAsia="Times New Roman" w:cs="Times New Roman"/>
                <w:sz w:val="22"/>
                <w:szCs w:val="22"/>
                <w:shd w:fill="FFFF38" w:val="clear"/>
                <w:rPrChange w:id="0" w:author="Autor desconhecido" w:date="2025-09-28T17:22:10Z">
                  <w:rPr>
                    <w:sz w:val="22"/>
                    <w:szCs w:val="22"/>
                  </w:rPr>
                </w:rPrChange>
              </w:rPr>
              <w:t>Teste de 1-RM</w:t>
            </w:r>
          </w:p>
        </w:tc>
        <w:tc>
          <w:tcPr>
            <w:tcW w:w="374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Times New Roman" w:hAnsi="Times New Roman" w:eastAsia="Times New Roman" w:cs="Times New Roman"/>
                <w:sz w:val="22"/>
                <w:szCs w:val="22"/>
                <w:shd w:fill="FFFF38" w:val="clear"/>
              </w:rPr>
            </w:pPr>
            <w:r>
              <w:rPr>
                <w:rFonts w:eastAsia="Times New Roman" w:cs="Times New Roman" w:ascii="Times New Roman" w:hAnsi="Times New Roman"/>
                <w:rFonts w:ascii="Times New Roman" w:hAnsi="Times New Roman" w:eastAsia="Times New Roman" w:cs="Times New Roman"/>
                <w:sz w:val="22"/>
                <w:szCs w:val="22"/>
                <w:shd w:fill="FFFF38" w:val="clear"/>
                <w:rPrChange w:id="0" w:author="Autor desconhecido" w:date="2025-09-28T17:22:10Z">
                  <w:rPr>
                    <w:sz w:val="22"/>
                    <w:szCs w:val="22"/>
                  </w:rPr>
                </w:rPrChange>
              </w:rPr>
              <w:t>Relaciona-se à capacidade de sustentação da massa corporal.</w:t>
            </w:r>
          </w:p>
        </w:tc>
      </w:tr>
      <w:tr>
        <w:trPr/>
        <w:tc>
          <w:tcPr>
            <w:tcW w:w="29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shd w:fill="FFFF38" w:val="clear"/>
              </w:rPr>
            </w:pPr>
            <w:r>
              <w:rPr>
                <w:rFonts w:eastAsia="Times New Roman" w:cs="Times New Roman" w:ascii="Times New Roman" w:hAnsi="Times New Roman"/>
                <w:rFonts w:ascii="Times New Roman" w:hAnsi="Times New Roman" w:eastAsia="Times New Roman" w:cs="Times New Roman"/>
                <w:sz w:val="22"/>
                <w:szCs w:val="22"/>
                <w:shd w:fill="FFFF38" w:val="clear"/>
                <w:rPrChange w:id="0" w:author="Autor desconhecido" w:date="2025-09-28T17:22:10Z">
                  <w:rPr>
                    <w:sz w:val="22"/>
                    <w:szCs w:val="22"/>
                  </w:rPr>
                </w:rPrChange>
              </w:rPr>
              <w:t>Resistência em posição invertida (</w:t>
            </w:r>
            <w:r>
              <w:rPr>
                <w:rFonts w:eastAsia="Times New Roman" w:cs="Times New Roman" w:ascii="Times New Roman" w:hAnsi="Times New Roman"/>
                <w:rFonts w:ascii="Times New Roman" w:hAnsi="Times New Roman" w:eastAsia="Times New Roman" w:cs="Times New Roman"/>
                <w:i/>
                <w:sz w:val="22"/>
                <w:szCs w:val="22"/>
                <w:shd w:fill="FFFF38" w:val="clear"/>
                <w:rPrChange w:id="0" w:author="Autor desconhecido" w:date="2025-09-28T17:22:10Z">
                  <w:rPr>
                    <w:sz w:val="22"/>
                    <w:i/>
                    <w:shd w:fill="FFFF38" w:val="clear"/>
                    <w:szCs w:val="22"/>
                  </w:rPr>
                </w:rPrChange>
              </w:rPr>
              <w:t>wall-supported HS)</w:t>
            </w:r>
          </w:p>
        </w:tc>
        <w:tc>
          <w:tcPr>
            <w:tcW w:w="245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Times New Roman" w:hAnsi="Times New Roman" w:eastAsia="Times New Roman" w:cs="Times New Roman"/>
                <w:sz w:val="22"/>
                <w:szCs w:val="22"/>
                <w:shd w:fill="FFFF38" w:val="clear"/>
              </w:rPr>
            </w:pPr>
            <w:r>
              <w:rPr>
                <w:rFonts w:eastAsia="Times New Roman" w:cs="Times New Roman" w:ascii="Times New Roman" w:hAnsi="Times New Roman"/>
                <w:rFonts w:ascii="Times New Roman" w:hAnsi="Times New Roman" w:eastAsia="Times New Roman" w:cs="Times New Roman"/>
                <w:sz w:val="22"/>
                <w:szCs w:val="22"/>
                <w:shd w:fill="FFFF38" w:val="clear"/>
                <w:rPrChange w:id="0" w:author="Autor desconhecido" w:date="2025-09-28T17:22:10Z">
                  <w:rPr>
                    <w:sz w:val="22"/>
                    <w:szCs w:val="22"/>
                  </w:rPr>
                </w:rPrChange>
              </w:rPr>
              <w:t>Cronometro Digital</w:t>
            </w:r>
          </w:p>
        </w:tc>
        <w:tc>
          <w:tcPr>
            <w:tcW w:w="374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Times New Roman" w:hAnsi="Times New Roman" w:eastAsia="Times New Roman" w:cs="Times New Roman"/>
                <w:sz w:val="22"/>
                <w:szCs w:val="22"/>
                <w:shd w:fill="FFFF38" w:val="clear"/>
              </w:rPr>
            </w:pPr>
            <w:r>
              <w:rPr>
                <w:rFonts w:eastAsia="Times New Roman" w:cs="Times New Roman" w:ascii="Times New Roman" w:hAnsi="Times New Roman"/>
                <w:rFonts w:ascii="Times New Roman" w:hAnsi="Times New Roman" w:eastAsia="Times New Roman" w:cs="Times New Roman"/>
                <w:sz w:val="22"/>
                <w:szCs w:val="22"/>
                <w:shd w:fill="FFFF38" w:val="clear"/>
                <w:rPrChange w:id="0" w:author="Autor desconhecido" w:date="2025-09-28T17:22:10Z">
                  <w:rPr>
                    <w:sz w:val="22"/>
                    <w:szCs w:val="22"/>
                  </w:rPr>
                </w:rPrChange>
              </w:rPr>
              <w:t xml:space="preserve">Avalia capacidade de resistir à fadiga em posição invertida </w:t>
            </w:r>
          </w:p>
        </w:tc>
      </w:tr>
      <w:tr>
        <w:trPr/>
        <w:tc>
          <w:tcPr>
            <w:tcW w:w="29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Times New Roman" w:hAnsi="Times New Roman" w:eastAsia="Times New Roman" w:cs="Times New Roman"/>
                <w:sz w:val="22"/>
                <w:szCs w:val="22"/>
                <w:shd w:fill="FFFF38" w:val="clear"/>
              </w:rPr>
            </w:pPr>
            <w:r>
              <w:rPr>
                <w:rFonts w:eastAsia="Times New Roman" w:cs="Times New Roman" w:ascii="Times New Roman" w:hAnsi="Times New Roman"/>
                <w:rFonts w:ascii="Times New Roman" w:hAnsi="Times New Roman" w:eastAsia="Times New Roman" w:cs="Times New Roman"/>
                <w:sz w:val="22"/>
                <w:szCs w:val="22"/>
                <w:shd w:fill="FFFF38" w:val="clear"/>
                <w:rPrChange w:id="0" w:author="Autor desconhecido" w:date="2025-09-28T17:22:10Z">
                  <w:rPr>
                    <w:sz w:val="22"/>
                    <w:szCs w:val="22"/>
                  </w:rPr>
                </w:rPrChange>
              </w:rPr>
              <w:t>Altura do CoM</w:t>
            </w:r>
          </w:p>
        </w:tc>
        <w:tc>
          <w:tcPr>
            <w:tcW w:w="245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Times New Roman" w:hAnsi="Times New Roman" w:eastAsia="Times New Roman" w:cs="Times New Roman"/>
                <w:sz w:val="22"/>
                <w:szCs w:val="22"/>
                <w:shd w:fill="FFFF38" w:val="clear"/>
              </w:rPr>
            </w:pPr>
            <w:r>
              <w:rPr>
                <w:rFonts w:eastAsia="Times New Roman" w:cs="Times New Roman" w:ascii="Times New Roman" w:hAnsi="Times New Roman"/>
                <w:rFonts w:ascii="Times New Roman" w:hAnsi="Times New Roman" w:eastAsia="Times New Roman" w:cs="Times New Roman"/>
                <w:sz w:val="22"/>
                <w:szCs w:val="22"/>
                <w:shd w:fill="FFFF38" w:val="clear"/>
                <w:rPrChange w:id="0" w:author="Autor desconhecido" w:date="2025-09-28T17:22:10Z">
                  <w:rPr>
                    <w:sz w:val="22"/>
                    <w:szCs w:val="22"/>
                  </w:rPr>
                </w:rPrChange>
              </w:rPr>
              <w:t xml:space="preserve">Captura de Movimento </w:t>
            </w:r>
          </w:p>
          <w:p>
            <w:pPr>
              <w:pStyle w:val="Normal"/>
              <w:spacing w:lineRule="auto" w:line="240"/>
              <w:jc w:val="start"/>
              <w:rPr>
                <w:rFonts w:ascii="Times New Roman" w:hAnsi="Times New Roman" w:eastAsia="Times New Roman" w:cs="Times New Roman"/>
                <w:sz w:val="22"/>
                <w:szCs w:val="22"/>
                <w:shd w:fill="FFFF38" w:val="clear"/>
              </w:rPr>
            </w:pPr>
            <w:r>
              <w:rPr>
                <w:rFonts w:eastAsia="Times New Roman" w:cs="Times New Roman" w:ascii="Times New Roman" w:hAnsi="Times New Roman"/>
                <w:rFonts w:ascii="Times New Roman" w:hAnsi="Times New Roman" w:eastAsia="Times New Roman" w:cs="Times New Roman"/>
                <w:sz w:val="22"/>
                <w:szCs w:val="22"/>
                <w:shd w:fill="FFFF38" w:val="clear"/>
                <w:rPrChange w:id="0" w:author="Autor desconhecido" w:date="2025-09-28T17:22:10Z">
                  <w:rPr>
                    <w:sz w:val="22"/>
                    <w:szCs w:val="22"/>
                  </w:rPr>
                </w:rPrChange>
              </w:rPr>
              <w:t>(Vicon®)</w:t>
            </w:r>
          </w:p>
        </w:tc>
        <w:tc>
          <w:tcPr>
            <w:tcW w:w="374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Times New Roman" w:hAnsi="Times New Roman" w:eastAsia="Times New Roman" w:cs="Times New Roman"/>
                <w:sz w:val="22"/>
                <w:szCs w:val="22"/>
                <w:shd w:fill="FFFF38" w:val="clear"/>
              </w:rPr>
            </w:pPr>
            <w:r>
              <w:rPr>
                <w:rFonts w:eastAsia="Times New Roman" w:cs="Times New Roman" w:ascii="Times New Roman" w:hAnsi="Times New Roman"/>
                <w:rFonts w:ascii="Times New Roman" w:hAnsi="Times New Roman" w:eastAsia="Times New Roman" w:cs="Times New Roman"/>
                <w:sz w:val="22"/>
                <w:szCs w:val="22"/>
                <w:shd w:fill="FFFF38" w:val="clear"/>
                <w:rPrChange w:id="0" w:author="Autor desconhecido" w:date="2025-09-28T17:22:10Z">
                  <w:rPr>
                    <w:sz w:val="22"/>
                    <w:szCs w:val="22"/>
                  </w:rPr>
                </w:rPrChange>
              </w:rPr>
              <w:t>Verifica o nível instabilidade inerente à tarefa.</w:t>
            </w:r>
          </w:p>
        </w:tc>
      </w:tr>
      <w:tr>
        <w:trPr/>
        <w:tc>
          <w:tcPr>
            <w:tcW w:w="29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Times New Roman" w:hAnsi="Times New Roman" w:eastAsia="Times New Roman" w:cs="Times New Roman"/>
                <w:sz w:val="22"/>
                <w:szCs w:val="22"/>
                <w:shd w:fill="FFFF38" w:val="clear"/>
              </w:rPr>
            </w:pPr>
            <w:r>
              <w:rPr>
                <w:rFonts w:eastAsia="Times New Roman" w:cs="Times New Roman" w:ascii="Times New Roman" w:hAnsi="Times New Roman"/>
                <w:rFonts w:ascii="Times New Roman" w:hAnsi="Times New Roman" w:eastAsia="Times New Roman" w:cs="Times New Roman"/>
                <w:sz w:val="22"/>
                <w:szCs w:val="22"/>
                <w:shd w:fill="FFFF38" w:val="clear"/>
                <w:rPrChange w:id="0" w:author="Autor desconhecido" w:date="2025-09-28T17:22:10Z">
                  <w:rPr>
                    <w:sz w:val="22"/>
                    <w:szCs w:val="22"/>
                  </w:rPr>
                </w:rPrChange>
              </w:rPr>
              <w:t>Comprimentos dos Membros</w:t>
            </w:r>
          </w:p>
        </w:tc>
        <w:tc>
          <w:tcPr>
            <w:tcW w:w="245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Times New Roman" w:hAnsi="Times New Roman" w:eastAsia="Times New Roman" w:cs="Times New Roman"/>
                <w:sz w:val="22"/>
                <w:szCs w:val="22"/>
                <w:shd w:fill="FFFF38" w:val="clear"/>
              </w:rPr>
            </w:pPr>
            <w:r>
              <w:rPr>
                <w:rFonts w:eastAsia="Times New Roman" w:cs="Times New Roman" w:ascii="Times New Roman" w:hAnsi="Times New Roman"/>
                <w:rFonts w:ascii="Times New Roman" w:hAnsi="Times New Roman" w:eastAsia="Times New Roman" w:cs="Times New Roman"/>
                <w:sz w:val="22"/>
                <w:szCs w:val="22"/>
                <w:shd w:fill="FFFF38" w:val="clear"/>
                <w:rPrChange w:id="0" w:author="Autor desconhecido" w:date="2025-09-28T17:22:10Z">
                  <w:rPr>
                    <w:sz w:val="22"/>
                    <w:szCs w:val="22"/>
                  </w:rPr>
                </w:rPrChange>
              </w:rPr>
              <w:t xml:space="preserve">Captura de Movimento </w:t>
            </w:r>
          </w:p>
          <w:p>
            <w:pPr>
              <w:pStyle w:val="Normal"/>
              <w:spacing w:lineRule="auto" w:line="240"/>
              <w:jc w:val="start"/>
              <w:rPr>
                <w:rFonts w:ascii="Times New Roman" w:hAnsi="Times New Roman" w:eastAsia="Times New Roman" w:cs="Times New Roman"/>
                <w:sz w:val="22"/>
                <w:szCs w:val="22"/>
                <w:shd w:fill="FFFF38" w:val="clear"/>
              </w:rPr>
            </w:pPr>
            <w:r>
              <w:rPr>
                <w:rFonts w:eastAsia="Times New Roman" w:cs="Times New Roman" w:ascii="Times New Roman" w:hAnsi="Times New Roman"/>
                <w:rFonts w:ascii="Times New Roman" w:hAnsi="Times New Roman" w:eastAsia="Times New Roman" w:cs="Times New Roman"/>
                <w:sz w:val="22"/>
                <w:szCs w:val="22"/>
                <w:shd w:fill="FFFF38" w:val="clear"/>
                <w:rPrChange w:id="0" w:author="Autor desconhecido" w:date="2025-09-28T17:22:10Z">
                  <w:rPr>
                    <w:sz w:val="22"/>
                    <w:szCs w:val="22"/>
                  </w:rPr>
                </w:rPrChange>
              </w:rPr>
              <w:t>(Vicon®)</w:t>
            </w:r>
          </w:p>
        </w:tc>
        <w:tc>
          <w:tcPr>
            <w:tcW w:w="374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Times New Roman" w:hAnsi="Times New Roman" w:eastAsia="Times New Roman" w:cs="Times New Roman"/>
                <w:sz w:val="22"/>
                <w:szCs w:val="22"/>
                <w:shd w:fill="FFFF38" w:val="clear"/>
              </w:rPr>
            </w:pPr>
            <w:r>
              <w:rPr>
                <w:rFonts w:eastAsia="Times New Roman" w:cs="Times New Roman" w:ascii="Times New Roman" w:hAnsi="Times New Roman"/>
                <w:rFonts w:ascii="Times New Roman" w:hAnsi="Times New Roman" w:eastAsia="Times New Roman" w:cs="Times New Roman"/>
                <w:sz w:val="22"/>
                <w:szCs w:val="22"/>
                <w:shd w:fill="FFFF38" w:val="clear"/>
                <w:rPrChange w:id="0" w:author="Autor desconhecido" w:date="2025-09-28T17:22:10Z">
                  <w:rPr>
                    <w:sz w:val="22"/>
                    <w:szCs w:val="22"/>
                  </w:rPr>
                </w:rPrChange>
              </w:rPr>
              <w:t>Avalia o quanto o tamanho de braços e pernas pode influenciar na estabilidade.</w:t>
            </w:r>
          </w:p>
        </w:tc>
      </w:tr>
      <w:tr>
        <w:trPr/>
        <w:tc>
          <w:tcPr>
            <w:tcW w:w="29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Times New Roman" w:hAnsi="Times New Roman" w:eastAsia="Times New Roman" w:cs="Times New Roman"/>
                <w:sz w:val="22"/>
                <w:szCs w:val="22"/>
                <w:shd w:fill="FFFF38" w:val="clear"/>
              </w:rPr>
            </w:pPr>
            <w:r>
              <w:rPr>
                <w:rFonts w:eastAsia="Times New Roman" w:cs="Times New Roman" w:ascii="Times New Roman" w:hAnsi="Times New Roman"/>
                <w:rFonts w:ascii="Times New Roman" w:hAnsi="Times New Roman" w:eastAsia="Times New Roman" w:cs="Times New Roman"/>
                <w:sz w:val="22"/>
                <w:szCs w:val="22"/>
                <w:shd w:fill="FFFF38" w:val="clear"/>
                <w:rPrChange w:id="0" w:author="Autor desconhecido" w:date="2025-09-28T17:22:10Z">
                  <w:rPr>
                    <w:sz w:val="22"/>
                    <w:szCs w:val="22"/>
                  </w:rPr>
                </w:rPrChange>
              </w:rPr>
              <w:t>Composição Corporal</w:t>
            </w:r>
          </w:p>
        </w:tc>
        <w:tc>
          <w:tcPr>
            <w:tcW w:w="245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Times New Roman" w:hAnsi="Times New Roman" w:eastAsia="Times New Roman" w:cs="Times New Roman"/>
                <w:sz w:val="22"/>
                <w:szCs w:val="22"/>
                <w:shd w:fill="FFFF38" w:val="clear"/>
              </w:rPr>
            </w:pPr>
            <w:r>
              <w:rPr>
                <w:rFonts w:eastAsia="Times New Roman" w:cs="Times New Roman" w:ascii="Times New Roman" w:hAnsi="Times New Roman"/>
                <w:rFonts w:ascii="Times New Roman" w:hAnsi="Times New Roman" w:eastAsia="Times New Roman" w:cs="Times New Roman"/>
                <w:sz w:val="22"/>
                <w:szCs w:val="22"/>
                <w:shd w:fill="FFFF38" w:val="clear"/>
                <w:rPrChange w:id="0" w:author="Autor desconhecido" w:date="2025-09-28T17:22:10Z">
                  <w:rPr>
                    <w:sz w:val="22"/>
                    <w:szCs w:val="22"/>
                  </w:rPr>
                </w:rPrChange>
              </w:rPr>
              <w:t>Absorciometria de Raios-X de Dupla Energia (Dexa)</w:t>
            </w:r>
          </w:p>
        </w:tc>
        <w:tc>
          <w:tcPr>
            <w:tcW w:w="374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Times New Roman" w:hAnsi="Times New Roman" w:eastAsia="Times New Roman" w:cs="Times New Roman"/>
                <w:sz w:val="22"/>
                <w:szCs w:val="22"/>
                <w:shd w:fill="FFFF38" w:val="clear"/>
              </w:rPr>
            </w:pPr>
            <w:r>
              <w:rPr>
                <w:rFonts w:eastAsia="Times New Roman" w:cs="Times New Roman" w:ascii="Times New Roman" w:hAnsi="Times New Roman"/>
                <w:rFonts w:ascii="Times New Roman" w:hAnsi="Times New Roman" w:eastAsia="Times New Roman" w:cs="Times New Roman"/>
                <w:sz w:val="22"/>
                <w:szCs w:val="22"/>
                <w:shd w:fill="FFFF38" w:val="clear"/>
                <w:rPrChange w:id="0" w:author="Autor desconhecido" w:date="2025-09-28T17:22:10Z">
                  <w:rPr>
                    <w:sz w:val="22"/>
                    <w:szCs w:val="22"/>
                  </w:rPr>
                </w:rPrChange>
              </w:rPr>
              <w:t xml:space="preserve">Mede a quantidade de gordura e massa muscular. </w:t>
            </w:r>
          </w:p>
        </w:tc>
      </w:tr>
      <w:tr>
        <w:trPr/>
        <w:tc>
          <w:tcPr>
            <w:tcW w:w="2990" w:type="dxa"/>
            <w:tcBorders>
              <w:top w:val="single" w:sz="4" w:space="0" w:color="000000"/>
              <w:start w:val="single" w:sz="4" w:space="0" w:color="000000"/>
              <w:bottom w:val="single" w:sz="4" w:space="0" w:color="000000"/>
              <w:end w:val="single" w:sz="4" w:space="0" w:color="000000"/>
            </w:tcBorders>
          </w:tcPr>
          <w:p>
            <w:pPr>
              <w:pStyle w:val="Normal"/>
              <w:widowControl w:val="false"/>
              <w:pBdr/>
              <w:spacing w:lineRule="auto" w:line="276"/>
              <w:jc w:val="start"/>
              <w:rPr>
                <w:rFonts w:ascii="Times New Roman" w:hAnsi="Times New Roman" w:eastAsia="Times New Roman" w:cs="Times New Roman"/>
                <w:sz w:val="22"/>
                <w:szCs w:val="22"/>
                <w:shd w:fill="FFFF38" w:val="clear"/>
              </w:rPr>
            </w:pPr>
            <w:r>
              <w:rPr>
                <w:rFonts w:eastAsia="Times New Roman" w:cs="Times New Roman" w:ascii="Times New Roman" w:hAnsi="Times New Roman"/>
                <w:sz w:val="22"/>
                <w:szCs w:val="22"/>
                <w:shd w:fill="FFFF38" w:val="clear"/>
              </w:rPr>
            </w:r>
          </w:p>
          <w:tbl>
            <w:tblPr>
              <w:tblW w:w="1771" w:type="dxa"/>
              <w:jc w:val="start"/>
              <w:tblInd w:w="0" w:type="dxa"/>
              <w:tblLayout w:type="fixed"/>
              <w:tblCellMar>
                <w:top w:w="0" w:type="dxa"/>
                <w:start w:w="108" w:type="dxa"/>
                <w:bottom w:w="0" w:type="dxa"/>
                <w:end w:w="108" w:type="dxa"/>
              </w:tblCellMar>
            </w:tblPr>
            <w:tblGrid>
              <w:gridCol w:w="1771"/>
            </w:tblGrid>
            <w:tr>
              <w:trPr/>
              <w:tc>
                <w:tcPr>
                  <w:tcW w:w="1771" w:type="dxa"/>
                  <w:tcBorders/>
                  <w:vAlign w:val="center"/>
                </w:tcPr>
                <w:p>
                  <w:pPr>
                    <w:pStyle w:val="Normal"/>
                    <w:spacing w:lineRule="auto" w:line="240"/>
                    <w:rPr>
                      <w:rFonts w:ascii="Times New Roman" w:hAnsi="Times New Roman" w:eastAsia="Times New Roman" w:cs="Times New Roman"/>
                      <w:sz w:val="22"/>
                      <w:szCs w:val="22"/>
                      <w:shd w:fill="FFFF38" w:val="clear"/>
                    </w:rPr>
                  </w:pPr>
                  <w:r>
                    <w:rPr>
                      <w:rFonts w:eastAsia="Times New Roman" w:cs="Times New Roman" w:ascii="Times New Roman" w:hAnsi="Times New Roman"/>
                      <w:rFonts w:ascii="Times New Roman" w:hAnsi="Times New Roman" w:eastAsia="Times New Roman" w:cs="Times New Roman"/>
                      <w:sz w:val="22"/>
                      <w:szCs w:val="22"/>
                      <w:shd w:fill="FFFF38" w:val="clear"/>
                      <w:rPrChange w:id="0" w:author="Autor desconhecido" w:date="2025-09-28T17:22:10Z">
                        <w:rPr>
                          <w:sz w:val="22"/>
                          <w:szCs w:val="22"/>
                        </w:rPr>
                      </w:rPrChange>
                    </w:rPr>
                    <w:t xml:space="preserve">Tempo de prática </w:t>
                  </w:r>
                </w:p>
              </w:tc>
            </w:tr>
          </w:tbl>
          <w:p>
            <w:pPr>
              <w:pStyle w:val="Normal"/>
              <w:spacing w:lineRule="auto" w:line="240"/>
              <w:rPr>
                <w:rFonts w:ascii="Times New Roman" w:hAnsi="Times New Roman" w:eastAsia="Times New Roman" w:cs="Times New Roman"/>
                <w:sz w:val="22"/>
                <w:szCs w:val="22"/>
                <w:shd w:fill="FFFF38" w:val="clear"/>
              </w:rPr>
            </w:pPr>
            <w:r>
              <w:rPr>
                <w:rFonts w:eastAsia="Times New Roman" w:cs="Times New Roman" w:ascii="Times New Roman" w:hAnsi="Times New Roman"/>
                <w:rFonts w:ascii="Times New Roman" w:hAnsi="Times New Roman" w:eastAsia="Times New Roman" w:cs="Times New Roman"/>
                <w:sz w:val="22"/>
                <w:szCs w:val="22"/>
                <w:shd w:fill="FFFF38" w:val="clear"/>
                <w:rPrChange w:id="0" w:author="Autor desconhecido" w:date="2025-09-28T17:22:10Z">
                  <w:rPr>
                    <w:sz w:val="22"/>
                    <w:szCs w:val="22"/>
                  </w:rPr>
                </w:rPrChange>
              </w:rPr>
              <w:t>e idade cronológica</w:t>
            </w:r>
          </w:p>
        </w:tc>
        <w:tc>
          <w:tcPr>
            <w:tcW w:w="2451" w:type="dxa"/>
            <w:tcBorders>
              <w:top w:val="single" w:sz="4" w:space="0" w:color="000000"/>
              <w:start w:val="single" w:sz="4" w:space="0" w:color="000000"/>
              <w:bottom w:val="single" w:sz="4" w:space="0" w:color="000000"/>
              <w:end w:val="single" w:sz="4" w:space="0" w:color="000000"/>
            </w:tcBorders>
          </w:tcPr>
          <w:p>
            <w:pPr>
              <w:pStyle w:val="Normal"/>
              <w:widowControl w:val="false"/>
              <w:pBdr/>
              <w:spacing w:lineRule="auto" w:line="276"/>
              <w:jc w:val="start"/>
              <w:rPr>
                <w:rFonts w:ascii="Times New Roman" w:hAnsi="Times New Roman" w:eastAsia="Times New Roman" w:cs="Times New Roman"/>
                <w:sz w:val="22"/>
                <w:szCs w:val="22"/>
                <w:shd w:fill="FFFF38" w:val="clear"/>
              </w:rPr>
            </w:pPr>
            <w:r>
              <w:rPr>
                <w:rFonts w:eastAsia="Times New Roman" w:cs="Times New Roman" w:ascii="Times New Roman" w:hAnsi="Times New Roman"/>
                <w:sz w:val="22"/>
                <w:szCs w:val="22"/>
                <w:shd w:fill="FFFF38" w:val="clear"/>
              </w:rPr>
            </w:r>
          </w:p>
          <w:tbl>
            <w:tblPr>
              <w:tblW w:w="96" w:type="dxa"/>
              <w:jc w:val="start"/>
              <w:tblInd w:w="0" w:type="dxa"/>
              <w:tblLayout w:type="fixed"/>
              <w:tblCellMar>
                <w:top w:w="0" w:type="dxa"/>
                <w:start w:w="108" w:type="dxa"/>
                <w:bottom w:w="0" w:type="dxa"/>
                <w:end w:w="108" w:type="dxa"/>
              </w:tblCellMar>
            </w:tblPr>
            <w:tblGrid>
              <w:gridCol w:w="96"/>
            </w:tblGrid>
            <w:tr>
              <w:trPr/>
              <w:tc>
                <w:tcPr>
                  <w:tcW w:w="96" w:type="dxa"/>
                  <w:tcBorders/>
                  <w:vAlign w:val="center"/>
                </w:tcPr>
                <w:p>
                  <w:pPr>
                    <w:pStyle w:val="Normal"/>
                    <w:spacing w:lineRule="auto" w:line="240"/>
                    <w:rPr>
                      <w:rFonts w:ascii="Times New Roman" w:hAnsi="Times New Roman" w:eastAsia="Times New Roman" w:cs="Times New Roman"/>
                      <w:sz w:val="22"/>
                      <w:szCs w:val="22"/>
                      <w:shd w:fill="FFFF38" w:val="clear"/>
                    </w:rPr>
                  </w:pPr>
                  <w:r>
                    <w:rPr>
                      <w:rFonts w:eastAsia="Times New Roman" w:cs="Times New Roman" w:ascii="Times New Roman" w:hAnsi="Times New Roman"/>
                      <w:sz w:val="22"/>
                      <w:szCs w:val="22"/>
                      <w:shd w:fill="FFFF38" w:val="clear"/>
                    </w:rPr>
                  </w:r>
                </w:p>
              </w:tc>
            </w:tr>
          </w:tbl>
          <w:p>
            <w:pPr>
              <w:pStyle w:val="Normal"/>
              <w:spacing w:lineRule="auto" w:line="240"/>
              <w:rPr>
                <w:rFonts w:ascii="Times New Roman" w:hAnsi="Times New Roman" w:eastAsia="Times New Roman" w:cs="Times New Roman"/>
                <w:sz w:val="22"/>
                <w:szCs w:val="22"/>
                <w:shd w:fill="FFFF38" w:val="clear"/>
              </w:rPr>
            </w:pPr>
            <w:r>
              <w:rPr>
                <w:rFonts w:eastAsia="Times New Roman" w:cs="Times New Roman" w:ascii="Times New Roman" w:hAnsi="Times New Roman"/>
                <w:rFonts w:ascii="Times New Roman" w:hAnsi="Times New Roman" w:eastAsia="Times New Roman" w:cs="Times New Roman"/>
                <w:sz w:val="22"/>
                <w:szCs w:val="22"/>
                <w:shd w:fill="FFFF38" w:val="clear"/>
                <w:rPrChange w:id="0" w:author="Autor desconhecido" w:date="2025-09-28T17:22:10Z">
                  <w:rPr>
                    <w:sz w:val="22"/>
                    <w:szCs w:val="22"/>
                  </w:rPr>
                </w:rPrChange>
              </w:rPr>
              <w:t>Questionário online</w:t>
            </w:r>
          </w:p>
        </w:tc>
        <w:tc>
          <w:tcPr>
            <w:tcW w:w="3740"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pBdr/>
              <w:spacing w:lineRule="auto" w:line="276"/>
              <w:jc w:val="start"/>
              <w:rPr>
                <w:rFonts w:ascii="Times New Roman" w:hAnsi="Times New Roman" w:eastAsia="Times New Roman" w:cs="Times New Roman"/>
                <w:sz w:val="22"/>
                <w:szCs w:val="22"/>
                <w:shd w:fill="FFFF38" w:val="clear"/>
              </w:rPr>
            </w:pPr>
            <w:r>
              <w:rPr>
                <w:rFonts w:eastAsia="Times New Roman" w:cs="Times New Roman" w:ascii="Times New Roman" w:hAnsi="Times New Roman"/>
                <w:sz w:val="22"/>
                <w:szCs w:val="22"/>
                <w:shd w:fill="FFFF38" w:val="clear"/>
              </w:rPr>
            </w:r>
          </w:p>
          <w:tbl>
            <w:tblPr>
              <w:tblW w:w="3644" w:type="dxa"/>
              <w:jc w:val="start"/>
              <w:tblInd w:w="0" w:type="dxa"/>
              <w:tblLayout w:type="fixed"/>
              <w:tblCellMar>
                <w:top w:w="0" w:type="dxa"/>
                <w:start w:w="108" w:type="dxa"/>
                <w:bottom w:w="0" w:type="dxa"/>
                <w:end w:w="108" w:type="dxa"/>
              </w:tblCellMar>
            </w:tblPr>
            <w:tblGrid>
              <w:gridCol w:w="3644"/>
            </w:tblGrid>
            <w:tr>
              <w:trPr/>
              <w:tc>
                <w:tcPr>
                  <w:tcW w:w="3644" w:type="dxa"/>
                  <w:tcBorders/>
                  <w:vAlign w:val="center"/>
                </w:tcPr>
                <w:p>
                  <w:pPr>
                    <w:pStyle w:val="Normal"/>
                    <w:spacing w:lineRule="auto" w:line="240"/>
                    <w:rPr>
                      <w:rFonts w:ascii="Times New Roman" w:hAnsi="Times New Roman" w:eastAsia="Times New Roman" w:cs="Times New Roman"/>
                      <w:sz w:val="22"/>
                      <w:szCs w:val="22"/>
                      <w:shd w:fill="FFFF38" w:val="clear"/>
                    </w:rPr>
                  </w:pPr>
                  <w:r>
                    <w:rPr>
                      <w:rFonts w:eastAsia="Times New Roman" w:cs="Times New Roman" w:ascii="Times New Roman" w:hAnsi="Times New Roman"/>
                      <w:rFonts w:ascii="Times New Roman" w:hAnsi="Times New Roman" w:eastAsia="Times New Roman" w:cs="Times New Roman"/>
                      <w:sz w:val="22"/>
                      <w:szCs w:val="22"/>
                      <w:shd w:fill="FFFF38" w:val="clear"/>
                      <w:rPrChange w:id="0" w:author="Autor desconhecido" w:date="2025-09-28T17:22:10Z">
                        <w:rPr>
                          <w:sz w:val="22"/>
                          <w:szCs w:val="22"/>
                        </w:rPr>
                      </w:rPrChange>
                    </w:rPr>
                    <w:t>Avalia se experiência prévia está associada a maior estabilidade e proficiência técnica.</w:t>
                  </w:r>
                </w:p>
              </w:tc>
            </w:tr>
          </w:tbl>
          <w:p>
            <w:pPr>
              <w:pStyle w:val="Normal"/>
              <w:spacing w:lineRule="auto" w:line="240"/>
              <w:rPr>
                <w:rFonts w:ascii="Times New Roman" w:hAnsi="Times New Roman" w:eastAsia="Times New Roman" w:cs="Times New Roman"/>
                <w:sz w:val="22"/>
                <w:szCs w:val="22"/>
                <w:shd w:fill="FFFF38" w:val="clear"/>
              </w:rPr>
            </w:pPr>
            <w:r>
              <w:rPr>
                <w:rFonts w:eastAsia="Times New Roman" w:cs="Times New Roman" w:ascii="Times New Roman" w:hAnsi="Times New Roman"/>
                <w:sz w:val="22"/>
                <w:szCs w:val="22"/>
                <w:shd w:fill="FFFF38" w:val="clear"/>
              </w:rPr>
            </w:r>
          </w:p>
        </w:tc>
      </w:tr>
    </w:tbl>
    <w:p>
      <w:pPr>
        <w:pStyle w:val="Normal"/>
        <w:spacing w:lineRule="auto" w:line="360"/>
        <w:ind w:firstLine="708"/>
        <w:rPr>
          <w:rFonts w:ascii="Times New Roman" w:hAnsi="Times New Roman" w:eastAsia="Times New Roman" w:cs="Times New Roman"/>
          <w:sz w:val="22"/>
          <w:szCs w:val="22"/>
          <w:shd w:fill="FFFF38" w:val="clear"/>
        </w:rPr>
      </w:pPr>
      <w:r>
        <w:rPr>
          <w:rFonts w:eastAsia="Times New Roman" w:cs="Times New Roman" w:ascii="Times New Roman" w:hAnsi="Times New Roman"/>
          <w:rFonts w:ascii="Times New Roman" w:hAnsi="Times New Roman" w:eastAsia="Times New Roman" w:cs="Times New Roman"/>
          <w:sz w:val="22"/>
          <w:szCs w:val="22"/>
          <w:shd w:fill="FFFF38" w:val="clear"/>
          <w:rPrChange w:id="0" w:author="Autor desconhecido" w:date="2025-09-28T17:22:10Z">
            <w:rPr>
              <w:sz w:val="22"/>
              <w:szCs w:val="22"/>
            </w:rPr>
          </w:rPrChange>
        </w:rPr>
        <w:t>Fonte: Elaborado pelo autor (2025).</w:t>
      </w:r>
    </w:p>
    <w:p>
      <w:pPr>
        <w:pStyle w:val="Normal"/>
        <w:spacing w:lineRule="auto" w:line="360"/>
        <w:ind w:firstLine="426"/>
        <w:rPr>
          <w:shd w:fill="FFFF38" w:val="clear"/>
        </w:rPr>
      </w:pPr>
      <w:r>
        <w:rPr>
          <w:rFonts w:eastAsia="Times New Roman" w:cs="Times New Roman" w:ascii="Times New Roman" w:hAnsi="Times New Roman"/>
          <w:rFonts w:ascii="Times New Roman" w:hAnsi="Times New Roman" w:eastAsia="Times New Roman" w:cs="Times New Roman"/>
          <w:shd w:fill="FFFF38" w:val="clear"/>
          <w:rPrChange w:id="0" w:author="Autor desconhecido" w:date="2025-09-28T17:22:10Z">
            <w:rPr/>
          </w:rPrChange>
        </w:rPr>
        <w:t xml:space="preserve">QUADRO 2 – Variáveis relacionadas ao desempenho no </w:t>
      </w:r>
      <w:r>
        <w:rPr>
          <w:rFonts w:eastAsia="Times New Roman" w:cs="Times New Roman" w:ascii="Times New Roman" w:hAnsi="Times New Roman"/>
          <w:rFonts w:ascii="Times New Roman" w:hAnsi="Times New Roman" w:eastAsia="Times New Roman" w:cs="Times New Roman"/>
          <w:i/>
          <w:shd w:fill="FFFF38" w:val="clear"/>
          <w:rPrChange w:id="0" w:author="Autor desconhecido" w:date="2025-09-28T17:22:10Z">
            <w:rPr>
              <w:i/>
              <w:shd w:fill="FFFF38" w:val="clear"/>
            </w:rPr>
          </w:rPrChange>
        </w:rPr>
        <w:t>HSW.</w:t>
      </w:r>
    </w:p>
    <w:tbl>
      <w:tblPr>
        <w:tblW w:w="9261" w:type="dxa"/>
        <w:jc w:val="start"/>
        <w:tblInd w:w="-15" w:type="dxa"/>
        <w:tblLayout w:type="fixed"/>
        <w:tblCellMar>
          <w:top w:w="0" w:type="dxa"/>
          <w:start w:w="108" w:type="dxa"/>
          <w:bottom w:w="0" w:type="dxa"/>
          <w:end w:w="108" w:type="dxa"/>
        </w:tblCellMar>
      </w:tblPr>
      <w:tblGrid>
        <w:gridCol w:w="2970"/>
        <w:gridCol w:w="2552"/>
        <w:gridCol w:w="3739"/>
      </w:tblGrid>
      <w:tr>
        <w:trPr>
          <w:tblHeader w:val="true"/>
        </w:trPr>
        <w:tc>
          <w:tcPr>
            <w:tcW w:w="2970"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spacing w:lineRule="auto" w:line="240"/>
              <w:jc w:val="start"/>
              <w:rPr>
                <w:rFonts w:ascii="Times New Roman" w:hAnsi="Times New Roman" w:eastAsia="Times New Roman" w:cs="Times New Roman"/>
                <w:b/>
                <w:sz w:val="22"/>
                <w:szCs w:val="22"/>
                <w:shd w:fill="FFFF38" w:val="clear"/>
              </w:rPr>
            </w:pPr>
            <w:r>
              <w:rPr>
                <w:rFonts w:eastAsia="Times New Roman" w:cs="Times New Roman" w:ascii="Times New Roman" w:hAnsi="Times New Roman"/>
                <w:rFonts w:ascii="Times New Roman" w:hAnsi="Times New Roman" w:eastAsia="Times New Roman" w:cs="Times New Roman"/>
                <w:b/>
                <w:sz w:val="22"/>
                <w:szCs w:val="22"/>
                <w:shd w:fill="FFFF38" w:val="clear"/>
                <w:rPrChange w:id="0" w:author="Autor desconhecido" w:date="2025-09-28T17:22:10Z">
                  <w:rPr>
                    <w:sz w:val="22"/>
                    <w:b/>
                    <w:szCs w:val="22"/>
                  </w:rPr>
                </w:rPrChange>
              </w:rPr>
              <w:t>Variável</w:t>
            </w:r>
          </w:p>
        </w:tc>
        <w:tc>
          <w:tcPr>
            <w:tcW w:w="2552"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spacing w:lineRule="auto" w:line="240"/>
              <w:jc w:val="start"/>
              <w:rPr>
                <w:rFonts w:ascii="Times New Roman" w:hAnsi="Times New Roman" w:eastAsia="Times New Roman" w:cs="Times New Roman"/>
                <w:b/>
                <w:sz w:val="22"/>
                <w:szCs w:val="22"/>
                <w:shd w:fill="FFFF38" w:val="clear"/>
              </w:rPr>
            </w:pPr>
            <w:r>
              <w:rPr>
                <w:rFonts w:eastAsia="Times New Roman" w:cs="Times New Roman" w:ascii="Times New Roman" w:hAnsi="Times New Roman"/>
                <w:rFonts w:ascii="Times New Roman" w:hAnsi="Times New Roman" w:eastAsia="Times New Roman" w:cs="Times New Roman"/>
                <w:b/>
                <w:sz w:val="22"/>
                <w:szCs w:val="22"/>
                <w:shd w:fill="FFFF38" w:val="clear"/>
                <w:rPrChange w:id="0" w:author="Autor desconhecido" w:date="2025-09-28T17:22:10Z">
                  <w:rPr>
                    <w:sz w:val="22"/>
                    <w:b/>
                    <w:szCs w:val="22"/>
                  </w:rPr>
                </w:rPrChange>
              </w:rPr>
              <w:t>Método de Medição</w:t>
            </w:r>
          </w:p>
        </w:tc>
        <w:tc>
          <w:tcPr>
            <w:tcW w:w="3739"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spacing w:lineRule="auto" w:line="240"/>
              <w:jc w:val="start"/>
              <w:rPr>
                <w:rFonts w:ascii="Times New Roman" w:hAnsi="Times New Roman" w:eastAsia="Times New Roman" w:cs="Times New Roman"/>
                <w:b/>
                <w:sz w:val="22"/>
                <w:szCs w:val="22"/>
                <w:shd w:fill="FFFF38" w:val="clear"/>
              </w:rPr>
            </w:pPr>
            <w:r>
              <w:rPr>
                <w:rFonts w:eastAsia="Times New Roman" w:cs="Times New Roman" w:ascii="Times New Roman" w:hAnsi="Times New Roman"/>
                <w:rFonts w:ascii="Times New Roman" w:hAnsi="Times New Roman" w:eastAsia="Times New Roman" w:cs="Times New Roman"/>
                <w:b/>
                <w:sz w:val="22"/>
                <w:szCs w:val="22"/>
                <w:shd w:fill="FFFF38" w:val="clear"/>
                <w:rPrChange w:id="0" w:author="Autor desconhecido" w:date="2025-09-28T17:22:10Z">
                  <w:rPr>
                    <w:sz w:val="22"/>
                    <w:b/>
                    <w:szCs w:val="22"/>
                  </w:rPr>
                </w:rPrChange>
              </w:rPr>
              <w:t>Justificativa</w:t>
            </w:r>
          </w:p>
        </w:tc>
      </w:tr>
      <w:tr>
        <w:trPr/>
        <w:tc>
          <w:tcPr>
            <w:tcW w:w="297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Times New Roman" w:hAnsi="Times New Roman" w:eastAsia="Times New Roman" w:cs="Times New Roman"/>
                <w:sz w:val="22"/>
                <w:szCs w:val="22"/>
                <w:shd w:fill="FFFF38" w:val="clear"/>
              </w:rPr>
            </w:pPr>
            <w:r>
              <w:rPr>
                <w:rFonts w:eastAsia="Times New Roman" w:cs="Times New Roman" w:ascii="Times New Roman" w:hAnsi="Times New Roman"/>
                <w:rFonts w:ascii="Times New Roman" w:hAnsi="Times New Roman" w:eastAsia="Times New Roman" w:cs="Times New Roman"/>
                <w:sz w:val="22"/>
                <w:szCs w:val="22"/>
                <w:shd w:fill="FFFF38" w:val="clear"/>
                <w:rPrChange w:id="0" w:author="Autor desconhecido" w:date="2025-09-28T17:22:10Z">
                  <w:rPr>
                    <w:sz w:val="22"/>
                    <w:szCs w:val="22"/>
                  </w:rPr>
                </w:rPrChange>
              </w:rPr>
              <w:t>Distância percorrida</w:t>
            </w:r>
          </w:p>
        </w:tc>
        <w:tc>
          <w:tcPr>
            <w:tcW w:w="255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Times New Roman" w:hAnsi="Times New Roman" w:eastAsia="Times New Roman" w:cs="Times New Roman"/>
                <w:sz w:val="22"/>
                <w:szCs w:val="22"/>
                <w:shd w:fill="FFFF38" w:val="clear"/>
              </w:rPr>
            </w:pPr>
            <w:r>
              <w:rPr>
                <w:rFonts w:eastAsia="Times New Roman" w:cs="Times New Roman" w:ascii="Times New Roman" w:hAnsi="Times New Roman"/>
                <w:rFonts w:ascii="Times New Roman" w:hAnsi="Times New Roman" w:eastAsia="Times New Roman" w:cs="Times New Roman"/>
                <w:sz w:val="22"/>
                <w:szCs w:val="22"/>
                <w:shd w:fill="FFFF38" w:val="clear"/>
                <w:rPrChange w:id="0" w:author="Autor desconhecido" w:date="2025-09-28T17:22:10Z">
                  <w:rPr>
                    <w:sz w:val="22"/>
                    <w:szCs w:val="22"/>
                  </w:rPr>
                </w:rPrChange>
              </w:rPr>
              <w:t xml:space="preserve">Sistema GaitRite® + Captura de Movimento  </w:t>
            </w:r>
          </w:p>
          <w:p>
            <w:pPr>
              <w:pStyle w:val="Normal"/>
              <w:spacing w:lineRule="auto" w:line="240"/>
              <w:jc w:val="start"/>
              <w:rPr>
                <w:rFonts w:ascii="Times New Roman" w:hAnsi="Times New Roman" w:eastAsia="Times New Roman" w:cs="Times New Roman"/>
                <w:sz w:val="22"/>
                <w:szCs w:val="22"/>
                <w:shd w:fill="FFFF38" w:val="clear"/>
              </w:rPr>
            </w:pPr>
            <w:r>
              <w:rPr>
                <w:rFonts w:eastAsia="Times New Roman" w:cs="Times New Roman" w:ascii="Times New Roman" w:hAnsi="Times New Roman"/>
                <w:rFonts w:ascii="Times New Roman" w:hAnsi="Times New Roman" w:eastAsia="Times New Roman" w:cs="Times New Roman"/>
                <w:sz w:val="22"/>
                <w:szCs w:val="22"/>
                <w:shd w:fill="FFFF38" w:val="clear"/>
                <w:rPrChange w:id="0" w:author="Autor desconhecido" w:date="2025-09-28T17:22:10Z">
                  <w:rPr>
                    <w:sz w:val="22"/>
                    <w:szCs w:val="22"/>
                  </w:rPr>
                </w:rPrChange>
              </w:rPr>
              <w:t>(Vicon®)</w:t>
            </w:r>
          </w:p>
        </w:tc>
        <w:tc>
          <w:tcPr>
            <w:tcW w:w="373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Times New Roman" w:hAnsi="Times New Roman" w:eastAsia="Times New Roman" w:cs="Times New Roman"/>
                <w:sz w:val="22"/>
                <w:szCs w:val="22"/>
                <w:shd w:fill="FFFF38" w:val="clear"/>
              </w:rPr>
            </w:pPr>
            <w:r>
              <w:rPr>
                <w:rFonts w:eastAsia="Times New Roman" w:cs="Times New Roman" w:ascii="Times New Roman" w:hAnsi="Times New Roman"/>
                <w:rFonts w:ascii="Times New Roman" w:hAnsi="Times New Roman" w:eastAsia="Times New Roman" w:cs="Times New Roman"/>
                <w:sz w:val="22"/>
                <w:szCs w:val="22"/>
                <w:shd w:fill="FFFF38" w:val="clear"/>
                <w:rPrChange w:id="0" w:author="Autor desconhecido" w:date="2025-09-28T17:22:10Z">
                  <w:rPr>
                    <w:sz w:val="22"/>
                    <w:szCs w:val="22"/>
                  </w:rPr>
                </w:rPrChange>
              </w:rPr>
              <w:t>Reflete a capacidade de manter a posição invertida em deslocamento contínuo.</w:t>
            </w:r>
          </w:p>
        </w:tc>
      </w:tr>
      <w:tr>
        <w:trPr/>
        <w:tc>
          <w:tcPr>
            <w:tcW w:w="297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Times New Roman" w:hAnsi="Times New Roman" w:eastAsia="Times New Roman" w:cs="Times New Roman"/>
                <w:sz w:val="22"/>
                <w:szCs w:val="22"/>
                <w:shd w:fill="FFFF38" w:val="clear"/>
              </w:rPr>
            </w:pPr>
            <w:r>
              <w:rPr>
                <w:rFonts w:eastAsia="Times New Roman" w:cs="Times New Roman" w:ascii="Times New Roman" w:hAnsi="Times New Roman"/>
                <w:rFonts w:ascii="Times New Roman" w:hAnsi="Times New Roman" w:eastAsia="Times New Roman" w:cs="Times New Roman"/>
                <w:sz w:val="22"/>
                <w:szCs w:val="22"/>
                <w:shd w:fill="FFFF38" w:val="clear"/>
                <w:rPrChange w:id="0" w:author="Autor desconhecido" w:date="2025-09-28T17:22:10Z">
                  <w:rPr>
                    <w:sz w:val="22"/>
                    <w:szCs w:val="22"/>
                  </w:rPr>
                </w:rPrChange>
              </w:rPr>
              <w:t>Tempo de execução</w:t>
            </w:r>
          </w:p>
        </w:tc>
        <w:tc>
          <w:tcPr>
            <w:tcW w:w="255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Times New Roman" w:hAnsi="Times New Roman" w:eastAsia="Times New Roman" w:cs="Times New Roman"/>
                <w:sz w:val="22"/>
                <w:szCs w:val="22"/>
                <w:shd w:fill="FFFF38" w:val="clear"/>
              </w:rPr>
            </w:pPr>
            <w:r>
              <w:rPr>
                <w:rFonts w:eastAsia="Times New Roman" w:cs="Times New Roman" w:ascii="Times New Roman" w:hAnsi="Times New Roman"/>
                <w:rFonts w:ascii="Times New Roman" w:hAnsi="Times New Roman" w:eastAsia="Times New Roman" w:cs="Times New Roman"/>
                <w:sz w:val="22"/>
                <w:szCs w:val="22"/>
                <w:shd w:fill="FFFF38" w:val="clear"/>
                <w:rPrChange w:id="0" w:author="Autor desconhecido" w:date="2025-09-28T17:22:10Z">
                  <w:rPr>
                    <w:sz w:val="22"/>
                    <w:szCs w:val="22"/>
                  </w:rPr>
                </w:rPrChange>
              </w:rPr>
              <w:t xml:space="preserve">Sistema GaitRite® + Captura de Movimento  </w:t>
            </w:r>
          </w:p>
          <w:p>
            <w:pPr>
              <w:pStyle w:val="Normal"/>
              <w:spacing w:lineRule="auto" w:line="240"/>
              <w:jc w:val="start"/>
              <w:rPr>
                <w:rFonts w:ascii="Times New Roman" w:hAnsi="Times New Roman" w:eastAsia="Times New Roman" w:cs="Times New Roman"/>
                <w:sz w:val="22"/>
                <w:szCs w:val="22"/>
                <w:shd w:fill="FFFF38" w:val="clear"/>
              </w:rPr>
            </w:pPr>
            <w:r>
              <w:rPr>
                <w:rFonts w:eastAsia="Times New Roman" w:cs="Times New Roman" w:ascii="Times New Roman" w:hAnsi="Times New Roman"/>
                <w:rFonts w:ascii="Times New Roman" w:hAnsi="Times New Roman" w:eastAsia="Times New Roman" w:cs="Times New Roman"/>
                <w:sz w:val="22"/>
                <w:szCs w:val="22"/>
                <w:shd w:fill="FFFF38" w:val="clear"/>
                <w:rPrChange w:id="0" w:author="Autor desconhecido" w:date="2025-09-28T17:22:10Z">
                  <w:rPr>
                    <w:sz w:val="22"/>
                    <w:szCs w:val="22"/>
                  </w:rPr>
                </w:rPrChange>
              </w:rPr>
              <w:t>(Vicon®)</w:t>
            </w:r>
          </w:p>
        </w:tc>
        <w:tc>
          <w:tcPr>
            <w:tcW w:w="373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Times New Roman" w:hAnsi="Times New Roman" w:eastAsia="Times New Roman" w:cs="Times New Roman"/>
                <w:sz w:val="22"/>
                <w:szCs w:val="22"/>
                <w:shd w:fill="FFFF38" w:val="clear"/>
              </w:rPr>
            </w:pPr>
            <w:r>
              <w:rPr>
                <w:rFonts w:eastAsia="Times New Roman" w:cs="Times New Roman" w:ascii="Times New Roman" w:hAnsi="Times New Roman"/>
                <w:rFonts w:ascii="Times New Roman" w:hAnsi="Times New Roman" w:eastAsia="Times New Roman" w:cs="Times New Roman"/>
                <w:sz w:val="22"/>
                <w:szCs w:val="22"/>
                <w:shd w:fill="FFFF38" w:val="clear"/>
                <w:rPrChange w:id="0" w:author="Autor desconhecido" w:date="2025-09-28T17:22:10Z">
                  <w:rPr>
                    <w:sz w:val="22"/>
                    <w:szCs w:val="22"/>
                  </w:rPr>
                </w:rPrChange>
              </w:rPr>
              <w:t>Permite avaliar a eficiência temporal do deslocamento em inversão.</w:t>
            </w:r>
          </w:p>
        </w:tc>
      </w:tr>
      <w:tr>
        <w:trPr/>
        <w:tc>
          <w:tcPr>
            <w:tcW w:w="297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Times New Roman" w:hAnsi="Times New Roman" w:eastAsia="Times New Roman" w:cs="Times New Roman"/>
                <w:sz w:val="22"/>
                <w:szCs w:val="22"/>
                <w:shd w:fill="FFFF38" w:val="clear"/>
              </w:rPr>
            </w:pPr>
            <w:r>
              <w:rPr>
                <w:rFonts w:eastAsia="Times New Roman" w:cs="Times New Roman" w:ascii="Times New Roman" w:hAnsi="Times New Roman"/>
                <w:rFonts w:ascii="Times New Roman" w:hAnsi="Times New Roman" w:eastAsia="Times New Roman" w:cs="Times New Roman"/>
                <w:sz w:val="22"/>
                <w:szCs w:val="22"/>
                <w:shd w:fill="FFFF38" w:val="clear"/>
                <w:rPrChange w:id="0" w:author="Autor desconhecido" w:date="2025-09-28T17:22:10Z">
                  <w:rPr>
                    <w:sz w:val="22"/>
                    <w:szCs w:val="22"/>
                  </w:rPr>
                </w:rPrChange>
              </w:rPr>
              <w:t>Velocidade média</w:t>
            </w:r>
          </w:p>
        </w:tc>
        <w:tc>
          <w:tcPr>
            <w:tcW w:w="255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Times New Roman" w:hAnsi="Times New Roman" w:eastAsia="Times New Roman" w:cs="Times New Roman"/>
                <w:sz w:val="22"/>
                <w:szCs w:val="22"/>
                <w:shd w:fill="FFFF38" w:val="clear"/>
              </w:rPr>
            </w:pPr>
            <w:r>
              <w:rPr>
                <w:rFonts w:eastAsia="Times New Roman" w:cs="Times New Roman" w:ascii="Times New Roman" w:hAnsi="Times New Roman"/>
                <w:rFonts w:ascii="Times New Roman" w:hAnsi="Times New Roman" w:eastAsia="Times New Roman" w:cs="Times New Roman"/>
                <w:sz w:val="22"/>
                <w:szCs w:val="22"/>
                <w:shd w:fill="FFFF38" w:val="clear"/>
                <w:rPrChange w:id="0" w:author="Autor desconhecido" w:date="2025-09-28T17:22:10Z">
                  <w:rPr>
                    <w:sz w:val="22"/>
                    <w:szCs w:val="22"/>
                  </w:rPr>
                </w:rPrChange>
              </w:rPr>
              <w:t xml:space="preserve">Sistema GaitRite® + Captura de Movimento  </w:t>
            </w:r>
          </w:p>
          <w:p>
            <w:pPr>
              <w:pStyle w:val="Normal"/>
              <w:spacing w:lineRule="auto" w:line="240"/>
              <w:jc w:val="start"/>
              <w:rPr>
                <w:rFonts w:ascii="Times New Roman" w:hAnsi="Times New Roman" w:eastAsia="Times New Roman" w:cs="Times New Roman"/>
                <w:sz w:val="22"/>
                <w:szCs w:val="22"/>
                <w:shd w:fill="FFFF38" w:val="clear"/>
              </w:rPr>
            </w:pPr>
            <w:r>
              <w:rPr>
                <w:rFonts w:eastAsia="Times New Roman" w:cs="Times New Roman" w:ascii="Times New Roman" w:hAnsi="Times New Roman"/>
                <w:rFonts w:ascii="Times New Roman" w:hAnsi="Times New Roman" w:eastAsia="Times New Roman" w:cs="Times New Roman"/>
                <w:sz w:val="22"/>
                <w:szCs w:val="22"/>
                <w:shd w:fill="FFFF38" w:val="clear"/>
                <w:rPrChange w:id="0" w:author="Autor desconhecido" w:date="2025-09-28T17:22:10Z">
                  <w:rPr>
                    <w:sz w:val="22"/>
                    <w:szCs w:val="22"/>
                  </w:rPr>
                </w:rPrChange>
              </w:rPr>
              <w:t>(Vicon®)</w:t>
            </w:r>
          </w:p>
        </w:tc>
        <w:tc>
          <w:tcPr>
            <w:tcW w:w="373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Times New Roman" w:hAnsi="Times New Roman" w:eastAsia="Times New Roman" w:cs="Times New Roman"/>
                <w:sz w:val="22"/>
                <w:szCs w:val="22"/>
                <w:shd w:fill="FFFF38" w:val="clear"/>
              </w:rPr>
            </w:pPr>
            <w:r>
              <w:rPr>
                <w:rFonts w:eastAsia="Times New Roman" w:cs="Times New Roman" w:ascii="Times New Roman" w:hAnsi="Times New Roman"/>
                <w:rFonts w:ascii="Times New Roman" w:hAnsi="Times New Roman" w:eastAsia="Times New Roman" w:cs="Times New Roman"/>
                <w:sz w:val="22"/>
                <w:szCs w:val="22"/>
                <w:shd w:fill="FFFF38" w:val="clear"/>
                <w:rPrChange w:id="0" w:author="Autor desconhecido" w:date="2025-09-28T17:22:10Z">
                  <w:rPr>
                    <w:sz w:val="22"/>
                    <w:szCs w:val="22"/>
                  </w:rPr>
                </w:rPrChange>
              </w:rPr>
              <w:t>Integra tempo e distância, fornecendo índice global de desempenho dinâmico.</w:t>
            </w:r>
          </w:p>
        </w:tc>
      </w:tr>
      <w:tr>
        <w:trPr/>
        <w:tc>
          <w:tcPr>
            <w:tcW w:w="297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shd w:fill="FFFF38" w:val="clear"/>
              </w:rPr>
            </w:pPr>
            <w:r>
              <w:rPr>
                <w:rFonts w:eastAsia="Times New Roman" w:cs="Times New Roman" w:ascii="Times New Roman" w:hAnsi="Times New Roman"/>
                <w:rFonts w:ascii="Times New Roman" w:hAnsi="Times New Roman" w:eastAsia="Times New Roman" w:cs="Times New Roman"/>
                <w:sz w:val="22"/>
                <w:szCs w:val="22"/>
                <w:shd w:fill="FFFF38" w:val="clear"/>
                <w:rPrChange w:id="0" w:author="Autor desconhecido" w:date="2025-09-28T17:22:10Z">
                  <w:rPr>
                    <w:sz w:val="22"/>
                    <w:szCs w:val="22"/>
                  </w:rPr>
                </w:rPrChange>
              </w:rPr>
              <w:t xml:space="preserve">Tempo de sustentação no </w:t>
            </w:r>
            <w:r>
              <w:rPr>
                <w:rFonts w:eastAsia="Times New Roman" w:cs="Times New Roman" w:ascii="Times New Roman" w:hAnsi="Times New Roman"/>
                <w:rFonts w:ascii="Times New Roman" w:hAnsi="Times New Roman" w:eastAsia="Times New Roman" w:cs="Times New Roman"/>
                <w:i/>
                <w:sz w:val="22"/>
                <w:szCs w:val="22"/>
                <w:shd w:fill="FFFF38" w:val="clear"/>
                <w:rPrChange w:id="0" w:author="Autor desconhecido" w:date="2025-09-28T17:22:10Z">
                  <w:rPr>
                    <w:sz w:val="22"/>
                    <w:i/>
                    <w:shd w:fill="FFFF38" w:val="clear"/>
                    <w:szCs w:val="22"/>
                  </w:rPr>
                </w:rPrChange>
              </w:rPr>
              <w:t>HS</w:t>
            </w:r>
          </w:p>
        </w:tc>
        <w:tc>
          <w:tcPr>
            <w:tcW w:w="255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Times New Roman" w:hAnsi="Times New Roman" w:eastAsia="Times New Roman" w:cs="Times New Roman"/>
                <w:sz w:val="22"/>
                <w:szCs w:val="22"/>
                <w:shd w:fill="FFFF38" w:val="clear"/>
              </w:rPr>
            </w:pPr>
            <w:r>
              <w:rPr>
                <w:rFonts w:eastAsia="Times New Roman" w:cs="Times New Roman" w:ascii="Times New Roman" w:hAnsi="Times New Roman"/>
                <w:rFonts w:ascii="Times New Roman" w:hAnsi="Times New Roman" w:eastAsia="Times New Roman" w:cs="Times New Roman"/>
                <w:sz w:val="22"/>
                <w:szCs w:val="22"/>
                <w:shd w:fill="FFFF38" w:val="clear"/>
                <w:rPrChange w:id="0" w:author="Autor desconhecido" w:date="2025-09-28T17:22:10Z">
                  <w:rPr>
                    <w:sz w:val="22"/>
                    <w:szCs w:val="22"/>
                  </w:rPr>
                </w:rPrChange>
              </w:rPr>
              <w:t xml:space="preserve">Captura de Movimento  </w:t>
            </w:r>
          </w:p>
          <w:p>
            <w:pPr>
              <w:pStyle w:val="Normal"/>
              <w:spacing w:lineRule="auto" w:line="240"/>
              <w:jc w:val="start"/>
              <w:rPr>
                <w:shd w:fill="FFFF38" w:val="clear"/>
              </w:rPr>
            </w:pPr>
            <w:r>
              <w:rPr>
                <w:rFonts w:eastAsia="Times New Roman" w:cs="Times New Roman" w:ascii="Times New Roman" w:hAnsi="Times New Roman"/>
                <w:rFonts w:ascii="Times New Roman" w:hAnsi="Times New Roman" w:eastAsia="Times New Roman" w:cs="Times New Roman"/>
                <w:sz w:val="22"/>
                <w:szCs w:val="22"/>
                <w:shd w:fill="FFFF38" w:val="clear"/>
                <w:rPrChange w:id="0" w:author="Autor desconhecido" w:date="2025-09-28T17:22:10Z">
                  <w:rPr>
                    <w:sz w:val="22"/>
                    <w:szCs w:val="22"/>
                  </w:rPr>
                </w:rPrChange>
              </w:rPr>
              <w:t>(Vicon®)</w:t>
            </w:r>
          </w:p>
        </w:tc>
        <w:tc>
          <w:tcPr>
            <w:tcW w:w="373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shd w:fill="FFFF38" w:val="clear"/>
              </w:rPr>
            </w:pPr>
            <w:r>
              <w:rPr>
                <w:rFonts w:eastAsia="Times New Roman" w:cs="Times New Roman" w:ascii="Times New Roman" w:hAnsi="Times New Roman"/>
                <w:rFonts w:ascii="Times New Roman" w:hAnsi="Times New Roman" w:eastAsia="Times New Roman" w:cs="Times New Roman"/>
                <w:sz w:val="22"/>
                <w:szCs w:val="22"/>
                <w:shd w:fill="FFFF38" w:val="clear"/>
                <w:rPrChange w:id="0" w:author="Autor desconhecido" w:date="2025-09-28T17:22:10Z">
                  <w:rPr>
                    <w:sz w:val="22"/>
                    <w:szCs w:val="22"/>
                  </w:rPr>
                </w:rPrChange>
              </w:rPr>
              <w:t>Reflete a capacidade básica de manutenção do equilíbrio.</w:t>
            </w:r>
          </w:p>
        </w:tc>
      </w:tr>
      <w:tr>
        <w:trPr/>
        <w:tc>
          <w:tcPr>
            <w:tcW w:w="297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Times New Roman" w:hAnsi="Times New Roman" w:eastAsia="Times New Roman" w:cs="Times New Roman"/>
                <w:sz w:val="22"/>
                <w:szCs w:val="22"/>
                <w:shd w:fill="FFFF38" w:val="clear"/>
              </w:rPr>
            </w:pPr>
            <w:r>
              <w:rPr>
                <w:rFonts w:eastAsia="Times New Roman" w:cs="Times New Roman" w:ascii="Times New Roman" w:hAnsi="Times New Roman"/>
                <w:rFonts w:ascii="Times New Roman" w:hAnsi="Times New Roman" w:eastAsia="Times New Roman" w:cs="Times New Roman"/>
                <w:sz w:val="22"/>
                <w:szCs w:val="22"/>
                <w:shd w:fill="FFFF38" w:val="clear"/>
                <w:rPrChange w:id="0" w:author="Autor desconhecido" w:date="2025-09-28T17:22:10Z">
                  <w:rPr>
                    <w:sz w:val="22"/>
                    <w:szCs w:val="22"/>
                  </w:rPr>
                </w:rPrChange>
              </w:rPr>
              <w:t>Comprimento médio das passadas</w:t>
            </w:r>
          </w:p>
        </w:tc>
        <w:tc>
          <w:tcPr>
            <w:tcW w:w="255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Times New Roman" w:hAnsi="Times New Roman" w:eastAsia="Times New Roman" w:cs="Times New Roman"/>
                <w:sz w:val="22"/>
                <w:szCs w:val="22"/>
                <w:shd w:fill="FFFF38" w:val="clear"/>
              </w:rPr>
            </w:pPr>
            <w:r>
              <w:rPr>
                <w:rFonts w:eastAsia="Times New Roman" w:cs="Times New Roman" w:ascii="Times New Roman" w:hAnsi="Times New Roman"/>
                <w:rFonts w:ascii="Times New Roman" w:hAnsi="Times New Roman" w:eastAsia="Times New Roman" w:cs="Times New Roman"/>
                <w:sz w:val="22"/>
                <w:szCs w:val="22"/>
                <w:shd w:fill="FFFF38" w:val="clear"/>
                <w:rPrChange w:id="0" w:author="Autor desconhecido" w:date="2025-09-28T17:22:10Z">
                  <w:rPr>
                    <w:sz w:val="22"/>
                    <w:szCs w:val="22"/>
                  </w:rPr>
                </w:rPrChange>
              </w:rPr>
              <w:t>Sistema GaitRite®</w:t>
            </w:r>
          </w:p>
        </w:tc>
        <w:tc>
          <w:tcPr>
            <w:tcW w:w="373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Times New Roman" w:hAnsi="Times New Roman" w:eastAsia="Times New Roman" w:cs="Times New Roman"/>
                <w:sz w:val="22"/>
                <w:szCs w:val="22"/>
                <w:shd w:fill="FFFF38" w:val="clear"/>
              </w:rPr>
            </w:pPr>
            <w:r>
              <w:rPr>
                <w:rFonts w:eastAsia="Times New Roman" w:cs="Times New Roman" w:ascii="Times New Roman" w:hAnsi="Times New Roman"/>
                <w:rFonts w:ascii="Times New Roman" w:hAnsi="Times New Roman" w:eastAsia="Times New Roman" w:cs="Times New Roman"/>
                <w:sz w:val="22"/>
                <w:szCs w:val="22"/>
                <w:shd w:fill="FFFF38" w:val="clear"/>
                <w:rPrChange w:id="0" w:author="Autor desconhecido" w:date="2025-09-28T17:22:10Z">
                  <w:rPr>
                    <w:sz w:val="22"/>
                    <w:szCs w:val="22"/>
                  </w:rPr>
                </w:rPrChange>
              </w:rPr>
              <w:t>Identifica o padrão de locomoção, distinguindo estratégias de propulsão ou estabilidade.</w:t>
            </w:r>
          </w:p>
        </w:tc>
      </w:tr>
      <w:tr>
        <w:trPr/>
        <w:tc>
          <w:tcPr>
            <w:tcW w:w="297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Times New Roman" w:hAnsi="Times New Roman" w:eastAsia="Times New Roman" w:cs="Times New Roman"/>
                <w:sz w:val="22"/>
                <w:szCs w:val="22"/>
                <w:shd w:fill="FFFF38" w:val="clear"/>
              </w:rPr>
            </w:pPr>
            <w:r>
              <w:rPr>
                <w:rFonts w:eastAsia="Times New Roman" w:cs="Times New Roman" w:ascii="Times New Roman" w:hAnsi="Times New Roman"/>
                <w:rFonts w:ascii="Times New Roman" w:hAnsi="Times New Roman" w:eastAsia="Times New Roman" w:cs="Times New Roman"/>
                <w:sz w:val="22"/>
                <w:szCs w:val="22"/>
                <w:shd w:fill="FFFF38" w:val="clear"/>
                <w:rPrChange w:id="0" w:author="Autor desconhecido" w:date="2025-09-28T17:22:10Z">
                  <w:rPr>
                    <w:sz w:val="22"/>
                    <w:szCs w:val="22"/>
                  </w:rPr>
                </w:rPrChange>
              </w:rPr>
              <w:t>Cadência (nº de passadas/s)</w:t>
            </w:r>
          </w:p>
        </w:tc>
        <w:tc>
          <w:tcPr>
            <w:tcW w:w="255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Times New Roman" w:hAnsi="Times New Roman" w:eastAsia="Times New Roman" w:cs="Times New Roman"/>
                <w:sz w:val="22"/>
                <w:szCs w:val="22"/>
                <w:shd w:fill="FFFF38" w:val="clear"/>
              </w:rPr>
            </w:pPr>
            <w:r>
              <w:rPr>
                <w:rFonts w:eastAsia="Times New Roman" w:cs="Times New Roman" w:ascii="Times New Roman" w:hAnsi="Times New Roman"/>
                <w:rFonts w:ascii="Times New Roman" w:hAnsi="Times New Roman" w:eastAsia="Times New Roman" w:cs="Times New Roman"/>
                <w:sz w:val="22"/>
                <w:szCs w:val="22"/>
                <w:shd w:fill="FFFF38" w:val="clear"/>
                <w:rPrChange w:id="0" w:author="Autor desconhecido" w:date="2025-09-28T17:22:10Z">
                  <w:rPr>
                    <w:sz w:val="22"/>
                    <w:szCs w:val="22"/>
                  </w:rPr>
                </w:rPrChange>
              </w:rPr>
              <w:t>Sistema GaitRite®</w:t>
            </w:r>
          </w:p>
        </w:tc>
        <w:tc>
          <w:tcPr>
            <w:tcW w:w="373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Times New Roman" w:hAnsi="Times New Roman" w:eastAsia="Times New Roman" w:cs="Times New Roman"/>
                <w:sz w:val="22"/>
                <w:szCs w:val="22"/>
                <w:shd w:fill="FFFF38" w:val="clear"/>
              </w:rPr>
            </w:pPr>
            <w:r>
              <w:rPr>
                <w:rFonts w:eastAsia="Times New Roman" w:cs="Times New Roman" w:ascii="Times New Roman" w:hAnsi="Times New Roman"/>
                <w:rFonts w:ascii="Times New Roman" w:hAnsi="Times New Roman" w:eastAsia="Times New Roman" w:cs="Times New Roman"/>
                <w:sz w:val="22"/>
                <w:szCs w:val="22"/>
                <w:shd w:fill="FFFF38" w:val="clear"/>
                <w:rPrChange w:id="0" w:author="Autor desconhecido" w:date="2025-09-28T17:22:10Z">
                  <w:rPr>
                    <w:sz w:val="22"/>
                    <w:szCs w:val="22"/>
                  </w:rPr>
                </w:rPrChange>
              </w:rPr>
              <w:t>Avalia a frequência dos apoios e sua relação com eficiência ou fadiga.</w:t>
            </w:r>
          </w:p>
        </w:tc>
      </w:tr>
      <w:tr>
        <w:trPr/>
        <w:tc>
          <w:tcPr>
            <w:tcW w:w="297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Times New Roman" w:hAnsi="Times New Roman" w:eastAsia="Times New Roman" w:cs="Times New Roman"/>
                <w:sz w:val="22"/>
                <w:szCs w:val="22"/>
                <w:shd w:fill="FFFF38" w:val="clear"/>
              </w:rPr>
            </w:pPr>
            <w:r>
              <w:rPr>
                <w:rFonts w:eastAsia="Times New Roman" w:cs="Times New Roman" w:ascii="Times New Roman" w:hAnsi="Times New Roman"/>
                <w:rFonts w:ascii="Times New Roman" w:hAnsi="Times New Roman" w:eastAsia="Times New Roman" w:cs="Times New Roman"/>
                <w:sz w:val="22"/>
                <w:szCs w:val="22"/>
                <w:shd w:fill="FFFF38" w:val="clear"/>
                <w:rPrChange w:id="0" w:author="Autor desconhecido" w:date="2025-09-28T17:22:10Z">
                  <w:rPr>
                    <w:sz w:val="22"/>
                    <w:szCs w:val="22"/>
                  </w:rPr>
                </w:rPrChange>
              </w:rPr>
              <w:t>Tempo de contato das mãos com o solo</w:t>
            </w:r>
          </w:p>
        </w:tc>
        <w:tc>
          <w:tcPr>
            <w:tcW w:w="255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Times New Roman" w:hAnsi="Times New Roman" w:eastAsia="Times New Roman" w:cs="Times New Roman"/>
                <w:sz w:val="22"/>
                <w:szCs w:val="22"/>
                <w:shd w:fill="FFFF38" w:val="clear"/>
              </w:rPr>
            </w:pPr>
            <w:r>
              <w:rPr>
                <w:rFonts w:eastAsia="Times New Roman" w:cs="Times New Roman" w:ascii="Times New Roman" w:hAnsi="Times New Roman"/>
                <w:rFonts w:ascii="Times New Roman" w:hAnsi="Times New Roman" w:eastAsia="Times New Roman" w:cs="Times New Roman"/>
                <w:sz w:val="22"/>
                <w:szCs w:val="22"/>
                <w:shd w:fill="FFFF38" w:val="clear"/>
                <w:rPrChange w:id="0" w:author="Autor desconhecido" w:date="2025-09-28T17:22:10Z">
                  <w:rPr>
                    <w:sz w:val="22"/>
                    <w:szCs w:val="22"/>
                  </w:rPr>
                </w:rPrChange>
              </w:rPr>
              <w:t>Sistema GaitRite®</w:t>
            </w:r>
          </w:p>
        </w:tc>
        <w:tc>
          <w:tcPr>
            <w:tcW w:w="373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Times New Roman" w:hAnsi="Times New Roman" w:eastAsia="Times New Roman" w:cs="Times New Roman"/>
                <w:sz w:val="22"/>
                <w:szCs w:val="22"/>
                <w:shd w:fill="FFFF38" w:val="clear"/>
              </w:rPr>
            </w:pPr>
            <w:r>
              <w:rPr>
                <w:rFonts w:eastAsia="Times New Roman" w:cs="Times New Roman" w:ascii="Times New Roman" w:hAnsi="Times New Roman"/>
                <w:rFonts w:ascii="Times New Roman" w:hAnsi="Times New Roman" w:eastAsia="Times New Roman" w:cs="Times New Roman"/>
                <w:sz w:val="22"/>
                <w:szCs w:val="22"/>
                <w:shd w:fill="FFFF38" w:val="clear"/>
                <w:rPrChange w:id="0" w:author="Autor desconhecido" w:date="2025-09-28T17:22:10Z">
                  <w:rPr>
                    <w:sz w:val="22"/>
                    <w:szCs w:val="22"/>
                  </w:rPr>
                </w:rPrChange>
              </w:rPr>
              <w:t>Indica a estabilidade mediolateral e controle postural.</w:t>
            </w:r>
          </w:p>
        </w:tc>
      </w:tr>
      <w:tr>
        <w:trPr/>
        <w:tc>
          <w:tcPr>
            <w:tcW w:w="297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Times New Roman" w:hAnsi="Times New Roman" w:eastAsia="Times New Roman" w:cs="Times New Roman"/>
                <w:sz w:val="22"/>
                <w:szCs w:val="22"/>
                <w:shd w:fill="FFFF38" w:val="clear"/>
              </w:rPr>
            </w:pPr>
            <w:r>
              <w:rPr>
                <w:rFonts w:eastAsia="Times New Roman" w:cs="Times New Roman" w:ascii="Times New Roman" w:hAnsi="Times New Roman"/>
                <w:rFonts w:ascii="Times New Roman" w:hAnsi="Times New Roman" w:eastAsia="Times New Roman" w:cs="Times New Roman"/>
                <w:sz w:val="22"/>
                <w:szCs w:val="22"/>
                <w:shd w:fill="FFFF38" w:val="clear"/>
                <w:rPrChange w:id="0" w:author="Autor desconhecido" w:date="2025-09-28T17:22:10Z">
                  <w:rPr>
                    <w:sz w:val="22"/>
                    <w:szCs w:val="22"/>
                  </w:rPr>
                </w:rPrChange>
              </w:rPr>
              <w:t>Tempo em duplo suporte</w:t>
            </w:r>
          </w:p>
        </w:tc>
        <w:tc>
          <w:tcPr>
            <w:tcW w:w="255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Times New Roman" w:hAnsi="Times New Roman" w:eastAsia="Times New Roman" w:cs="Times New Roman"/>
                <w:sz w:val="22"/>
                <w:szCs w:val="22"/>
                <w:shd w:fill="FFFF38" w:val="clear"/>
              </w:rPr>
            </w:pPr>
            <w:r>
              <w:rPr>
                <w:rFonts w:eastAsia="Times New Roman" w:cs="Times New Roman" w:ascii="Times New Roman" w:hAnsi="Times New Roman"/>
                <w:rFonts w:ascii="Times New Roman" w:hAnsi="Times New Roman" w:eastAsia="Times New Roman" w:cs="Times New Roman"/>
                <w:sz w:val="22"/>
                <w:szCs w:val="22"/>
                <w:shd w:fill="FFFF38" w:val="clear"/>
                <w:rPrChange w:id="0" w:author="Autor desconhecido" w:date="2025-09-28T17:22:10Z">
                  <w:rPr>
                    <w:sz w:val="22"/>
                    <w:szCs w:val="22"/>
                  </w:rPr>
                </w:rPrChange>
              </w:rPr>
              <w:t>Sistema GaitRite®</w:t>
            </w:r>
          </w:p>
        </w:tc>
        <w:tc>
          <w:tcPr>
            <w:tcW w:w="373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shd w:fill="FFFF38" w:val="clear"/>
              </w:rPr>
            </w:pPr>
            <w:r>
              <w:rPr>
                <w:rFonts w:eastAsia="Times New Roman" w:cs="Times New Roman" w:ascii="Times New Roman" w:hAnsi="Times New Roman"/>
                <w:rFonts w:ascii="Times New Roman" w:hAnsi="Times New Roman" w:eastAsia="Times New Roman" w:cs="Times New Roman"/>
                <w:sz w:val="22"/>
                <w:szCs w:val="22"/>
                <w:shd w:fill="FFFF38" w:val="clear"/>
                <w:rPrChange w:id="0" w:author="Autor desconhecido" w:date="2025-09-28T17:22:10Z">
                  <w:rPr>
                    <w:sz w:val="22"/>
                    <w:szCs w:val="22"/>
                  </w:rPr>
                </w:rPrChange>
              </w:rPr>
              <w:t xml:space="preserve">Indica a busca por estabilidade </w:t>
            </w:r>
            <w:r>
              <w:rPr>
                <w:rFonts w:eastAsia="Times New Roman" w:cs="Times New Roman" w:ascii="Times New Roman" w:hAnsi="Times New Roman"/>
                <w:rFonts w:ascii="Times New Roman" w:hAnsi="Times New Roman" w:eastAsia="Times New Roman" w:cs="Times New Roman"/>
                <w:i/>
                <w:sz w:val="22"/>
                <w:szCs w:val="22"/>
                <w:shd w:fill="FFFF38" w:val="clear"/>
                <w:rPrChange w:id="0" w:author="Autor desconhecido" w:date="2025-09-28T17:22:10Z">
                  <w:rPr>
                    <w:sz w:val="22"/>
                    <w:i/>
                    <w:shd w:fill="FFFF38" w:val="clear"/>
                    <w:szCs w:val="22"/>
                  </w:rPr>
                </w:rPrChange>
              </w:rPr>
              <w:t>versus</w:t>
            </w:r>
            <w:r>
              <w:rPr>
                <w:rFonts w:eastAsia="Times New Roman" w:cs="Times New Roman" w:ascii="Times New Roman" w:hAnsi="Times New Roman"/>
                <w:rFonts w:ascii="Times New Roman" w:hAnsi="Times New Roman" w:eastAsia="Times New Roman" w:cs="Times New Roman"/>
                <w:sz w:val="22"/>
                <w:szCs w:val="22"/>
                <w:shd w:fill="FFFF38" w:val="clear"/>
                <w:rPrChange w:id="0" w:author="Autor desconhecido" w:date="2025-09-28T17:22:10Z">
                  <w:rPr>
                    <w:sz w:val="22"/>
                    <w:shd w:fill="FFFF38" w:val="clear"/>
                    <w:szCs w:val="22"/>
                  </w:rPr>
                </w:rPrChange>
              </w:rPr>
              <w:t xml:space="preserve"> propulsão.</w:t>
            </w:r>
          </w:p>
        </w:tc>
      </w:tr>
      <w:tr>
        <w:trPr/>
        <w:tc>
          <w:tcPr>
            <w:tcW w:w="297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Times New Roman" w:hAnsi="Times New Roman" w:eastAsia="Times New Roman" w:cs="Times New Roman"/>
                <w:sz w:val="22"/>
                <w:szCs w:val="22"/>
                <w:shd w:fill="FFFF38" w:val="clear"/>
              </w:rPr>
            </w:pPr>
            <w:r>
              <w:rPr>
                <w:rFonts w:eastAsia="Times New Roman" w:cs="Times New Roman" w:ascii="Times New Roman" w:hAnsi="Times New Roman"/>
                <w:rFonts w:ascii="Times New Roman" w:hAnsi="Times New Roman" w:eastAsia="Times New Roman" w:cs="Times New Roman"/>
                <w:sz w:val="22"/>
                <w:szCs w:val="22"/>
                <w:shd w:fill="FFFF38" w:val="clear"/>
                <w:rPrChange w:id="0" w:author="Autor desconhecido" w:date="2025-09-28T17:22:10Z">
                  <w:rPr>
                    <w:sz w:val="22"/>
                    <w:szCs w:val="22"/>
                  </w:rPr>
                </w:rPrChange>
              </w:rPr>
              <w:t>Variabilidade entre passadas</w:t>
            </w:r>
          </w:p>
        </w:tc>
        <w:tc>
          <w:tcPr>
            <w:tcW w:w="255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Times New Roman" w:hAnsi="Times New Roman" w:eastAsia="Times New Roman" w:cs="Times New Roman"/>
                <w:sz w:val="22"/>
                <w:szCs w:val="22"/>
                <w:shd w:fill="FFFF38" w:val="clear"/>
              </w:rPr>
            </w:pPr>
            <w:r>
              <w:rPr>
                <w:rFonts w:eastAsia="Times New Roman" w:cs="Times New Roman" w:ascii="Times New Roman" w:hAnsi="Times New Roman"/>
                <w:rFonts w:ascii="Times New Roman" w:hAnsi="Times New Roman" w:eastAsia="Times New Roman" w:cs="Times New Roman"/>
                <w:sz w:val="22"/>
                <w:szCs w:val="22"/>
                <w:shd w:fill="FFFF38" w:val="clear"/>
                <w:rPrChange w:id="0" w:author="Autor desconhecido" w:date="2025-09-28T17:22:10Z">
                  <w:rPr>
                    <w:sz w:val="22"/>
                    <w:szCs w:val="22"/>
                  </w:rPr>
                </w:rPrChange>
              </w:rPr>
              <w:t>Sistema GaitRite®</w:t>
            </w:r>
          </w:p>
        </w:tc>
        <w:tc>
          <w:tcPr>
            <w:tcW w:w="373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Times New Roman" w:hAnsi="Times New Roman" w:eastAsia="Times New Roman" w:cs="Times New Roman"/>
                <w:sz w:val="22"/>
                <w:szCs w:val="22"/>
                <w:shd w:fill="FFFF38" w:val="clear"/>
              </w:rPr>
            </w:pPr>
            <w:r>
              <w:rPr>
                <w:rFonts w:eastAsia="Times New Roman" w:cs="Times New Roman" w:ascii="Times New Roman" w:hAnsi="Times New Roman"/>
                <w:rFonts w:ascii="Times New Roman" w:hAnsi="Times New Roman" w:eastAsia="Times New Roman" w:cs="Times New Roman"/>
                <w:sz w:val="22"/>
                <w:szCs w:val="22"/>
                <w:shd w:fill="FFFF38" w:val="clear"/>
                <w:rPrChange w:id="0" w:author="Autor desconhecido" w:date="2025-09-28T17:22:10Z">
                  <w:rPr>
                    <w:sz w:val="22"/>
                    <w:szCs w:val="22"/>
                  </w:rPr>
                </w:rPrChange>
              </w:rPr>
              <w:t>Quantifica consistência e controle motor na locomoção.</w:t>
            </w:r>
          </w:p>
        </w:tc>
      </w:tr>
      <w:tr>
        <w:trPr/>
        <w:tc>
          <w:tcPr>
            <w:tcW w:w="297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Times New Roman" w:hAnsi="Times New Roman" w:eastAsia="Times New Roman" w:cs="Times New Roman"/>
                <w:sz w:val="22"/>
                <w:szCs w:val="22"/>
                <w:shd w:fill="FFFF38" w:val="clear"/>
              </w:rPr>
            </w:pPr>
            <w:r>
              <w:rPr>
                <w:rFonts w:eastAsia="Times New Roman" w:cs="Times New Roman" w:ascii="Times New Roman" w:hAnsi="Times New Roman"/>
                <w:rFonts w:ascii="Times New Roman" w:hAnsi="Times New Roman" w:eastAsia="Times New Roman" w:cs="Times New Roman"/>
                <w:sz w:val="22"/>
                <w:szCs w:val="22"/>
                <w:shd w:fill="FFFF38" w:val="clear"/>
                <w:rPrChange w:id="0" w:author="Autor desconhecido" w:date="2025-09-28T17:22:10Z">
                  <w:rPr>
                    <w:sz w:val="22"/>
                    <w:szCs w:val="22"/>
                  </w:rPr>
                </w:rPrChange>
              </w:rPr>
              <w:t>Simetria do deslocamento</w:t>
            </w:r>
          </w:p>
        </w:tc>
        <w:tc>
          <w:tcPr>
            <w:tcW w:w="255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Times New Roman" w:hAnsi="Times New Roman" w:eastAsia="Times New Roman" w:cs="Times New Roman"/>
                <w:sz w:val="22"/>
                <w:szCs w:val="22"/>
                <w:shd w:fill="FFFF38" w:val="clear"/>
              </w:rPr>
            </w:pPr>
            <w:r>
              <w:rPr>
                <w:rFonts w:eastAsia="Times New Roman" w:cs="Times New Roman" w:ascii="Times New Roman" w:hAnsi="Times New Roman"/>
                <w:rFonts w:ascii="Times New Roman" w:hAnsi="Times New Roman" w:eastAsia="Times New Roman" w:cs="Times New Roman"/>
                <w:sz w:val="22"/>
                <w:szCs w:val="22"/>
                <w:shd w:fill="FFFF38" w:val="clear"/>
                <w:rPrChange w:id="0" w:author="Autor desconhecido" w:date="2025-09-28T17:22:10Z">
                  <w:rPr>
                    <w:sz w:val="22"/>
                    <w:szCs w:val="22"/>
                  </w:rPr>
                </w:rPrChange>
              </w:rPr>
              <w:t>Sistema GaitRite®</w:t>
            </w:r>
          </w:p>
        </w:tc>
        <w:tc>
          <w:tcPr>
            <w:tcW w:w="373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Times New Roman" w:hAnsi="Times New Roman" w:eastAsia="Times New Roman" w:cs="Times New Roman"/>
                <w:sz w:val="22"/>
                <w:szCs w:val="22"/>
                <w:shd w:fill="FFFF38" w:val="clear"/>
              </w:rPr>
            </w:pPr>
            <w:r>
              <w:rPr>
                <w:rFonts w:eastAsia="Times New Roman" w:cs="Times New Roman" w:ascii="Times New Roman" w:hAnsi="Times New Roman"/>
                <w:rFonts w:ascii="Times New Roman" w:hAnsi="Times New Roman" w:eastAsia="Times New Roman" w:cs="Times New Roman"/>
                <w:sz w:val="22"/>
                <w:szCs w:val="22"/>
                <w:shd w:fill="FFFF38" w:val="clear"/>
                <w:rPrChange w:id="0" w:author="Autor desconhecido" w:date="2025-09-28T17:22:10Z">
                  <w:rPr>
                    <w:sz w:val="22"/>
                    <w:szCs w:val="22"/>
                  </w:rPr>
                </w:rPrChange>
              </w:rPr>
              <w:t>Avalia equilíbrio entre os lados e possíveis compensações assimétricas.</w:t>
            </w:r>
          </w:p>
        </w:tc>
      </w:tr>
      <w:tr>
        <w:trPr/>
        <w:tc>
          <w:tcPr>
            <w:tcW w:w="297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Times New Roman" w:hAnsi="Times New Roman" w:eastAsia="Times New Roman" w:cs="Times New Roman"/>
                <w:sz w:val="22"/>
                <w:szCs w:val="22"/>
                <w:shd w:fill="FFFF38" w:val="clear"/>
              </w:rPr>
            </w:pPr>
            <w:r>
              <w:rPr>
                <w:rFonts w:eastAsia="Times New Roman" w:cs="Times New Roman" w:ascii="Times New Roman" w:hAnsi="Times New Roman"/>
                <w:rFonts w:ascii="Times New Roman" w:hAnsi="Times New Roman" w:eastAsia="Times New Roman" w:cs="Times New Roman"/>
                <w:sz w:val="22"/>
                <w:szCs w:val="22"/>
                <w:shd w:fill="FFFF38" w:val="clear"/>
                <w:rPrChange w:id="0" w:author="Autor desconhecido" w:date="2025-09-28T17:22:10Z">
                  <w:rPr>
                    <w:sz w:val="22"/>
                    <w:szCs w:val="22"/>
                  </w:rPr>
                </w:rPrChange>
              </w:rPr>
              <w:t>Ângulos articulares (cabeça, ombros, punhos e quadril)</w:t>
            </w:r>
          </w:p>
        </w:tc>
        <w:tc>
          <w:tcPr>
            <w:tcW w:w="255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Times New Roman" w:hAnsi="Times New Roman" w:eastAsia="Times New Roman" w:cs="Times New Roman"/>
                <w:sz w:val="22"/>
                <w:szCs w:val="22"/>
                <w:shd w:fill="FFFF38" w:val="clear"/>
              </w:rPr>
            </w:pPr>
            <w:r>
              <w:rPr>
                <w:rFonts w:eastAsia="Times New Roman" w:cs="Times New Roman" w:ascii="Times New Roman" w:hAnsi="Times New Roman"/>
                <w:rFonts w:ascii="Times New Roman" w:hAnsi="Times New Roman" w:eastAsia="Times New Roman" w:cs="Times New Roman"/>
                <w:sz w:val="22"/>
                <w:szCs w:val="22"/>
                <w:shd w:fill="FFFF38" w:val="clear"/>
                <w:rPrChange w:id="0" w:author="Autor desconhecido" w:date="2025-09-28T17:22:10Z">
                  <w:rPr>
                    <w:sz w:val="22"/>
                    <w:szCs w:val="22"/>
                  </w:rPr>
                </w:rPrChange>
              </w:rPr>
              <w:t xml:space="preserve">Captura de Movimento  </w:t>
            </w:r>
          </w:p>
          <w:p>
            <w:pPr>
              <w:pStyle w:val="Normal"/>
              <w:spacing w:lineRule="auto" w:line="240"/>
              <w:jc w:val="start"/>
              <w:rPr>
                <w:rFonts w:ascii="Times New Roman" w:hAnsi="Times New Roman" w:eastAsia="Times New Roman" w:cs="Times New Roman"/>
                <w:sz w:val="22"/>
                <w:szCs w:val="22"/>
                <w:shd w:fill="FFFF38" w:val="clear"/>
              </w:rPr>
            </w:pPr>
            <w:r>
              <w:rPr>
                <w:rFonts w:eastAsia="Times New Roman" w:cs="Times New Roman" w:ascii="Times New Roman" w:hAnsi="Times New Roman"/>
                <w:rFonts w:ascii="Times New Roman" w:hAnsi="Times New Roman" w:eastAsia="Times New Roman" w:cs="Times New Roman"/>
                <w:sz w:val="22"/>
                <w:szCs w:val="22"/>
                <w:shd w:fill="FFFF38" w:val="clear"/>
                <w:rPrChange w:id="0" w:author="Autor desconhecido" w:date="2025-09-28T17:22:10Z">
                  <w:rPr>
                    <w:sz w:val="22"/>
                    <w:szCs w:val="22"/>
                  </w:rPr>
                </w:rPrChange>
              </w:rPr>
              <w:t>(Vicon®)</w:t>
            </w:r>
          </w:p>
        </w:tc>
        <w:tc>
          <w:tcPr>
            <w:tcW w:w="373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Times New Roman" w:hAnsi="Times New Roman" w:eastAsia="Times New Roman" w:cs="Times New Roman"/>
                <w:sz w:val="22"/>
                <w:szCs w:val="22"/>
                <w:shd w:fill="FFFF38" w:val="clear"/>
              </w:rPr>
            </w:pPr>
            <w:r>
              <w:rPr>
                <w:rFonts w:eastAsia="Times New Roman" w:cs="Times New Roman" w:ascii="Times New Roman" w:hAnsi="Times New Roman"/>
                <w:rFonts w:ascii="Times New Roman" w:hAnsi="Times New Roman" w:eastAsia="Times New Roman" w:cs="Times New Roman"/>
                <w:sz w:val="22"/>
                <w:szCs w:val="22"/>
                <w:shd w:fill="FFFF38" w:val="clear"/>
                <w:rPrChange w:id="0" w:author="Autor desconhecido" w:date="2025-09-28T17:22:10Z">
                  <w:rPr>
                    <w:sz w:val="22"/>
                    <w:szCs w:val="22"/>
                  </w:rPr>
                </w:rPrChange>
              </w:rPr>
              <w:t>Verifica o alinhamento corporal e sua influência sobre eficiência e estabilidade.</w:t>
            </w:r>
          </w:p>
        </w:tc>
      </w:tr>
      <w:tr>
        <w:trPr/>
        <w:tc>
          <w:tcPr>
            <w:tcW w:w="297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Times New Roman" w:hAnsi="Times New Roman" w:eastAsia="Times New Roman" w:cs="Times New Roman"/>
                <w:sz w:val="22"/>
                <w:szCs w:val="22"/>
                <w:shd w:fill="FFFF38" w:val="clear"/>
              </w:rPr>
            </w:pPr>
            <w:r>
              <w:rPr>
                <w:rFonts w:eastAsia="Times New Roman" w:cs="Times New Roman" w:ascii="Times New Roman" w:hAnsi="Times New Roman"/>
                <w:rFonts w:ascii="Times New Roman" w:hAnsi="Times New Roman" w:eastAsia="Times New Roman" w:cs="Times New Roman"/>
                <w:sz w:val="22"/>
                <w:szCs w:val="22"/>
                <w:shd w:fill="FFFF38" w:val="clear"/>
                <w:rPrChange w:id="0" w:author="Autor desconhecido" w:date="2025-09-28T17:22:10Z">
                  <w:rPr>
                    <w:sz w:val="22"/>
                    <w:szCs w:val="22"/>
                  </w:rPr>
                </w:rPrChange>
              </w:rPr>
              <w:t>Base de apoio (distância média entre mãos)</w:t>
            </w:r>
          </w:p>
        </w:tc>
        <w:tc>
          <w:tcPr>
            <w:tcW w:w="255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Times New Roman" w:hAnsi="Times New Roman" w:eastAsia="Times New Roman" w:cs="Times New Roman"/>
                <w:sz w:val="22"/>
                <w:szCs w:val="22"/>
                <w:shd w:fill="FFFF38" w:val="clear"/>
              </w:rPr>
            </w:pPr>
            <w:r>
              <w:rPr>
                <w:rFonts w:eastAsia="Times New Roman" w:cs="Times New Roman" w:ascii="Times New Roman" w:hAnsi="Times New Roman"/>
                <w:rFonts w:ascii="Times New Roman" w:hAnsi="Times New Roman" w:eastAsia="Times New Roman" w:cs="Times New Roman"/>
                <w:sz w:val="22"/>
                <w:szCs w:val="22"/>
                <w:shd w:fill="FFFF38" w:val="clear"/>
                <w:rPrChange w:id="0" w:author="Autor desconhecido" w:date="2025-09-28T17:22:10Z">
                  <w:rPr>
                    <w:sz w:val="22"/>
                    <w:szCs w:val="22"/>
                  </w:rPr>
                </w:rPrChange>
              </w:rPr>
              <w:t>Sistema GaitRite®</w:t>
            </w:r>
          </w:p>
        </w:tc>
        <w:tc>
          <w:tcPr>
            <w:tcW w:w="373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Times New Roman" w:hAnsi="Times New Roman" w:eastAsia="Times New Roman" w:cs="Times New Roman"/>
                <w:sz w:val="22"/>
                <w:szCs w:val="22"/>
                <w:shd w:fill="FFFF38" w:val="clear"/>
              </w:rPr>
            </w:pPr>
            <w:r>
              <w:rPr>
                <w:rFonts w:eastAsia="Times New Roman" w:cs="Times New Roman" w:ascii="Times New Roman" w:hAnsi="Times New Roman"/>
                <w:rFonts w:ascii="Times New Roman" w:hAnsi="Times New Roman" w:eastAsia="Times New Roman" w:cs="Times New Roman"/>
                <w:sz w:val="22"/>
                <w:szCs w:val="22"/>
                <w:shd w:fill="FFFF38" w:val="clear"/>
                <w:rPrChange w:id="0" w:author="Autor desconhecido" w:date="2025-09-28T17:22:10Z">
                  <w:rPr>
                    <w:sz w:val="22"/>
                    <w:szCs w:val="22"/>
                  </w:rPr>
                </w:rPrChange>
              </w:rPr>
              <w:t>Analisa como bases mais amplas ou estreitas influenciam o controle postural.</w:t>
            </w:r>
          </w:p>
        </w:tc>
      </w:tr>
      <w:tr>
        <w:trPr/>
        <w:tc>
          <w:tcPr>
            <w:tcW w:w="297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Times New Roman" w:hAnsi="Times New Roman" w:eastAsia="Times New Roman" w:cs="Times New Roman"/>
                <w:sz w:val="22"/>
                <w:szCs w:val="22"/>
                <w:shd w:fill="FFFF38" w:val="clear"/>
              </w:rPr>
            </w:pPr>
            <w:r>
              <w:rPr>
                <w:rFonts w:eastAsia="Times New Roman" w:cs="Times New Roman" w:ascii="Times New Roman" w:hAnsi="Times New Roman"/>
                <w:rFonts w:ascii="Times New Roman" w:hAnsi="Times New Roman" w:eastAsia="Times New Roman" w:cs="Times New Roman"/>
                <w:sz w:val="22"/>
                <w:szCs w:val="22"/>
                <w:shd w:fill="FFFF38" w:val="clear"/>
                <w:rPrChange w:id="0" w:author="Autor desconhecido" w:date="2025-09-28T17:22:10Z">
                  <w:rPr>
                    <w:sz w:val="22"/>
                    <w:szCs w:val="22"/>
                  </w:rPr>
                </w:rPrChange>
              </w:rPr>
              <w:t>Variabilidade do CoP + GFR</w:t>
            </w:r>
          </w:p>
        </w:tc>
        <w:tc>
          <w:tcPr>
            <w:tcW w:w="255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Times New Roman" w:hAnsi="Times New Roman" w:eastAsia="Times New Roman" w:cs="Times New Roman"/>
                <w:sz w:val="22"/>
                <w:szCs w:val="22"/>
                <w:shd w:fill="FFFF38" w:val="clear"/>
              </w:rPr>
            </w:pPr>
            <w:r>
              <w:rPr>
                <w:rFonts w:eastAsia="Times New Roman" w:cs="Times New Roman" w:ascii="Times New Roman" w:hAnsi="Times New Roman"/>
                <w:rFonts w:ascii="Times New Roman" w:hAnsi="Times New Roman" w:eastAsia="Times New Roman" w:cs="Times New Roman"/>
                <w:sz w:val="22"/>
                <w:szCs w:val="22"/>
                <w:shd w:fill="FFFF38" w:val="clear"/>
                <w:rPrChange w:id="0" w:author="Autor desconhecido" w:date="2025-09-28T17:22:10Z">
                  <w:rPr>
                    <w:sz w:val="22"/>
                    <w:szCs w:val="22"/>
                  </w:rPr>
                </w:rPrChange>
              </w:rPr>
              <w:t>Plataforma de Força (Bertec®)</w:t>
            </w:r>
          </w:p>
        </w:tc>
        <w:tc>
          <w:tcPr>
            <w:tcW w:w="373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Times New Roman" w:hAnsi="Times New Roman" w:eastAsia="Times New Roman" w:cs="Times New Roman"/>
                <w:sz w:val="22"/>
                <w:szCs w:val="22"/>
                <w:shd w:fill="FFFF38" w:val="clear"/>
              </w:rPr>
            </w:pPr>
            <w:r>
              <w:rPr>
                <w:rFonts w:eastAsia="Times New Roman" w:cs="Times New Roman" w:ascii="Times New Roman" w:hAnsi="Times New Roman"/>
                <w:rFonts w:ascii="Times New Roman" w:hAnsi="Times New Roman" w:eastAsia="Times New Roman" w:cs="Times New Roman"/>
                <w:sz w:val="22"/>
                <w:szCs w:val="22"/>
                <w:shd w:fill="FFFF38" w:val="clear"/>
                <w:rPrChange w:id="0" w:author="Autor desconhecido" w:date="2025-09-28T17:22:10Z">
                  <w:rPr>
                    <w:sz w:val="22"/>
                    <w:szCs w:val="22"/>
                  </w:rPr>
                </w:rPrChange>
              </w:rPr>
              <w:t>Analisa o controle postural antecipatório dos primeiros passos</w:t>
            </w:r>
          </w:p>
        </w:tc>
      </w:tr>
      <w:tr>
        <w:trPr/>
        <w:tc>
          <w:tcPr>
            <w:tcW w:w="297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Times New Roman" w:hAnsi="Times New Roman" w:eastAsia="Times New Roman" w:cs="Times New Roman"/>
                <w:sz w:val="22"/>
                <w:szCs w:val="22"/>
                <w:shd w:fill="FFFF38" w:val="clear"/>
              </w:rPr>
            </w:pPr>
            <w:r>
              <w:rPr>
                <w:rFonts w:eastAsia="Times New Roman" w:cs="Times New Roman" w:ascii="Times New Roman" w:hAnsi="Times New Roman"/>
                <w:rFonts w:ascii="Times New Roman" w:hAnsi="Times New Roman" w:eastAsia="Times New Roman" w:cs="Times New Roman"/>
                <w:sz w:val="22"/>
                <w:szCs w:val="22"/>
                <w:shd w:fill="FFFF38" w:val="clear"/>
                <w:rPrChange w:id="0" w:author="Autor desconhecido" w:date="2025-09-28T17:22:10Z">
                  <w:rPr>
                    <w:sz w:val="22"/>
                    <w:szCs w:val="22"/>
                  </w:rPr>
                </w:rPrChange>
              </w:rPr>
              <w:t>Força dos flexores de punho</w:t>
            </w:r>
          </w:p>
        </w:tc>
        <w:tc>
          <w:tcPr>
            <w:tcW w:w="255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Times New Roman" w:hAnsi="Times New Roman" w:eastAsia="Times New Roman" w:cs="Times New Roman"/>
                <w:sz w:val="22"/>
                <w:szCs w:val="22"/>
                <w:shd w:fill="FFFF38" w:val="clear"/>
              </w:rPr>
            </w:pPr>
            <w:r>
              <w:rPr>
                <w:rFonts w:eastAsia="Times New Roman" w:cs="Times New Roman" w:ascii="Times New Roman" w:hAnsi="Times New Roman"/>
                <w:rFonts w:ascii="Times New Roman" w:hAnsi="Times New Roman" w:eastAsia="Times New Roman" w:cs="Times New Roman"/>
                <w:sz w:val="22"/>
                <w:szCs w:val="22"/>
                <w:shd w:fill="FFFF38" w:val="clear"/>
                <w:rPrChange w:id="0" w:author="Autor desconhecido" w:date="2025-09-28T17:22:10Z">
                  <w:rPr>
                    <w:sz w:val="22"/>
                    <w:szCs w:val="22"/>
                  </w:rPr>
                </w:rPrChange>
              </w:rPr>
              <w:t>Dinamômetro</w:t>
            </w:r>
          </w:p>
        </w:tc>
        <w:tc>
          <w:tcPr>
            <w:tcW w:w="373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Times New Roman" w:hAnsi="Times New Roman" w:eastAsia="Times New Roman" w:cs="Times New Roman"/>
                <w:sz w:val="22"/>
                <w:szCs w:val="22"/>
                <w:shd w:fill="FFFF38" w:val="clear"/>
              </w:rPr>
            </w:pPr>
            <w:r>
              <w:rPr>
                <w:rFonts w:eastAsia="Times New Roman" w:cs="Times New Roman" w:ascii="Times New Roman" w:hAnsi="Times New Roman"/>
                <w:rFonts w:ascii="Times New Roman" w:hAnsi="Times New Roman" w:eastAsia="Times New Roman" w:cs="Times New Roman"/>
                <w:sz w:val="22"/>
                <w:szCs w:val="22"/>
                <w:shd w:fill="FFFF38" w:val="clear"/>
                <w:rPrChange w:id="0" w:author="Autor desconhecido" w:date="2025-09-28T17:22:10Z">
                  <w:rPr>
                    <w:sz w:val="22"/>
                    <w:szCs w:val="22"/>
                  </w:rPr>
                </w:rPrChange>
              </w:rPr>
              <w:t>Relaciona-se à capacidade de realizar correções finas e manter estabilidade durante a propulsão.</w:t>
            </w:r>
          </w:p>
        </w:tc>
      </w:tr>
      <w:tr>
        <w:trPr/>
        <w:tc>
          <w:tcPr>
            <w:tcW w:w="297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Times New Roman" w:hAnsi="Times New Roman" w:eastAsia="Times New Roman" w:cs="Times New Roman"/>
                <w:sz w:val="22"/>
                <w:szCs w:val="22"/>
                <w:shd w:fill="FFFF38" w:val="clear"/>
              </w:rPr>
            </w:pPr>
            <w:r>
              <w:rPr>
                <w:rFonts w:eastAsia="Times New Roman" w:cs="Times New Roman" w:ascii="Times New Roman" w:hAnsi="Times New Roman"/>
                <w:rFonts w:ascii="Times New Roman" w:hAnsi="Times New Roman" w:eastAsia="Times New Roman" w:cs="Times New Roman"/>
                <w:sz w:val="22"/>
                <w:szCs w:val="22"/>
                <w:shd w:fill="FFFF38" w:val="clear"/>
                <w:rPrChange w:id="0" w:author="Autor desconhecido" w:date="2025-09-28T17:22:10Z">
                  <w:rPr>
                    <w:sz w:val="22"/>
                    <w:szCs w:val="22"/>
                  </w:rPr>
                </w:rPrChange>
              </w:rPr>
              <w:t>Força dos flexores dos dedos</w:t>
            </w:r>
          </w:p>
        </w:tc>
        <w:tc>
          <w:tcPr>
            <w:tcW w:w="255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Times New Roman" w:hAnsi="Times New Roman" w:eastAsia="Times New Roman" w:cs="Times New Roman"/>
                <w:sz w:val="22"/>
                <w:szCs w:val="22"/>
                <w:shd w:fill="FFFF38" w:val="clear"/>
              </w:rPr>
            </w:pPr>
            <w:r>
              <w:rPr>
                <w:rFonts w:eastAsia="Times New Roman" w:cs="Times New Roman" w:ascii="Times New Roman" w:hAnsi="Times New Roman"/>
                <w:rFonts w:ascii="Times New Roman" w:hAnsi="Times New Roman" w:eastAsia="Times New Roman" w:cs="Times New Roman"/>
                <w:sz w:val="22"/>
                <w:szCs w:val="22"/>
                <w:shd w:fill="FFFF38" w:val="clear"/>
                <w:rPrChange w:id="0" w:author="Autor desconhecido" w:date="2025-09-28T17:22:10Z">
                  <w:rPr>
                    <w:sz w:val="22"/>
                    <w:szCs w:val="22"/>
                  </w:rPr>
                </w:rPrChange>
              </w:rPr>
              <w:t>Dinamômetro</w:t>
            </w:r>
          </w:p>
        </w:tc>
        <w:tc>
          <w:tcPr>
            <w:tcW w:w="373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Times New Roman" w:hAnsi="Times New Roman" w:eastAsia="Times New Roman" w:cs="Times New Roman"/>
                <w:sz w:val="22"/>
                <w:szCs w:val="22"/>
                <w:shd w:fill="FFFF38" w:val="clear"/>
              </w:rPr>
            </w:pPr>
            <w:r>
              <w:rPr>
                <w:rFonts w:eastAsia="Times New Roman" w:cs="Times New Roman" w:ascii="Times New Roman" w:hAnsi="Times New Roman"/>
                <w:rFonts w:ascii="Times New Roman" w:hAnsi="Times New Roman" w:eastAsia="Times New Roman" w:cs="Times New Roman"/>
                <w:sz w:val="22"/>
                <w:szCs w:val="22"/>
                <w:shd w:fill="FFFF38" w:val="clear"/>
                <w:rPrChange w:id="0" w:author="Autor desconhecido" w:date="2025-09-28T17:22:10Z">
                  <w:rPr>
                    <w:sz w:val="22"/>
                    <w:szCs w:val="22"/>
                  </w:rPr>
                </w:rPrChange>
              </w:rPr>
              <w:t>Contribui para ajustes finos de pressão na base de apoio.</w:t>
            </w:r>
          </w:p>
        </w:tc>
      </w:tr>
      <w:tr>
        <w:trPr/>
        <w:tc>
          <w:tcPr>
            <w:tcW w:w="297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shd w:fill="FFFF38" w:val="clear"/>
              </w:rPr>
            </w:pPr>
            <w:r>
              <w:rPr>
                <w:rFonts w:eastAsia="Times New Roman" w:cs="Times New Roman" w:ascii="Times New Roman" w:hAnsi="Times New Roman"/>
                <w:rFonts w:ascii="Times New Roman" w:hAnsi="Times New Roman" w:eastAsia="Times New Roman" w:cs="Times New Roman"/>
                <w:sz w:val="22"/>
                <w:szCs w:val="22"/>
                <w:shd w:fill="FFFF38" w:val="clear"/>
                <w:rPrChange w:id="0" w:author="Autor desconhecido" w:date="2025-09-28T17:22:10Z">
                  <w:rPr>
                    <w:sz w:val="22"/>
                    <w:szCs w:val="22"/>
                  </w:rPr>
                </w:rPrChange>
              </w:rPr>
              <w:t xml:space="preserve">Força máxima relativa à massa corporal no </w:t>
            </w:r>
            <w:r>
              <w:rPr>
                <w:rFonts w:eastAsia="Times New Roman" w:cs="Times New Roman" w:ascii="Times New Roman" w:hAnsi="Times New Roman"/>
                <w:rFonts w:ascii="Times New Roman" w:hAnsi="Times New Roman" w:eastAsia="Times New Roman" w:cs="Times New Roman"/>
                <w:i/>
                <w:sz w:val="22"/>
                <w:szCs w:val="22"/>
                <w:shd w:fill="FFFF38" w:val="clear"/>
                <w:rPrChange w:id="0" w:author="Autor desconhecido" w:date="2025-09-28T17:22:10Z">
                  <w:rPr>
                    <w:sz w:val="22"/>
                    <w:i/>
                    <w:shd w:fill="FFFF38" w:val="clear"/>
                    <w:szCs w:val="22"/>
                  </w:rPr>
                </w:rPrChange>
              </w:rPr>
              <w:t>shoulder press</w:t>
            </w:r>
          </w:p>
        </w:tc>
        <w:tc>
          <w:tcPr>
            <w:tcW w:w="255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Times New Roman" w:hAnsi="Times New Roman" w:eastAsia="Times New Roman" w:cs="Times New Roman"/>
                <w:sz w:val="22"/>
                <w:szCs w:val="22"/>
                <w:shd w:fill="FFFF38" w:val="clear"/>
              </w:rPr>
            </w:pPr>
            <w:r>
              <w:rPr>
                <w:rFonts w:eastAsia="Times New Roman" w:cs="Times New Roman" w:ascii="Times New Roman" w:hAnsi="Times New Roman"/>
                <w:rFonts w:ascii="Times New Roman" w:hAnsi="Times New Roman" w:eastAsia="Times New Roman" w:cs="Times New Roman"/>
                <w:sz w:val="22"/>
                <w:szCs w:val="22"/>
                <w:shd w:fill="FFFF38" w:val="clear"/>
                <w:rPrChange w:id="0" w:author="Autor desconhecido" w:date="2025-09-28T17:22:10Z">
                  <w:rPr>
                    <w:sz w:val="22"/>
                    <w:szCs w:val="22"/>
                  </w:rPr>
                </w:rPrChange>
              </w:rPr>
              <w:t xml:space="preserve">Teste de 1-RM </w:t>
            </w:r>
          </w:p>
        </w:tc>
        <w:tc>
          <w:tcPr>
            <w:tcW w:w="373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Times New Roman" w:hAnsi="Times New Roman" w:eastAsia="Times New Roman" w:cs="Times New Roman"/>
                <w:sz w:val="22"/>
                <w:szCs w:val="22"/>
                <w:shd w:fill="FFFF38" w:val="clear"/>
              </w:rPr>
            </w:pPr>
            <w:r>
              <w:rPr>
                <w:rFonts w:eastAsia="Times New Roman" w:cs="Times New Roman" w:ascii="Times New Roman" w:hAnsi="Times New Roman"/>
                <w:rFonts w:ascii="Times New Roman" w:hAnsi="Times New Roman" w:eastAsia="Times New Roman" w:cs="Times New Roman"/>
                <w:sz w:val="22"/>
                <w:szCs w:val="22"/>
                <w:shd w:fill="FFFF38" w:val="clear"/>
                <w:rPrChange w:id="0" w:author="Autor desconhecido" w:date="2025-09-28T17:22:10Z">
                  <w:rPr>
                    <w:sz w:val="22"/>
                    <w:szCs w:val="22"/>
                  </w:rPr>
                </w:rPrChange>
              </w:rPr>
              <w:t>Relaciona-se à sustentação da massa corporal e estabilidade do ombro.</w:t>
            </w:r>
          </w:p>
        </w:tc>
      </w:tr>
      <w:tr>
        <w:trPr/>
        <w:tc>
          <w:tcPr>
            <w:tcW w:w="297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shd w:fill="FFFF38" w:val="clear"/>
              </w:rPr>
            </w:pPr>
            <w:r>
              <w:rPr>
                <w:rFonts w:eastAsia="Times New Roman" w:cs="Times New Roman" w:ascii="Times New Roman" w:hAnsi="Times New Roman"/>
                <w:rFonts w:ascii="Times New Roman" w:hAnsi="Times New Roman" w:eastAsia="Times New Roman" w:cs="Times New Roman"/>
                <w:sz w:val="22"/>
                <w:szCs w:val="22"/>
                <w:shd w:fill="FFFF38" w:val="clear"/>
                <w:rPrChange w:id="0" w:author="Autor desconhecido" w:date="2025-09-28T17:22:10Z">
                  <w:rPr>
                    <w:sz w:val="22"/>
                    <w:szCs w:val="22"/>
                  </w:rPr>
                </w:rPrChange>
              </w:rPr>
              <w:t>Resistência em posição invertida (</w:t>
            </w:r>
            <w:r>
              <w:rPr>
                <w:rFonts w:eastAsia="Times New Roman" w:cs="Times New Roman" w:ascii="Times New Roman" w:hAnsi="Times New Roman"/>
                <w:rFonts w:ascii="Times New Roman" w:hAnsi="Times New Roman" w:eastAsia="Times New Roman" w:cs="Times New Roman"/>
                <w:i/>
                <w:sz w:val="22"/>
                <w:szCs w:val="22"/>
                <w:shd w:fill="FFFF38" w:val="clear"/>
                <w:rPrChange w:id="0" w:author="Autor desconhecido" w:date="2025-09-28T17:22:10Z">
                  <w:rPr>
                    <w:sz w:val="22"/>
                    <w:i/>
                    <w:shd w:fill="FFFF38" w:val="clear"/>
                    <w:szCs w:val="22"/>
                  </w:rPr>
                </w:rPrChange>
              </w:rPr>
              <w:t>wall-supported HS)</w:t>
            </w:r>
          </w:p>
        </w:tc>
        <w:tc>
          <w:tcPr>
            <w:tcW w:w="255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Times New Roman" w:hAnsi="Times New Roman" w:eastAsia="Times New Roman" w:cs="Times New Roman"/>
                <w:sz w:val="22"/>
                <w:szCs w:val="22"/>
                <w:shd w:fill="FFFF38" w:val="clear"/>
              </w:rPr>
            </w:pPr>
            <w:r>
              <w:rPr>
                <w:rFonts w:eastAsia="Times New Roman" w:cs="Times New Roman" w:ascii="Times New Roman" w:hAnsi="Times New Roman"/>
                <w:rFonts w:ascii="Times New Roman" w:hAnsi="Times New Roman" w:eastAsia="Times New Roman" w:cs="Times New Roman"/>
                <w:sz w:val="22"/>
                <w:szCs w:val="22"/>
                <w:shd w:fill="FFFF38" w:val="clear"/>
                <w:rPrChange w:id="0" w:author="Autor desconhecido" w:date="2025-09-28T17:22:10Z">
                  <w:rPr>
                    <w:sz w:val="22"/>
                    <w:szCs w:val="22"/>
                  </w:rPr>
                </w:rPrChange>
              </w:rPr>
              <w:t>Cronometro Digital</w:t>
            </w:r>
          </w:p>
        </w:tc>
        <w:tc>
          <w:tcPr>
            <w:tcW w:w="373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Times New Roman" w:hAnsi="Times New Roman" w:eastAsia="Times New Roman" w:cs="Times New Roman"/>
                <w:sz w:val="22"/>
                <w:szCs w:val="22"/>
                <w:shd w:fill="FFFF38" w:val="clear"/>
              </w:rPr>
            </w:pPr>
            <w:r>
              <w:rPr>
                <w:rFonts w:eastAsia="Times New Roman" w:cs="Times New Roman" w:ascii="Times New Roman" w:hAnsi="Times New Roman"/>
                <w:rFonts w:ascii="Times New Roman" w:hAnsi="Times New Roman" w:eastAsia="Times New Roman" w:cs="Times New Roman"/>
                <w:sz w:val="22"/>
                <w:szCs w:val="22"/>
                <w:shd w:fill="FFFF38" w:val="clear"/>
                <w:rPrChange w:id="0" w:author="Autor desconhecido" w:date="2025-09-28T17:22:10Z">
                  <w:rPr>
                    <w:sz w:val="22"/>
                    <w:szCs w:val="22"/>
                  </w:rPr>
                </w:rPrChange>
              </w:rPr>
              <w:t>Avalia capacidade de resistir à fadiga em posição invertida</w:t>
            </w:r>
          </w:p>
        </w:tc>
      </w:tr>
      <w:tr>
        <w:trPr/>
        <w:tc>
          <w:tcPr>
            <w:tcW w:w="297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Times New Roman" w:hAnsi="Times New Roman" w:eastAsia="Times New Roman" w:cs="Times New Roman"/>
                <w:sz w:val="22"/>
                <w:szCs w:val="22"/>
                <w:shd w:fill="FFFF38" w:val="clear"/>
              </w:rPr>
            </w:pPr>
            <w:r>
              <w:rPr>
                <w:rFonts w:eastAsia="Times New Roman" w:cs="Times New Roman" w:ascii="Times New Roman" w:hAnsi="Times New Roman"/>
                <w:rFonts w:ascii="Times New Roman" w:hAnsi="Times New Roman" w:eastAsia="Times New Roman" w:cs="Times New Roman"/>
                <w:sz w:val="22"/>
                <w:szCs w:val="22"/>
                <w:shd w:fill="FFFF38" w:val="clear"/>
                <w:rPrChange w:id="0" w:author="Autor desconhecido" w:date="2025-09-28T17:22:10Z">
                  <w:rPr>
                    <w:sz w:val="22"/>
                    <w:szCs w:val="22"/>
                  </w:rPr>
                </w:rPrChange>
              </w:rPr>
              <w:t>Altura do CoM</w:t>
            </w:r>
          </w:p>
        </w:tc>
        <w:tc>
          <w:tcPr>
            <w:tcW w:w="255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Times New Roman" w:hAnsi="Times New Roman" w:eastAsia="Times New Roman" w:cs="Times New Roman"/>
                <w:sz w:val="22"/>
                <w:szCs w:val="22"/>
                <w:shd w:fill="FFFF38" w:val="clear"/>
              </w:rPr>
            </w:pPr>
            <w:r>
              <w:rPr>
                <w:rFonts w:eastAsia="Times New Roman" w:cs="Times New Roman" w:ascii="Times New Roman" w:hAnsi="Times New Roman"/>
                <w:rFonts w:ascii="Times New Roman" w:hAnsi="Times New Roman" w:eastAsia="Times New Roman" w:cs="Times New Roman"/>
                <w:sz w:val="22"/>
                <w:szCs w:val="22"/>
                <w:shd w:fill="FFFF38" w:val="clear"/>
                <w:rPrChange w:id="0" w:author="Autor desconhecido" w:date="2025-09-28T17:22:10Z">
                  <w:rPr>
                    <w:sz w:val="22"/>
                    <w:szCs w:val="22"/>
                  </w:rPr>
                </w:rPrChange>
              </w:rPr>
              <w:t xml:space="preserve">Captura de Movimento  </w:t>
            </w:r>
          </w:p>
          <w:p>
            <w:pPr>
              <w:pStyle w:val="Normal"/>
              <w:spacing w:lineRule="auto" w:line="240"/>
              <w:jc w:val="start"/>
              <w:rPr>
                <w:rFonts w:ascii="Times New Roman" w:hAnsi="Times New Roman" w:eastAsia="Times New Roman" w:cs="Times New Roman"/>
                <w:sz w:val="22"/>
                <w:szCs w:val="22"/>
                <w:shd w:fill="FFFF38" w:val="clear"/>
              </w:rPr>
            </w:pPr>
            <w:r>
              <w:rPr>
                <w:rFonts w:eastAsia="Times New Roman" w:cs="Times New Roman" w:ascii="Times New Roman" w:hAnsi="Times New Roman"/>
                <w:rFonts w:ascii="Times New Roman" w:hAnsi="Times New Roman" w:eastAsia="Times New Roman" w:cs="Times New Roman"/>
                <w:sz w:val="22"/>
                <w:szCs w:val="22"/>
                <w:shd w:fill="FFFF38" w:val="clear"/>
                <w:rPrChange w:id="0" w:author="Autor desconhecido" w:date="2025-09-28T17:22:10Z">
                  <w:rPr>
                    <w:sz w:val="22"/>
                    <w:szCs w:val="22"/>
                  </w:rPr>
                </w:rPrChange>
              </w:rPr>
              <w:t>(Vicon®)</w:t>
            </w:r>
          </w:p>
        </w:tc>
        <w:tc>
          <w:tcPr>
            <w:tcW w:w="373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Times New Roman" w:hAnsi="Times New Roman" w:eastAsia="Times New Roman" w:cs="Times New Roman"/>
                <w:sz w:val="22"/>
                <w:szCs w:val="22"/>
                <w:shd w:fill="FFFF38" w:val="clear"/>
              </w:rPr>
            </w:pPr>
            <w:r>
              <w:rPr>
                <w:rFonts w:eastAsia="Times New Roman" w:cs="Times New Roman" w:ascii="Times New Roman" w:hAnsi="Times New Roman"/>
                <w:rFonts w:ascii="Times New Roman" w:hAnsi="Times New Roman" w:eastAsia="Times New Roman" w:cs="Times New Roman"/>
                <w:sz w:val="22"/>
                <w:szCs w:val="22"/>
                <w:shd w:fill="FFFF38" w:val="clear"/>
                <w:rPrChange w:id="0" w:author="Autor desconhecido" w:date="2025-09-28T17:22:10Z">
                  <w:rPr>
                    <w:sz w:val="22"/>
                    <w:szCs w:val="22"/>
                  </w:rPr>
                </w:rPrChange>
              </w:rPr>
              <w:t>Determina o nível de instabilidade inerente ao deslocamento invertido.</w:t>
            </w:r>
          </w:p>
        </w:tc>
      </w:tr>
      <w:tr>
        <w:trPr/>
        <w:tc>
          <w:tcPr>
            <w:tcW w:w="297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Times New Roman" w:hAnsi="Times New Roman" w:eastAsia="Times New Roman" w:cs="Times New Roman"/>
                <w:sz w:val="22"/>
                <w:szCs w:val="22"/>
                <w:shd w:fill="FFFF38" w:val="clear"/>
              </w:rPr>
            </w:pPr>
            <w:r>
              <w:rPr>
                <w:rFonts w:eastAsia="Times New Roman" w:cs="Times New Roman" w:ascii="Times New Roman" w:hAnsi="Times New Roman"/>
                <w:rFonts w:ascii="Times New Roman" w:hAnsi="Times New Roman" w:eastAsia="Times New Roman" w:cs="Times New Roman"/>
                <w:sz w:val="22"/>
                <w:szCs w:val="22"/>
                <w:shd w:fill="FFFF38" w:val="clear"/>
                <w:rPrChange w:id="0" w:author="Autor desconhecido" w:date="2025-09-28T17:22:10Z">
                  <w:rPr>
                    <w:sz w:val="22"/>
                    <w:szCs w:val="22"/>
                  </w:rPr>
                </w:rPrChange>
              </w:rPr>
              <w:t>Comprimento dos membros</w:t>
            </w:r>
          </w:p>
        </w:tc>
        <w:tc>
          <w:tcPr>
            <w:tcW w:w="255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Times New Roman" w:hAnsi="Times New Roman" w:eastAsia="Times New Roman" w:cs="Times New Roman"/>
                <w:sz w:val="22"/>
                <w:szCs w:val="22"/>
                <w:shd w:fill="FFFF38" w:val="clear"/>
              </w:rPr>
            </w:pPr>
            <w:r>
              <w:rPr>
                <w:rFonts w:eastAsia="Times New Roman" w:cs="Times New Roman" w:ascii="Times New Roman" w:hAnsi="Times New Roman"/>
                <w:rFonts w:ascii="Times New Roman" w:hAnsi="Times New Roman" w:eastAsia="Times New Roman" w:cs="Times New Roman"/>
                <w:sz w:val="22"/>
                <w:szCs w:val="22"/>
                <w:shd w:fill="FFFF38" w:val="clear"/>
                <w:rPrChange w:id="0" w:author="Autor desconhecido" w:date="2025-09-28T17:22:10Z">
                  <w:rPr>
                    <w:sz w:val="22"/>
                    <w:szCs w:val="22"/>
                  </w:rPr>
                </w:rPrChange>
              </w:rPr>
              <w:t xml:space="preserve">Captura de Movimento  </w:t>
            </w:r>
          </w:p>
          <w:p>
            <w:pPr>
              <w:pStyle w:val="Normal"/>
              <w:spacing w:lineRule="auto" w:line="240"/>
              <w:jc w:val="start"/>
              <w:rPr>
                <w:rFonts w:ascii="Times New Roman" w:hAnsi="Times New Roman" w:eastAsia="Times New Roman" w:cs="Times New Roman"/>
                <w:sz w:val="22"/>
                <w:szCs w:val="22"/>
                <w:shd w:fill="FFFF38" w:val="clear"/>
              </w:rPr>
            </w:pPr>
            <w:r>
              <w:rPr>
                <w:rFonts w:eastAsia="Times New Roman" w:cs="Times New Roman" w:ascii="Times New Roman" w:hAnsi="Times New Roman"/>
                <w:rFonts w:ascii="Times New Roman" w:hAnsi="Times New Roman" w:eastAsia="Times New Roman" w:cs="Times New Roman"/>
                <w:sz w:val="22"/>
                <w:szCs w:val="22"/>
                <w:shd w:fill="FFFF38" w:val="clear"/>
                <w:rPrChange w:id="0" w:author="Autor desconhecido" w:date="2025-09-28T17:22:10Z">
                  <w:rPr>
                    <w:sz w:val="22"/>
                    <w:szCs w:val="22"/>
                  </w:rPr>
                </w:rPrChange>
              </w:rPr>
              <w:t>(Vicon®)</w:t>
            </w:r>
          </w:p>
        </w:tc>
        <w:tc>
          <w:tcPr>
            <w:tcW w:w="373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Times New Roman" w:hAnsi="Times New Roman" w:eastAsia="Times New Roman" w:cs="Times New Roman"/>
                <w:sz w:val="22"/>
                <w:szCs w:val="22"/>
                <w:shd w:fill="FFFF38" w:val="clear"/>
              </w:rPr>
            </w:pPr>
            <w:r>
              <w:rPr>
                <w:rFonts w:eastAsia="Times New Roman" w:cs="Times New Roman" w:ascii="Times New Roman" w:hAnsi="Times New Roman"/>
                <w:rFonts w:ascii="Times New Roman" w:hAnsi="Times New Roman" w:eastAsia="Times New Roman" w:cs="Times New Roman"/>
                <w:sz w:val="22"/>
                <w:szCs w:val="22"/>
                <w:shd w:fill="FFFF38" w:val="clear"/>
                <w:rPrChange w:id="0" w:author="Autor desconhecido" w:date="2025-09-28T17:22:10Z">
                  <w:rPr>
                    <w:sz w:val="22"/>
                    <w:szCs w:val="22"/>
                  </w:rPr>
                </w:rPrChange>
              </w:rPr>
              <w:t>Afeta alavancas mecânicas e a precisão dos ajustes posturais.</w:t>
            </w:r>
          </w:p>
        </w:tc>
      </w:tr>
      <w:tr>
        <w:trPr/>
        <w:tc>
          <w:tcPr>
            <w:tcW w:w="297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Times New Roman" w:hAnsi="Times New Roman" w:eastAsia="Times New Roman" w:cs="Times New Roman"/>
                <w:sz w:val="22"/>
                <w:szCs w:val="22"/>
                <w:shd w:fill="FFFF38" w:val="clear"/>
              </w:rPr>
            </w:pPr>
            <w:r>
              <w:rPr>
                <w:rFonts w:eastAsia="Times New Roman" w:cs="Times New Roman" w:ascii="Times New Roman" w:hAnsi="Times New Roman"/>
                <w:rFonts w:ascii="Times New Roman" w:hAnsi="Times New Roman" w:eastAsia="Times New Roman" w:cs="Times New Roman"/>
                <w:sz w:val="22"/>
                <w:szCs w:val="22"/>
                <w:shd w:fill="FFFF38" w:val="clear"/>
                <w:rPrChange w:id="0" w:author="Autor desconhecido" w:date="2025-09-28T17:22:10Z">
                  <w:rPr>
                    <w:sz w:val="22"/>
                    <w:szCs w:val="22"/>
                  </w:rPr>
                </w:rPrChange>
              </w:rPr>
              <w:t>Composição Corporal</w:t>
            </w:r>
          </w:p>
        </w:tc>
        <w:tc>
          <w:tcPr>
            <w:tcW w:w="255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Times New Roman" w:hAnsi="Times New Roman" w:eastAsia="Times New Roman" w:cs="Times New Roman"/>
                <w:sz w:val="22"/>
                <w:szCs w:val="22"/>
                <w:shd w:fill="FFFF38" w:val="clear"/>
              </w:rPr>
            </w:pPr>
            <w:r>
              <w:rPr>
                <w:rFonts w:eastAsia="Times New Roman" w:cs="Times New Roman" w:ascii="Times New Roman" w:hAnsi="Times New Roman"/>
                <w:rFonts w:ascii="Times New Roman" w:hAnsi="Times New Roman" w:eastAsia="Times New Roman" w:cs="Times New Roman"/>
                <w:sz w:val="22"/>
                <w:szCs w:val="22"/>
                <w:shd w:fill="FFFF38" w:val="clear"/>
                <w:rPrChange w:id="0" w:author="Autor desconhecido" w:date="2025-09-28T17:22:10Z">
                  <w:rPr>
                    <w:sz w:val="22"/>
                    <w:szCs w:val="22"/>
                  </w:rPr>
                </w:rPrChange>
              </w:rPr>
              <w:t>Absorciometria de Raios-X de Dupla Energia (Dexa)</w:t>
            </w:r>
          </w:p>
        </w:tc>
        <w:tc>
          <w:tcPr>
            <w:tcW w:w="373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Times New Roman" w:hAnsi="Times New Roman" w:eastAsia="Times New Roman" w:cs="Times New Roman"/>
                <w:sz w:val="22"/>
                <w:szCs w:val="22"/>
                <w:shd w:fill="FFFF38" w:val="clear"/>
              </w:rPr>
            </w:pPr>
            <w:r>
              <w:rPr>
                <w:rFonts w:eastAsia="Times New Roman" w:cs="Times New Roman" w:ascii="Times New Roman" w:hAnsi="Times New Roman"/>
                <w:rFonts w:ascii="Times New Roman" w:hAnsi="Times New Roman" w:eastAsia="Times New Roman" w:cs="Times New Roman"/>
                <w:sz w:val="22"/>
                <w:szCs w:val="22"/>
                <w:shd w:fill="FFFF38" w:val="clear"/>
                <w:rPrChange w:id="0" w:author="Autor desconhecido" w:date="2025-09-28T17:22:10Z">
                  <w:rPr>
                    <w:sz w:val="22"/>
                    <w:szCs w:val="22"/>
                  </w:rPr>
                </w:rPrChange>
              </w:rPr>
              <w:t xml:space="preserve">Mensura a quantidade de gordura e massa muscular. </w:t>
            </w:r>
          </w:p>
        </w:tc>
      </w:tr>
      <w:tr>
        <w:trPr/>
        <w:tc>
          <w:tcPr>
            <w:tcW w:w="297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Times New Roman" w:hAnsi="Times New Roman" w:eastAsia="Times New Roman" w:cs="Times New Roman"/>
                <w:sz w:val="22"/>
                <w:szCs w:val="22"/>
                <w:shd w:fill="FFFF38" w:val="clear"/>
              </w:rPr>
            </w:pPr>
            <w:r>
              <w:rPr>
                <w:rFonts w:eastAsia="Times New Roman" w:cs="Times New Roman" w:ascii="Times New Roman" w:hAnsi="Times New Roman"/>
                <w:rFonts w:ascii="Times New Roman" w:hAnsi="Times New Roman" w:eastAsia="Times New Roman" w:cs="Times New Roman"/>
                <w:sz w:val="22"/>
                <w:szCs w:val="22"/>
                <w:shd w:fill="FFFF38" w:val="clear"/>
                <w:rPrChange w:id="0" w:author="Autor desconhecido" w:date="2025-09-28T17:22:10Z">
                  <w:rPr>
                    <w:sz w:val="22"/>
                    <w:szCs w:val="22"/>
                  </w:rPr>
                </w:rPrChange>
              </w:rPr>
              <w:t>Tempo de prática e idade cronológica</w:t>
            </w:r>
          </w:p>
        </w:tc>
        <w:tc>
          <w:tcPr>
            <w:tcW w:w="255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Times New Roman" w:hAnsi="Times New Roman" w:eastAsia="Times New Roman" w:cs="Times New Roman"/>
                <w:sz w:val="22"/>
                <w:szCs w:val="22"/>
                <w:shd w:fill="FFFF38" w:val="clear"/>
              </w:rPr>
            </w:pPr>
            <w:r>
              <w:rPr>
                <w:rFonts w:eastAsia="Times New Roman" w:cs="Times New Roman" w:ascii="Times New Roman" w:hAnsi="Times New Roman"/>
                <w:rFonts w:ascii="Times New Roman" w:hAnsi="Times New Roman" w:eastAsia="Times New Roman" w:cs="Times New Roman"/>
                <w:sz w:val="22"/>
                <w:szCs w:val="22"/>
                <w:shd w:fill="FFFF38" w:val="clear"/>
                <w:rPrChange w:id="0" w:author="Autor desconhecido" w:date="2025-09-28T17:22:10Z">
                  <w:rPr>
                    <w:sz w:val="22"/>
                    <w:szCs w:val="22"/>
                  </w:rPr>
                </w:rPrChange>
              </w:rPr>
              <w:t>Questionário online</w:t>
            </w:r>
          </w:p>
        </w:tc>
        <w:tc>
          <w:tcPr>
            <w:tcW w:w="373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Times New Roman" w:hAnsi="Times New Roman" w:eastAsia="Times New Roman" w:cs="Times New Roman"/>
                <w:sz w:val="22"/>
                <w:szCs w:val="22"/>
                <w:shd w:fill="FFFF38" w:val="clear"/>
              </w:rPr>
            </w:pPr>
            <w:r>
              <w:rPr>
                <w:rFonts w:eastAsia="Times New Roman" w:cs="Times New Roman" w:ascii="Times New Roman" w:hAnsi="Times New Roman"/>
                <w:rFonts w:ascii="Times New Roman" w:hAnsi="Times New Roman" w:eastAsia="Times New Roman" w:cs="Times New Roman"/>
                <w:sz w:val="22"/>
                <w:szCs w:val="22"/>
                <w:shd w:fill="FFFF38" w:val="clear"/>
                <w:rPrChange w:id="0" w:author="Autor desconhecido" w:date="2025-09-28T17:22:10Z">
                  <w:rPr>
                    <w:sz w:val="22"/>
                    <w:szCs w:val="22"/>
                  </w:rPr>
                </w:rPrChange>
              </w:rPr>
              <w:t>Avalia se experiência prévia está associada a maior estabilidade e proficiência técnica.</w:t>
            </w:r>
          </w:p>
        </w:tc>
      </w:tr>
    </w:tbl>
    <w:p>
      <w:pPr>
        <w:pStyle w:val="Normal"/>
        <w:spacing w:lineRule="auto" w:line="360"/>
        <w:ind w:firstLine="708"/>
        <w:rPr>
          <w:rFonts w:ascii="Times New Roman" w:hAnsi="Times New Roman" w:eastAsia="Times New Roman" w:cs="Times New Roman"/>
          <w:sz w:val="20"/>
          <w:szCs w:val="20"/>
          <w:shd w:fill="FFFF38" w:val="clear"/>
        </w:rPr>
      </w:pPr>
      <w:r>
        <w:rPr>
          <w:rFonts w:eastAsia="Times New Roman" w:cs="Times New Roman" w:ascii="Times New Roman" w:hAnsi="Times New Roman"/>
          <w:rFonts w:ascii="Times New Roman" w:hAnsi="Times New Roman" w:eastAsia="Times New Roman" w:cs="Times New Roman"/>
          <w:sz w:val="20"/>
          <w:szCs w:val="20"/>
          <w:shd w:fill="FFFF38" w:val="clear"/>
          <w:rPrChange w:id="0" w:author="Autor desconhecido" w:date="2025-09-28T17:22:10Z">
            <w:rPr>
              <w:sz w:val="20"/>
              <w:szCs w:val="20"/>
            </w:rPr>
          </w:rPrChange>
        </w:rPr>
        <w:t>Fonte: Elaborado pelo autor (2025).</w:t>
      </w:r>
    </w:p>
    <w:p>
      <w:pPr>
        <w:pStyle w:val="Normal"/>
        <w:spacing w:lineRule="auto" w:line="360"/>
        <w:ind w:firstLine="426"/>
        <w:rPr>
          <w:rFonts w:ascii="Times New Roman" w:hAnsi="Times New Roman" w:eastAsia="Times New Roman" w:cs="Times New Roman"/>
        </w:rPr>
      </w:pPr>
      <w:commentRangeStart w:id="68"/>
      <w:commentRangeStart w:id="69"/>
      <w:ins w:id="709" w:author="User" w:date="2025-09-25T18:16:00Z">
        <w:r>
          <w:rPr>
            <w:rFonts w:eastAsia="Times New Roman" w:cs="Times New Roman" w:ascii="Times New Roman" w:hAnsi="Times New Roman"/>
            <w:shd w:fill="00FF00" w:val="clear"/>
          </w:rPr>
          <w:t xml:space="preserve">O estudo proposto pretende integrar diferentes variáveis do desempenho no </w:t>
        </w:r>
      </w:ins>
      <w:ins w:id="710" w:author="User" w:date="2025-09-25T18:16:00Z">
        <w:r>
          <w:rPr>
            <w:rFonts w:eastAsia="Times New Roman" w:cs="Times New Roman" w:ascii="Times New Roman" w:hAnsi="Times New Roman"/>
            <w:rFonts w:ascii="Times New Roman" w:hAnsi="Times New Roman" w:eastAsia="Times New Roman" w:cs="Times New Roman"/>
            <w:i/>
            <w:shd w:fill="00FF00" w:val="clear"/>
            <w:rPrChange w:id="0" w:author="User" w:date="2025-09-25T18:16:00Z">
              <w:rPr>
                <w:i/>
                <w:shd w:fill="FFFF00" w:val="clear"/>
              </w:rPr>
            </w:rPrChange>
          </w:rPr>
          <w:t>handstand</w:t>
        </w:r>
      </w:ins>
      <w:ins w:id="712" w:author="User" w:date="2025-09-25T18:16:00Z">
        <w:r>
          <w:rPr>
            <w:rFonts w:eastAsia="Times New Roman" w:cs="Times New Roman" w:ascii="Times New Roman" w:hAnsi="Times New Roman"/>
            <w:shd w:fill="00FF00" w:val="clear"/>
          </w:rPr>
          <w:t xml:space="preserve"> estático (</w:t>
        </w:r>
      </w:ins>
      <w:ins w:id="713" w:author="User" w:date="2025-09-25T18:16:00Z">
        <w:r>
          <w:rPr>
            <w:rFonts w:eastAsia="Times New Roman" w:cs="Times New Roman" w:ascii="Times New Roman" w:hAnsi="Times New Roman"/>
            <w:rFonts w:ascii="Times New Roman" w:hAnsi="Times New Roman" w:eastAsia="Times New Roman" w:cs="Times New Roman"/>
            <w:i/>
            <w:shd w:fill="00FF00" w:val="clear"/>
            <w:rPrChange w:id="0" w:author="User" w:date="2025-09-25T18:16:00Z">
              <w:rPr>
                <w:i/>
                <w:shd w:fill="FFFF00" w:val="clear"/>
              </w:rPr>
            </w:rPrChange>
          </w:rPr>
          <w:t>HS</w:t>
        </w:r>
      </w:ins>
      <w:ins w:id="715" w:author="User" w:date="2025-09-25T18:16:00Z">
        <w:r>
          <w:rPr>
            <w:rFonts w:eastAsia="Times New Roman" w:cs="Times New Roman" w:ascii="Times New Roman" w:hAnsi="Times New Roman"/>
            <w:shd w:fill="00FF00" w:val="clear"/>
          </w:rPr>
          <w:t>) e dinâmico (</w:t>
        </w:r>
      </w:ins>
      <w:ins w:id="716" w:author="User" w:date="2025-09-25T18:16:00Z">
        <w:r>
          <w:rPr>
            <w:rFonts w:eastAsia="Times New Roman" w:cs="Times New Roman" w:ascii="Times New Roman" w:hAnsi="Times New Roman"/>
            <w:rFonts w:ascii="Times New Roman" w:hAnsi="Times New Roman" w:eastAsia="Times New Roman" w:cs="Times New Roman"/>
            <w:i/>
            <w:shd w:fill="00FF00" w:val="clear"/>
            <w:rPrChange w:id="0" w:author="User" w:date="2025-09-25T18:16:00Z">
              <w:rPr>
                <w:i/>
                <w:shd w:fill="FFFF00" w:val="clear"/>
              </w:rPr>
            </w:rPrChange>
          </w:rPr>
          <w:t>HSW</w:t>
        </w:r>
      </w:ins>
      <w:ins w:id="718" w:author="User" w:date="2025-09-25T18:16:00Z">
        <w:r>
          <w:rPr>
            <w:rFonts w:eastAsia="Times New Roman" w:cs="Times New Roman" w:ascii="Times New Roman" w:hAnsi="Times New Roman"/>
            <w:shd w:fill="00FF00" w:val="clear"/>
          </w:rPr>
          <w:t>), considerando</w:t>
        </w:r>
      </w:ins>
      <w:ins w:id="719" w:author="User" w:date="2025-09-25T18:16:00Z">
        <w:r>
          <w:rPr>
            <w:rFonts w:eastAsia="Times New Roman" w:cs="Times New Roman" w:ascii="Times New Roman" w:hAnsi="Times New Roman"/>
            <w:rFonts w:ascii="Times New Roman" w:hAnsi="Times New Roman" w:eastAsia="Times New Roman" w:cs="Times New Roman"/>
            <w:shd w:fill="00FF00" w:val="clear"/>
            <w:rPrChange w:id="0" w:author="User" w:date="2025-09-25T18:16:00Z">
              <w:rPr>
                <w:shd w:fill="FFFF00" w:val="clear"/>
              </w:rPr>
            </w:rPrChange>
          </w:rPr>
          <w:t xml:space="preserve"> essas</w:t>
        </w:r>
      </w:ins>
      <w:ins w:id="721" w:author="User" w:date="2025-09-25T18:16:00Z">
        <w:r>
          <w:rPr>
            <w:rFonts w:eastAsia="Times New Roman" w:cs="Times New Roman" w:ascii="Times New Roman" w:hAnsi="Times New Roman"/>
            <w:shd w:fill="00FF00" w:val="clear"/>
          </w:rPr>
          <w:t xml:space="preserve"> variáveis de força, controle postural, antropometria e alinhamento articular como potenciais preditores.</w:t>
        </w:r>
      </w:ins>
      <w:r>
        <w:rPr/>
      </w:r>
      <w:commentRangeEnd w:id="69"/>
      <w:r>
        <w:commentReference w:id="69"/>
      </w:r>
      <w:r>
        <w:rPr/>
      </w:r>
      <w:commentRangeEnd w:id="68"/>
      <w:r>
        <w:commentReference w:id="68"/>
      </w:r>
      <w:ins w:id="722" w:author="User" w:date="2025-09-25T18:16:00Z">
        <w:del w:id="723" w:author="Autor desconhecido" w:date="2025-09-28T17:22:52Z">
          <w:r>
            <w:rPr>
              <w:rFonts w:eastAsia="Times New Roman" w:cs="Times New Roman" w:ascii="Times New Roman" w:hAnsi="Times New Roman"/>
            </w:rPr>
            <w:delText xml:space="preserve"> </w:delText>
          </w:r>
        </w:del>
      </w:ins>
      <w:ins w:id="724" w:author="Autor desconhecido" w:date="2025-09-28T17:22:54Z">
        <w:r>
          <w:rPr>
            <w:rFonts w:eastAsia="Times New Roman" w:cs="Times New Roman" w:ascii="Times New Roman" w:hAnsi="Times New Roman"/>
          </w:rPr>
          <w:t xml:space="preserve"> </w:t>
        </w:r>
      </w:ins>
      <w:r>
        <w:rPr>
          <w:rFonts w:eastAsia="Times New Roman" w:cs="Times New Roman" w:ascii="Times New Roman" w:hAnsi="Times New Roman"/>
        </w:rPr>
        <w:t>Assim, pretende-se compreender, por meio de uma análise espaço-temporal integrada, como diferentes combinações de força</w:t>
      </w:r>
      <w:r>
        <w:rPr>
          <w:rFonts w:eastAsia="Times New Roman" w:cs="Times New Roman" w:ascii="Times New Roman" w:hAnsi="Times New Roman"/>
          <w:b/>
        </w:rPr>
        <w:t xml:space="preserve"> </w:t>
      </w:r>
      <w:r>
        <w:rPr>
          <w:rFonts w:eastAsia="Times New Roman" w:cs="Times New Roman" w:ascii="Times New Roman" w:hAnsi="Times New Roman"/>
        </w:rPr>
        <w:t>muscular, alinhamento articular, controle postural e características individuais, sua antropometria e experiência prévia</w:t>
      </w:r>
      <w:r>
        <w:rPr>
          <w:rFonts w:eastAsia="Times New Roman" w:cs="Times New Roman" w:ascii="Times New Roman" w:hAnsi="Times New Roman"/>
          <w:b/>
        </w:rPr>
        <w:t xml:space="preserve">, </w:t>
      </w:r>
      <w:r>
        <w:rPr>
          <w:rFonts w:eastAsia="Times New Roman" w:cs="Times New Roman" w:ascii="Times New Roman" w:hAnsi="Times New Roman"/>
        </w:rPr>
        <w:t>se manifestam no desempenho em posição invertida estática (</w:t>
      </w:r>
      <w:r>
        <w:rPr>
          <w:rFonts w:eastAsia="Times New Roman" w:cs="Times New Roman" w:ascii="Times New Roman" w:hAnsi="Times New Roman"/>
          <w:i/>
        </w:rPr>
        <w:t>HS</w:t>
      </w:r>
      <w:r>
        <w:rPr>
          <w:rFonts w:eastAsia="Times New Roman" w:cs="Times New Roman" w:ascii="Times New Roman" w:hAnsi="Times New Roman"/>
        </w:rPr>
        <w:t>) e dinâmica (</w:t>
      </w:r>
      <w:r>
        <w:rPr>
          <w:rFonts w:eastAsia="Times New Roman" w:cs="Times New Roman" w:ascii="Times New Roman" w:hAnsi="Times New Roman"/>
          <w:i/>
        </w:rPr>
        <w:t>HSW</w:t>
      </w:r>
      <w:r>
        <w:rPr>
          <w:rFonts w:eastAsia="Times New Roman" w:cs="Times New Roman" w:ascii="Times New Roman" w:hAnsi="Times New Roman"/>
        </w:rPr>
        <w:t>).</w:t>
      </w:r>
    </w:p>
    <w:p>
      <w:pPr>
        <w:pStyle w:val="Normal"/>
        <w:spacing w:lineRule="auto" w:line="360"/>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360"/>
        <w:rPr>
          <w:rFonts w:ascii="Times New Roman" w:hAnsi="Times New Roman" w:eastAsia="Times New Roman" w:cs="Times New Roman"/>
        </w:rPr>
      </w:pPr>
      <w:r>
        <w:rPr>
          <w:rFonts w:eastAsia="Times New Roman" w:cs="Times New Roman" w:ascii="Times New Roman" w:hAnsi="Times New Roman"/>
        </w:rPr>
        <w:t>1.4 Hipóteses e aplicação prática</w:t>
      </w:r>
    </w:p>
    <w:p>
      <w:pPr>
        <w:pStyle w:val="Normal"/>
        <w:spacing w:lineRule="auto" w:line="360"/>
        <w:ind w:firstLine="426"/>
        <w:rPr>
          <w:shd w:fill="FFFF38" w:val="clear"/>
        </w:rPr>
      </w:pPr>
      <w:commentRangeStart w:id="70"/>
      <w:r>
        <w:rPr>
          <w:rFonts w:eastAsia="Times New Roman" w:cs="Times New Roman" w:ascii="Times New Roman" w:hAnsi="Times New Roman"/>
          <w:rFonts w:ascii="Times New Roman" w:hAnsi="Times New Roman" w:eastAsia="Times New Roman" w:cs="Times New Roman"/>
          <w:shd w:fill="FFFF38" w:val="clear"/>
          <w:rPrChange w:id="0" w:author="Autor desconhecido" w:date="2025-09-28T17:25:00Z">
            <w:rPr/>
          </w:rPrChange>
        </w:rPr>
        <w:t xml:space="preserve">Espera-se que o desempenho no </w:t>
      </w:r>
      <w:r>
        <w:rPr>
          <w:rFonts w:eastAsia="Times New Roman" w:cs="Times New Roman" w:ascii="Times New Roman" w:hAnsi="Times New Roman"/>
          <w:rFonts w:ascii="Times New Roman" w:hAnsi="Times New Roman" w:eastAsia="Times New Roman" w:cs="Times New Roman"/>
          <w:i/>
          <w:shd w:fill="FFFF38" w:val="clear"/>
          <w:rPrChange w:id="0" w:author="Autor desconhecido" w:date="2025-09-28T17:25:00Z">
            <w:rPr>
              <w:i/>
              <w:shd w:fill="FFFF38" w:val="clear"/>
            </w:rPr>
          </w:rPrChange>
        </w:rPr>
        <w:t>HS</w:t>
      </w:r>
      <w:r>
        <w:rPr>
          <w:rFonts w:eastAsia="Times New Roman" w:cs="Times New Roman" w:ascii="Times New Roman" w:hAnsi="Times New Roman"/>
          <w:rFonts w:ascii="Times New Roman" w:hAnsi="Times New Roman" w:eastAsia="Times New Roman" w:cs="Times New Roman"/>
          <w:shd w:fill="FFFF38" w:val="clear"/>
          <w:rPrChange w:id="0" w:author="Autor desconhecido" w:date="2025-09-28T17:25:00Z">
            <w:rPr>
              <w:shd w:fill="FFFF38" w:val="clear"/>
            </w:rPr>
          </w:rPrChange>
        </w:rPr>
        <w:t xml:space="preserve"> dependa de uma combinação entre tempo máximo de sustentação e qualidade do controle postural. Acredita-se que maior tempo em posição invertida esteja associado a menores amplitudes e velocidades do CoP, menor entropia e necessidade de microcorreções, o que refletiria um controle mais eficiente. Variáveis de  geração de força do membros superiores e o tempo máximo na </w:t>
      </w:r>
      <w:r>
        <w:rPr>
          <w:rFonts w:eastAsia="Times New Roman" w:cs="Times New Roman" w:ascii="Times New Roman" w:hAnsi="Times New Roman"/>
          <w:rFonts w:ascii="Times New Roman" w:hAnsi="Times New Roman" w:eastAsia="Times New Roman" w:cs="Times New Roman"/>
          <w:i/>
          <w:shd w:fill="FFFF38" w:val="clear"/>
          <w:rPrChange w:id="0" w:author="Autor desconhecido" w:date="2025-09-28T17:25:00Z">
            <w:rPr>
              <w:i/>
              <w:shd w:fill="FFFF38" w:val="clear"/>
            </w:rPr>
          </w:rPrChange>
        </w:rPr>
        <w:t>wall-supported HS</w:t>
      </w:r>
      <w:r>
        <w:rPr>
          <w:rFonts w:eastAsia="Times New Roman" w:cs="Times New Roman" w:ascii="Times New Roman" w:hAnsi="Times New Roman"/>
          <w:rFonts w:ascii="Times New Roman" w:hAnsi="Times New Roman" w:eastAsia="Times New Roman" w:cs="Times New Roman"/>
          <w:shd w:fill="FFFF38" w:val="clear"/>
          <w:rPrChange w:id="0" w:author="Autor desconhecido" w:date="2025-09-28T17:25:00Z">
            <w:rPr>
              <w:shd w:fill="FFFF38" w:val="clear"/>
            </w:rPr>
          </w:rPrChange>
        </w:rPr>
        <w:t xml:space="preserve"> devem contribuir para prolongar a sustentação, garantindo tanto estabilidade quanto resistência à fadiga. Além disso, espera-se que fatores antropométricos influenciem a relação entre sustentação e estabilidade, de modo que braços mais longos, centro de massa mais baixo, uma composição corporal percentual de gordura inferior ao muscular, possibilitem correções posturais mais econômicas e eficazes, A experiência prévia e a idade cronológica completam esse conjunto de fatores, na hipótese de que maior tempo de prática favoreça tanto a consistência do controle quanto a capacidade de suportar a demanda neuromuscular do que o grau de envelhecimento.</w:t>
      </w:r>
    </w:p>
    <w:p>
      <w:pPr>
        <w:pStyle w:val="Normal"/>
        <w:spacing w:lineRule="auto" w:line="360"/>
        <w:ind w:firstLine="426"/>
        <w:rPr>
          <w:rFonts w:ascii="Times New Roman" w:hAnsi="Times New Roman" w:eastAsia="Times New Roman" w:cs="Times New Roman"/>
          <w:ins w:id="745" w:author="Autor desconhecido" w:date="2025-09-28T17:38:13Z"/>
        </w:rPr>
      </w:pPr>
      <w:r>
        <w:rPr>
          <w:rFonts w:eastAsia="Times New Roman" w:cs="Times New Roman" w:ascii="Times New Roman" w:hAnsi="Times New Roman"/>
          <w:rFonts w:ascii="Times New Roman" w:hAnsi="Times New Roman" w:eastAsia="Times New Roman" w:cs="Times New Roman"/>
          <w:shd w:fill="FFFF38" w:val="clear"/>
          <w:rPrChange w:id="0" w:author="Autor desconhecido" w:date="2025-09-28T17:25:00Z">
            <w:rPr/>
          </w:rPrChange>
        </w:rPr>
        <w:t xml:space="preserve">No </w:t>
      </w:r>
      <w:r>
        <w:rPr>
          <w:rFonts w:eastAsia="Times New Roman" w:cs="Times New Roman" w:ascii="Times New Roman" w:hAnsi="Times New Roman"/>
          <w:rFonts w:ascii="Times New Roman" w:hAnsi="Times New Roman" w:eastAsia="Times New Roman" w:cs="Times New Roman"/>
          <w:i/>
          <w:shd w:fill="FFFF38" w:val="clear"/>
          <w:rPrChange w:id="0" w:author="Autor desconhecido" w:date="2025-09-28T17:25:00Z">
            <w:rPr>
              <w:i/>
              <w:shd w:fill="FFFF38" w:val="clear"/>
            </w:rPr>
          </w:rPrChange>
        </w:rPr>
        <w:t>HSW</w:t>
      </w:r>
      <w:r>
        <w:rPr>
          <w:rFonts w:eastAsia="Times New Roman" w:cs="Times New Roman" w:ascii="Times New Roman" w:hAnsi="Times New Roman"/>
          <w:rFonts w:ascii="Times New Roman" w:hAnsi="Times New Roman" w:eastAsia="Times New Roman" w:cs="Times New Roman"/>
          <w:shd w:fill="FFFF38" w:val="clear"/>
          <w:rPrChange w:id="0" w:author="Autor desconhecido" w:date="2025-09-28T17:25:00Z">
            <w:rPr>
              <w:shd w:fill="FFFF38" w:val="clear"/>
            </w:rPr>
          </w:rPrChange>
        </w:rPr>
        <w:t xml:space="preserve"> por sua vez, um valor maior da mediana de distância percorrida nas tentativas estará associada a maior consistência das passadas, melhor controle postural e, portanto, melhor desempenho nessa tarefa. Seu valor será correlacionado ao perfil das variáveis espaço-temporais, como tempo total, velocidade média, comprimento e cadência das passadas, tempo em duplo suporte, variabilidade e simetria. No entanto, um fator a ser considera é que podem surgir estratégias distintas entre modalidades que poderão refletir em padrões diferentes, mas com mesmo desfecho de desempenho. Adicionalmente, espera-se que APAs do CoM e picos de força na </w:t>
      </w:r>
      <w:r>
        <w:rPr>
          <w:rFonts w:eastAsia="Times New Roman" w:cs="Times New Roman" w:ascii="Times New Roman" w:hAnsi="Times New Roman"/>
          <w:rFonts w:ascii="Times New Roman" w:hAnsi="Times New Roman" w:eastAsia="Times New Roman" w:cs="Times New Roman"/>
          <w:i/>
          <w:shd w:fill="FFFF38" w:val="clear"/>
          <w:rPrChange w:id="0" w:author="Autor desconhecido" w:date="2025-09-28T17:25:00Z">
            <w:rPr>
              <w:i/>
              <w:shd w:fill="FFFF38" w:val="clear"/>
            </w:rPr>
          </w:rPrChange>
        </w:rPr>
        <w:t>GFR</w:t>
      </w:r>
      <w:r>
        <w:rPr>
          <w:rFonts w:eastAsia="Times New Roman" w:cs="Times New Roman" w:ascii="Times New Roman" w:hAnsi="Times New Roman"/>
          <w:rFonts w:ascii="Times New Roman" w:hAnsi="Times New Roman" w:eastAsia="Times New Roman" w:cs="Times New Roman"/>
          <w:shd w:fill="FFFF38" w:val="clear"/>
          <w:rPrChange w:id="0" w:author="Autor desconhecido" w:date="2025-09-28T17:25:00Z">
            <w:rPr>
              <w:shd w:fill="FFFF38" w:val="clear"/>
            </w:rPr>
          </w:rPrChange>
        </w:rPr>
        <w:t xml:space="preserve"> nos passos iniciais estejam ligados a uma propulsão mais eficiente e a melhor controle mediolateral. Assim como no </w:t>
      </w:r>
      <w:r>
        <w:rPr>
          <w:rFonts w:eastAsia="Times New Roman" w:cs="Times New Roman" w:ascii="Times New Roman" w:hAnsi="Times New Roman"/>
          <w:rFonts w:ascii="Times New Roman" w:hAnsi="Times New Roman" w:eastAsia="Times New Roman" w:cs="Times New Roman"/>
          <w:i/>
          <w:shd w:fill="FFFF38" w:val="clear"/>
          <w:rPrChange w:id="0" w:author="Autor desconhecido" w:date="2025-09-28T17:25:00Z">
            <w:rPr>
              <w:i/>
              <w:shd w:fill="FFFF38" w:val="clear"/>
            </w:rPr>
          </w:rPrChange>
        </w:rPr>
        <w:t>HS</w:t>
      </w:r>
      <w:r>
        <w:rPr>
          <w:rFonts w:eastAsia="Times New Roman" w:cs="Times New Roman" w:ascii="Times New Roman" w:hAnsi="Times New Roman"/>
          <w:rFonts w:ascii="Times New Roman" w:hAnsi="Times New Roman" w:eastAsia="Times New Roman" w:cs="Times New Roman"/>
          <w:shd w:fill="FFFF38" w:val="clear"/>
          <w:rPrChange w:id="0" w:author="Autor desconhecido" w:date="2025-09-28T17:25:00Z">
            <w:rPr>
              <w:shd w:fill="FFFF38" w:val="clear"/>
            </w:rPr>
          </w:rPrChange>
        </w:rPr>
        <w:t xml:space="preserve">, a força máxima de membros superiores e a resistência invertida deverão contribuir significativamente para o desempenho dinâmico, uma vez que sustentação e propulsão partilham da mesma base muscular. A análise antropométrica também poderá revelar se proporções corporais favorecem maior eficiência, por exemplo, braços mais longos permitindo maior precisão nas correções e como proporção entre musculatura e gordura irá atuar na capacidade de projeção horizontal do CoM no deslocamento. A influência do tempo de prática e da idade será igualmente investigada no </w:t>
      </w:r>
      <w:r>
        <w:rPr>
          <w:rFonts w:eastAsia="Times New Roman" w:cs="Times New Roman" w:ascii="Times New Roman" w:hAnsi="Times New Roman"/>
          <w:rFonts w:ascii="Times New Roman" w:hAnsi="Times New Roman" w:eastAsia="Times New Roman" w:cs="Times New Roman"/>
          <w:i/>
          <w:shd w:fill="FFFF38" w:val="clear"/>
          <w:rPrChange w:id="0" w:author="Autor desconhecido" w:date="2025-09-28T17:25:00Z">
            <w:rPr>
              <w:i/>
              <w:shd w:fill="FFFF38" w:val="clear"/>
            </w:rPr>
          </w:rPrChange>
        </w:rPr>
        <w:t>HSW.</w:t>
      </w:r>
      <w:r>
        <w:rPr>
          <w:rFonts w:eastAsia="Times New Roman" w:cs="Times New Roman" w:ascii="Times New Roman" w:hAnsi="Times New Roman"/>
          <w:i/>
        </w:rPr>
        <w:t xml:space="preserve"> </w:t>
      </w:r>
      <w:r>
        <w:rPr>
          <w:rFonts w:eastAsia="Times New Roman" w:cs="Times New Roman" w:ascii="Times New Roman" w:hAnsi="Times New Roman"/>
          <w:rFonts w:ascii="Times New Roman" w:hAnsi="Times New Roman" w:eastAsia="Times New Roman" w:cs="Times New Roman"/>
          <w:shd w:fill="FFFF38" w:val="clear"/>
          <w:rPrChange w:id="0" w:author="Autor desconhecido" w:date="2025-09-28T17:25:22Z">
            <w:rPr>
              <w:shd w:fill="FFFF38" w:val="clear"/>
            </w:rPr>
          </w:rPrChange>
        </w:rPr>
        <w:t xml:space="preserve">As hipóteses em relação ao desempenho no </w:t>
      </w:r>
      <w:r>
        <w:rPr>
          <w:rFonts w:eastAsia="Times New Roman" w:cs="Times New Roman" w:ascii="Times New Roman" w:hAnsi="Times New Roman"/>
          <w:rFonts w:ascii="Times New Roman" w:hAnsi="Times New Roman" w:eastAsia="Times New Roman" w:cs="Times New Roman"/>
          <w:i/>
          <w:shd w:fill="FFFF38" w:val="clear"/>
          <w:rPrChange w:id="0" w:author="Autor desconhecido" w:date="2025-09-28T17:25:22Z">
            <w:rPr>
              <w:i/>
              <w:shd w:fill="FFFF38" w:val="clear"/>
            </w:rPr>
          </w:rPrChange>
        </w:rPr>
        <w:t xml:space="preserve">HS </w:t>
      </w:r>
      <w:r>
        <w:rPr>
          <w:rFonts w:eastAsia="Times New Roman" w:cs="Times New Roman" w:ascii="Times New Roman" w:hAnsi="Times New Roman"/>
          <w:rFonts w:ascii="Times New Roman" w:hAnsi="Times New Roman" w:eastAsia="Times New Roman" w:cs="Times New Roman"/>
          <w:shd w:fill="FFFF38" w:val="clear"/>
          <w:rPrChange w:id="0" w:author="Autor desconhecido" w:date="2025-09-28T17:25:22Z">
            <w:rPr>
              <w:shd w:fill="FFFF38" w:val="clear"/>
            </w:rPr>
          </w:rPrChange>
        </w:rPr>
        <w:t xml:space="preserve">e </w:t>
      </w:r>
      <w:r>
        <w:rPr>
          <w:rFonts w:eastAsia="Times New Roman" w:cs="Times New Roman" w:ascii="Times New Roman" w:hAnsi="Times New Roman"/>
          <w:rFonts w:ascii="Times New Roman" w:hAnsi="Times New Roman" w:eastAsia="Times New Roman" w:cs="Times New Roman"/>
          <w:i/>
          <w:shd w:fill="FFFF38" w:val="clear"/>
          <w:rPrChange w:id="0" w:author="Autor desconhecido" w:date="2025-09-28T17:25:22Z">
            <w:rPr>
              <w:i/>
              <w:shd w:fill="FFFF38" w:val="clear"/>
            </w:rPr>
          </w:rPrChange>
        </w:rPr>
        <w:t xml:space="preserve">HSW </w:t>
      </w:r>
      <w:r>
        <w:rPr>
          <w:rFonts w:eastAsia="Times New Roman" w:cs="Times New Roman" w:ascii="Times New Roman" w:hAnsi="Times New Roman"/>
          <w:rFonts w:ascii="Times New Roman" w:hAnsi="Times New Roman" w:eastAsia="Times New Roman" w:cs="Times New Roman"/>
          <w:shd w:fill="FFFF38" w:val="clear"/>
          <w:rPrChange w:id="0" w:author="Autor desconhecido" w:date="2025-09-28T17:25:22Z">
            <w:rPr>
              <w:shd w:fill="FFFF38" w:val="clear"/>
            </w:rPr>
          </w:rPrChange>
        </w:rPr>
        <w:t xml:space="preserve"> estão reunidas no Quadro 3.</w:t>
      </w:r>
      <w:r>
        <w:rPr>
          <w:rPrChange w:id="0" w:author="Autor desconhecido" w:date="2025-09-28T17:25:22Z">
            <w:rPr>
              <w:shd w:fill="FFFF38" w:val="clear"/>
            </w:rPr>
          </w:rPrChange>
        </w:rPr>
      </w:r>
      <w:commentRangeEnd w:id="70"/>
      <w:r>
        <w:commentReference w:id="70"/>
      </w:r>
      <w:ins w:id="744" w:author="Autor desconhecido" w:date="2025-09-28T17:23:12Z">
        <w:r>
          <w:rPr>
            <w:shd w:fill="FFFF38" w:val="clear"/>
          </w:rPr>
          <w:commentReference w:id="71"/>
        </w:r>
      </w:ins>
    </w:p>
    <w:p>
      <w:pPr>
        <w:pStyle w:val="BodyText"/>
        <w:spacing w:lineRule="auto" w:line="360"/>
        <w:ind w:firstLine="426"/>
        <w:rPr>
          <w:rFonts w:ascii="Times New Roman" w:hAnsi="Times New Roman"/>
          <w:shd w:fill="8DFF00" w:val="clear"/>
          <w:ins w:id="755" w:author="Autor desconhecido" w:date="2025-09-28T17:38:13Z"/>
        </w:rPr>
      </w:pPr>
      <w:ins w:id="746" w:author="Autor desconhecido" w:date="2025-09-28T17:38:13Z">
        <w:r>
          <w:rPr>
            <w:rFonts w:ascii="Times New Roman" w:hAnsi="Times New Roman"/>
            <w:shd w:fill="8DFF00" w:val="clear"/>
          </w:rPr>
          <w:t xml:space="preserve">No </w:t>
        </w:r>
      </w:ins>
      <w:ins w:id="747" w:author="Autor desconhecido" w:date="2025-09-28T17:38:13Z">
        <w:r>
          <w:rPr>
            <w:rFonts w:ascii="Times New Roman" w:hAnsi="Times New Roman"/>
            <w:i/>
            <w:iCs/>
            <w:shd w:fill="8DFF00" w:val="clear"/>
          </w:rPr>
          <w:t>HS</w:t>
        </w:r>
      </w:ins>
      <w:ins w:id="748" w:author="Autor desconhecido" w:date="2025-09-28T17:38:13Z">
        <w:r>
          <w:rPr>
            <w:rFonts w:ascii="Times New Roman" w:hAnsi="Times New Roman"/>
            <w:shd w:fill="8DFF00" w:val="clear"/>
          </w:rPr>
          <w:t xml:space="preserve">, espera-se que o desempenho seja determinado principalmente pelo tempo máximo de sustentação e pela eficiência do controle postural, refletida em menores oscilações e velocidade do CoP, menor entropia e redução de microcorreções. A força e resistência dos membros superiores também devem contribuir para prolongar a sustentação e manter a estabilidade frente à fadiga. Fatores antropométricos, como comprimento dos braços, altura do CoM e composição corporal, podem influenciar a economia e eficácia das correções posturais. A experiência prévia e a idade cronológica completam o conjunto de fatores, podendo a prática prolongada compensar parcialmente efeitos do envelhecimento. No </w:t>
        </w:r>
      </w:ins>
      <w:ins w:id="749" w:author="Autor desconhecido" w:date="2025-09-28T17:38:13Z">
        <w:r>
          <w:rPr>
            <w:rFonts w:ascii="Times New Roman" w:hAnsi="Times New Roman"/>
            <w:i/>
            <w:iCs/>
            <w:shd w:fill="8DFF00" w:val="clear"/>
          </w:rPr>
          <w:t>HSW</w:t>
        </w:r>
      </w:ins>
      <w:ins w:id="750" w:author="Autor desconhecido" w:date="2025-09-28T17:38:13Z">
        <w:r>
          <w:rPr>
            <w:rFonts w:ascii="Times New Roman" w:hAnsi="Times New Roman"/>
            <w:shd w:fill="8DFF00" w:val="clear"/>
          </w:rPr>
          <w:t xml:space="preserve">, o desempenho tende a refletir a consistência das passadas e o controle postural, sendo indicados por métricas espaço-temporais como distância percorrida, tempo total, velocidade média, comprimento e cadência das passadas, tempo em duplo suporte e simetria. APAs do CoM e picos de força na </w:t>
        </w:r>
      </w:ins>
      <w:ins w:id="751" w:author="Autor desconhecido" w:date="2025-09-28T17:38:13Z">
        <w:r>
          <w:rPr>
            <w:rFonts w:ascii="Times New Roman" w:hAnsi="Times New Roman"/>
            <w:i/>
            <w:iCs/>
            <w:shd w:fill="8DFF00" w:val="clear"/>
          </w:rPr>
          <w:t>GFR</w:t>
        </w:r>
      </w:ins>
      <w:ins w:id="752" w:author="Autor desconhecido" w:date="2025-09-28T17:38:13Z">
        <w:r>
          <w:rPr>
            <w:rFonts w:ascii="Times New Roman" w:hAnsi="Times New Roman"/>
            <w:shd w:fill="8DFF00" w:val="clear"/>
          </w:rPr>
          <w:t xml:space="preserve"> nos passos iniciais podem favorecer propulsão eficiente e controle mediolateral. Tal como no </w:t>
        </w:r>
      </w:ins>
      <w:ins w:id="753" w:author="Autor desconhecido" w:date="2025-09-28T17:38:13Z">
        <w:r>
          <w:rPr>
            <w:rFonts w:ascii="Times New Roman" w:hAnsi="Times New Roman"/>
            <w:i/>
            <w:iCs/>
            <w:shd w:fill="8DFF00" w:val="clear"/>
          </w:rPr>
          <w:t>HS</w:t>
        </w:r>
      </w:ins>
      <w:ins w:id="754" w:author="Autor desconhecido" w:date="2025-09-28T17:38:13Z">
        <w:r>
          <w:rPr>
            <w:rFonts w:ascii="Times New Roman" w:hAnsi="Times New Roman"/>
            <w:shd w:fill="8DFF00" w:val="clear"/>
          </w:rPr>
          <w:t>, força máxima e resistência dos membros superiores e fatores antropométricos devem influenciar o desempenho dinâmico. A prática prévia e a idade também podem modular essas relações.</w:t>
        </w:r>
      </w:ins>
    </w:p>
    <w:p>
      <w:pPr>
        <w:pStyle w:val="Normal"/>
        <w:spacing w:lineRule="auto" w:line="360"/>
        <w:ind w:firstLine="426"/>
        <w:rPr>
          <w:rFonts w:ascii="Times New Roman" w:hAnsi="Times New Roman" w:eastAsia="Times New Roman" w:cs="Times New Roman"/>
          <w:del w:id="757" w:author="Autor desconhecido" w:date="2025-09-28T17:39:34Z"/>
        </w:rPr>
      </w:pPr>
      <w:del w:id="756" w:author="Autor desconhecido" w:date="2025-09-28T17:39:34Z">
        <w:r>
          <w:rPr>
            <w:rFonts w:eastAsia="Times New Roman" w:cs="Times New Roman" w:ascii="Times New Roman" w:hAnsi="Times New Roman"/>
          </w:rPr>
        </w:r>
      </w:del>
    </w:p>
    <w:p>
      <w:pPr>
        <w:pStyle w:val="Normal"/>
        <w:spacing w:lineRule="auto" w:line="360"/>
        <w:ind w:firstLine="426"/>
        <w:rPr>
          <w:rFonts w:ascii="Times New Roman" w:hAnsi="Times New Roman" w:eastAsia="Times New Roman" w:cs="Times New Roman"/>
          <w:ins w:id="762" w:author="Autor desconhecido" w:date="2025-09-28T19:32:19Z"/>
        </w:rPr>
      </w:pPr>
      <w:commentRangeStart w:id="72"/>
      <w:r>
        <w:rPr>
          <w:rFonts w:eastAsia="Times New Roman" w:cs="Times New Roman" w:ascii="Times New Roman" w:hAnsi="Times New Roman"/>
        </w:rPr>
        <w:t>Este trabalho buscará suprir uma lacuna metodológica da literatura, a qual se concentra em amostras pequenas e específicas de ginastas experientes, negligenciando tanto a diversidade de modalidades quanto a integração de múltiplos fatores. Ao incluir diferentes contextos esportivos e analisar de forma combinad</w:t>
      </w:r>
      <w:ins w:id="758" w:author="Autor desconhecido" w:date="2025-09-28T17:40:10Z">
        <w:r>
          <w:rPr>
            <w:rFonts w:eastAsia="Times New Roman" w:cs="Times New Roman" w:ascii="Times New Roman" w:hAnsi="Times New Roman"/>
          </w:rPr>
          <w:t>a</w:t>
        </w:r>
      </w:ins>
      <w:del w:id="759" w:author="Autor desconhecido" w:date="2025-09-28T17:40:09Z">
        <w:r>
          <w:rPr>
            <w:rFonts w:eastAsia="Times New Roman" w:cs="Times New Roman" w:ascii="Times New Roman" w:hAnsi="Times New Roman"/>
          </w:rPr>
          <w:delText>a</w:delText>
        </w:r>
      </w:del>
      <w:ins w:id="760" w:author="Autor desconhecido" w:date="2025-09-28T17:40:11Z">
        <w:r>
          <w:rPr>
            <w:rFonts w:eastAsia="Times New Roman" w:cs="Times New Roman" w:ascii="Times New Roman" w:hAnsi="Times New Roman"/>
          </w:rPr>
          <w:t>,</w:t>
        </w:r>
      </w:ins>
      <w:r>
        <w:rPr>
          <w:rFonts w:eastAsia="Times New Roman" w:cs="Times New Roman" w:ascii="Times New Roman" w:hAnsi="Times New Roman"/>
        </w:rPr>
        <w:t xml:space="preserve"> variáveis de força, controle postural, antropometria, alinhamento, experiência e idade, este estudo busca fornecer subsídios para um entendimento mais abrangente dos preditores de desempenho no </w:t>
      </w:r>
      <w:r>
        <w:rPr>
          <w:rFonts w:eastAsia="Times New Roman" w:cs="Times New Roman" w:ascii="Times New Roman" w:hAnsi="Times New Roman"/>
          <w:i/>
        </w:rPr>
        <w:t>HS</w:t>
      </w:r>
      <w:r>
        <w:rPr>
          <w:rFonts w:eastAsia="Times New Roman" w:cs="Times New Roman" w:ascii="Times New Roman" w:hAnsi="Times New Roman"/>
        </w:rPr>
        <w:t xml:space="preserve"> e no </w:t>
      </w:r>
      <w:r>
        <w:rPr>
          <w:rFonts w:eastAsia="Times New Roman" w:cs="Times New Roman" w:ascii="Times New Roman" w:hAnsi="Times New Roman"/>
          <w:i/>
        </w:rPr>
        <w:t>HSW</w:t>
      </w:r>
      <w:r>
        <w:rPr>
          <w:rFonts w:eastAsia="Times New Roman" w:cs="Times New Roman" w:ascii="Times New Roman" w:hAnsi="Times New Roman"/>
        </w:rPr>
        <w:t>. Os resultados poderão contribuir para estratégias de treinamento mais direcionadas e eficientes, além de oferecer bases para progressões pedagógicas mais seguras e adequadas às demandas de cada modalidade.</w:t>
      </w:r>
      <w:r>
        <w:rPr/>
      </w:r>
      <w:commentRangeEnd w:id="72"/>
      <w:r>
        <w:commentReference w:id="72"/>
      </w:r>
      <w:ins w:id="761" w:author="Autor desconhecido" w:date="2025-09-28T17:23:40Z">
        <w:r>
          <w:rPr/>
          <w:commentReference w:id="73"/>
        </w:r>
      </w:ins>
    </w:p>
    <w:p>
      <w:pPr>
        <w:pStyle w:val="Normal"/>
        <w:spacing w:lineRule="auto" w:line="360"/>
        <w:ind w:firstLine="426"/>
        <w:rPr>
          <w:rFonts w:ascii="Times New Roman" w:hAnsi="Times New Roman" w:eastAsia="Times New Roman" w:cs="Times New Roman"/>
        </w:rPr>
      </w:pPr>
      <w:r>
        <w:rPr/>
      </w:r>
    </w:p>
    <w:p>
      <w:pPr>
        <w:pStyle w:val="Normal"/>
        <w:widowControl/>
        <w:bidi w:val="0"/>
        <w:spacing w:lineRule="auto" w:line="360" w:before="0" w:after="0"/>
        <w:ind w:hanging="0" w:start="0"/>
        <w:jc w:val="both"/>
        <w:rPr>
          <w:rFonts w:ascii="Times New Roman" w:hAnsi="Times New Roman" w:eastAsia="Times New Roman" w:cs="Times New Roman"/>
          <w:b/>
          <w:i/>
          <w:i/>
          <w:sz w:val="22"/>
          <w:szCs w:val="22"/>
          <w:del w:id="764" w:author="Autor desconhecido" w:date="2025-09-28T17:25:39Z"/>
        </w:rPr>
      </w:pPr>
      <w:del w:id="763" w:author="Autor desconhecido" w:date="2025-09-28T17:25:39Z">
        <w:r>
          <w:rPr>
            <w:rFonts w:eastAsia="Times New Roman" w:cs="Times New Roman" w:ascii="Times New Roman" w:hAnsi="Times New Roman"/>
            <w:b/>
            <w:i/>
            <w:sz w:val="22"/>
            <w:szCs w:val="22"/>
          </w:rPr>
          <w:tab/>
          <w:delText xml:space="preserve"> QUADRO 3 – Hipótese em relação ao desempenho no HS e HSW.</w:delText>
        </w:r>
      </w:del>
    </w:p>
    <w:tbl>
      <w:tblPr>
        <w:tblW w:w="9375" w:type="dxa"/>
        <w:jc w:val="start"/>
        <w:tblInd w:w="-15" w:type="dxa"/>
        <w:tblLayout w:type="fixed"/>
        <w:tblCellMar>
          <w:top w:w="0" w:type="dxa"/>
          <w:start w:w="108" w:type="dxa"/>
          <w:bottom w:w="0" w:type="dxa"/>
          <w:end w:w="108" w:type="dxa"/>
        </w:tblCellMar>
      </w:tblPr>
      <w:tblGrid>
        <w:gridCol w:w="2640"/>
        <w:gridCol w:w="2430"/>
        <w:gridCol w:w="4305"/>
      </w:tblGrid>
      <w:tr>
        <w:trPr>
          <w:tblHeader w:val="true"/>
          <w:del w:id="765" w:author="Autor desconhecido" w:date="2025-09-28T17:25:39Z"/>
        </w:trPr>
        <w:tc>
          <w:tcPr>
            <w:tcW w:w="2640"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76"/>
              <w:jc w:val="start"/>
              <w:rPr>
                <w:rFonts w:ascii="Times New Roman" w:hAnsi="Times New Roman" w:eastAsia="Times New Roman" w:cs="Times New Roman"/>
                <w:b/>
                <w:sz w:val="22"/>
                <w:szCs w:val="22"/>
                <w:del w:id="767" w:author="Autor desconhecido" w:date="2025-09-28T17:25:39Z"/>
              </w:rPr>
            </w:pPr>
            <w:del w:id="766" w:author="Autor desconhecido" w:date="2025-09-28T17:25:39Z">
              <w:r>
                <w:rPr>
                  <w:rFonts w:eastAsia="Times New Roman" w:cs="Times New Roman" w:ascii="Times New Roman" w:hAnsi="Times New Roman"/>
                  <w:b/>
                  <w:sz w:val="22"/>
                  <w:szCs w:val="22"/>
                </w:rPr>
                <w:delText>Condição</w:delText>
              </w:r>
            </w:del>
          </w:p>
        </w:tc>
        <w:tc>
          <w:tcPr>
            <w:tcW w:w="2430"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76"/>
              <w:jc w:val="start"/>
              <w:rPr>
                <w:rFonts w:ascii="Times New Roman" w:hAnsi="Times New Roman" w:eastAsia="Times New Roman" w:cs="Times New Roman"/>
                <w:b/>
                <w:sz w:val="22"/>
                <w:szCs w:val="22"/>
                <w:del w:id="769" w:author="Autor desconhecido" w:date="2025-09-28T17:25:39Z"/>
              </w:rPr>
            </w:pPr>
            <w:del w:id="768" w:author="Autor desconhecido" w:date="2025-09-28T17:25:39Z">
              <w:r>
                <w:rPr>
                  <w:rFonts w:eastAsia="Times New Roman" w:cs="Times New Roman" w:ascii="Times New Roman" w:hAnsi="Times New Roman"/>
                  <w:b/>
                  <w:sz w:val="22"/>
                  <w:szCs w:val="22"/>
                </w:rPr>
                <w:delText>Medida do Desempenho</w:delText>
              </w:r>
            </w:del>
          </w:p>
        </w:tc>
        <w:tc>
          <w:tcPr>
            <w:tcW w:w="4305"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76"/>
              <w:jc w:val="start"/>
              <w:rPr>
                <w:rFonts w:ascii="Times New Roman" w:hAnsi="Times New Roman" w:eastAsia="Times New Roman" w:cs="Times New Roman"/>
                <w:b/>
                <w:sz w:val="22"/>
                <w:szCs w:val="22"/>
                <w:del w:id="771" w:author="Autor desconhecido" w:date="2025-09-28T17:25:39Z"/>
              </w:rPr>
            </w:pPr>
            <w:del w:id="770" w:author="Autor desconhecido" w:date="2025-09-28T17:25:39Z">
              <w:r>
                <w:rPr>
                  <w:rFonts w:eastAsia="Times New Roman" w:cs="Times New Roman" w:ascii="Times New Roman" w:hAnsi="Times New Roman"/>
                  <w:b/>
                  <w:sz w:val="22"/>
                  <w:szCs w:val="22"/>
                </w:rPr>
                <w:delText xml:space="preserve">Hipóteses </w:delText>
              </w:r>
            </w:del>
          </w:p>
        </w:tc>
      </w:tr>
      <w:tr>
        <w:trPr>
          <w:del w:id="772" w:author="Autor desconhecido" w:date="2025-09-28T17:25:39Z"/>
        </w:trPr>
        <w:tc>
          <w:tcPr>
            <w:tcW w:w="264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jc w:val="start"/>
              <w:rPr>
                <w:rFonts w:ascii="Times New Roman" w:hAnsi="Times New Roman" w:eastAsia="Times New Roman" w:cs="Times New Roman"/>
                <w:sz w:val="22"/>
                <w:szCs w:val="22"/>
                <w:del w:id="774" w:author="Autor desconhecido" w:date="2025-09-28T17:25:39Z"/>
              </w:rPr>
            </w:pPr>
            <w:del w:id="773" w:author="Autor desconhecido" w:date="2025-09-28T17:25:39Z">
              <w:r>
                <w:rPr>
                  <w:rFonts w:eastAsia="Times New Roman" w:cs="Times New Roman" w:ascii="Times New Roman" w:hAnsi="Times New Roman"/>
                  <w:sz w:val="22"/>
                  <w:szCs w:val="22"/>
                </w:rPr>
                <w:delText>Handstand Estático (HS)</w:delText>
              </w:r>
            </w:del>
          </w:p>
        </w:tc>
        <w:tc>
          <w:tcPr>
            <w:tcW w:w="243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jc w:val="start"/>
              <w:rPr>
                <w:del w:id="779" w:author="Autor desconhecido" w:date="2025-09-28T17:25:39Z"/>
              </w:rPr>
            </w:pPr>
            <w:del w:id="775" w:author="Autor desconhecido" w:date="2025-09-28T17:25:39Z">
              <w:r>
                <w:rPr>
                  <w:rFonts w:eastAsia="Times New Roman" w:cs="Times New Roman" w:ascii="Times New Roman" w:hAnsi="Times New Roman"/>
                  <w:sz w:val="22"/>
                  <w:szCs w:val="22"/>
                  <w:u w:val="single"/>
                </w:rPr>
                <w:delText>Tempo máximo de sustentação</w:delText>
              </w:r>
            </w:del>
            <w:del w:id="776" w:author="Autor desconhecido" w:date="2025-09-28T17:25:39Z">
              <w:r>
                <w:rPr>
                  <w:rFonts w:eastAsia="Times New Roman" w:cs="Times New Roman" w:ascii="Times New Roman" w:hAnsi="Times New Roman"/>
                  <w:sz w:val="22"/>
                  <w:szCs w:val="22"/>
                </w:rPr>
                <w:delText xml:space="preserve"> associado à </w:delText>
              </w:r>
            </w:del>
            <w:del w:id="777" w:author="Autor desconhecido" w:date="2025-09-28T17:25:39Z">
              <w:r>
                <w:rPr>
                  <w:rFonts w:eastAsia="Times New Roman" w:cs="Times New Roman" w:ascii="Times New Roman" w:hAnsi="Times New Roman"/>
                  <w:sz w:val="22"/>
                  <w:szCs w:val="22"/>
                  <w:u w:val="single"/>
                </w:rPr>
                <w:delText>qualidade do equilíbrio</w:delText>
              </w:r>
            </w:del>
            <w:del w:id="778" w:author="Autor desconhecido" w:date="2025-09-28T17:25:39Z">
              <w:r>
                <w:rPr>
                  <w:rFonts w:eastAsia="Times New Roman" w:cs="Times New Roman" w:ascii="Times New Roman" w:hAnsi="Times New Roman"/>
                  <w:sz w:val="22"/>
                  <w:szCs w:val="22"/>
                </w:rPr>
                <w:delText xml:space="preserve"> (amplitude/velocidade do CoP, entropia postural, frequência de microcorreções).</w:delText>
              </w:r>
            </w:del>
          </w:p>
        </w:tc>
        <w:tc>
          <w:tcPr>
            <w:tcW w:w="430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jc w:val="start"/>
              <w:rPr>
                <w:del w:id="783" w:author="Autor desconhecido" w:date="2025-09-28T17:25:39Z"/>
              </w:rPr>
            </w:pPr>
            <w:del w:id="780" w:author="Autor desconhecido" w:date="2025-09-28T17:25:39Z">
              <w:r>
                <w:rPr>
                  <w:rFonts w:eastAsia="Times New Roman" w:cs="Times New Roman" w:ascii="Times New Roman" w:hAnsi="Times New Roman"/>
                  <w:sz w:val="22"/>
                  <w:szCs w:val="22"/>
                </w:rPr>
                <w:delText>- Maior tempo de sustentação estará associado a menor variabilidade do CoP e menor entropia.</w:delText>
                <w:br/>
                <w:delText>- Força máxima de membros superiores e resistência em inversão contribuirá para prolongar a sustentação.</w:delText>
                <w:br/>
                <w:delText xml:space="preserve">- Características antropométricas (braços mais longos, menor altura relativa do CoM, composição corporal favorecendo volume muscular </w:delText>
              </w:r>
            </w:del>
            <w:del w:id="781" w:author="Autor desconhecido" w:date="2025-09-28T17:25:39Z">
              <w:r>
                <w:rPr>
                  <w:rFonts w:eastAsia="Times New Roman" w:cs="Times New Roman" w:ascii="Times New Roman" w:hAnsi="Times New Roman"/>
                  <w:i/>
                  <w:sz w:val="22"/>
                  <w:szCs w:val="22"/>
                </w:rPr>
                <w:delText>vs.</w:delText>
              </w:r>
            </w:del>
            <w:del w:id="782" w:author="Autor desconhecido" w:date="2025-09-28T17:25:39Z">
              <w:r>
                <w:rPr>
                  <w:rFonts w:eastAsia="Times New Roman" w:cs="Times New Roman" w:ascii="Times New Roman" w:hAnsi="Times New Roman"/>
                  <w:sz w:val="22"/>
                  <w:szCs w:val="22"/>
                </w:rPr>
                <w:delText xml:space="preserve"> gordura) favorecerão correções mais econômicas.</w:delText>
                <w:br/>
                <w:delText>- Maior tempo de prática correlacionará positivamente com estabilidade e idade cronológica terá pouco ou nenhum impacto.</w:delText>
              </w:r>
            </w:del>
          </w:p>
        </w:tc>
      </w:tr>
      <w:tr>
        <w:trPr>
          <w:del w:id="784" w:author="Autor desconhecido" w:date="2025-09-28T17:25:39Z"/>
          <w:trHeight w:val="4575" w:hRule="atLeast"/>
        </w:trPr>
        <w:tc>
          <w:tcPr>
            <w:tcW w:w="264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jc w:val="start"/>
              <w:rPr>
                <w:rFonts w:ascii="Times New Roman" w:hAnsi="Times New Roman" w:eastAsia="Times New Roman" w:cs="Times New Roman"/>
                <w:sz w:val="22"/>
                <w:szCs w:val="22"/>
                <w:del w:id="786" w:author="Autor desconhecido" w:date="2025-09-28T17:25:39Z"/>
              </w:rPr>
            </w:pPr>
            <w:del w:id="785" w:author="Autor desconhecido" w:date="2025-09-28T17:25:39Z">
              <w:r>
                <w:rPr>
                  <w:rFonts w:eastAsia="Times New Roman" w:cs="Times New Roman" w:ascii="Times New Roman" w:hAnsi="Times New Roman"/>
                  <w:sz w:val="22"/>
                  <w:szCs w:val="22"/>
                </w:rPr>
                <w:delText>Handstand Walk (HSW)</w:delText>
              </w:r>
            </w:del>
          </w:p>
        </w:tc>
        <w:tc>
          <w:tcPr>
            <w:tcW w:w="243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jc w:val="start"/>
              <w:rPr>
                <w:del w:id="789" w:author="Autor desconhecido" w:date="2025-09-28T17:25:39Z"/>
              </w:rPr>
            </w:pPr>
            <w:del w:id="787" w:author="Autor desconhecido" w:date="2025-09-28T17:25:39Z">
              <w:r>
                <w:rPr>
                  <w:rFonts w:eastAsia="Times New Roman" w:cs="Times New Roman" w:ascii="Times New Roman" w:hAnsi="Times New Roman"/>
                  <w:sz w:val="22"/>
                  <w:szCs w:val="22"/>
                  <w:u w:val="single"/>
                </w:rPr>
                <w:delText>Mediana da distância percorrida</w:delText>
              </w:r>
            </w:del>
            <w:del w:id="788" w:author="Autor desconhecido" w:date="2025-09-28T17:25:39Z">
              <w:r>
                <w:rPr>
                  <w:rFonts w:eastAsia="Times New Roman" w:cs="Times New Roman" w:ascii="Times New Roman" w:hAnsi="Times New Roman"/>
                  <w:sz w:val="22"/>
                  <w:szCs w:val="22"/>
                </w:rPr>
                <w:delText xml:space="preserve"> sem perda da posição invertida.</w:delText>
              </w:r>
            </w:del>
          </w:p>
        </w:tc>
        <w:tc>
          <w:tcPr>
            <w:tcW w:w="430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jc w:val="start"/>
              <w:rPr>
                <w:del w:id="795" w:author="Autor desconhecido" w:date="2025-09-28T17:25:39Z"/>
              </w:rPr>
            </w:pPr>
            <w:del w:id="790" w:author="Autor desconhecido" w:date="2025-09-28T17:25:39Z">
              <w:r>
                <w:rPr>
                  <w:rFonts w:eastAsia="Times New Roman" w:cs="Times New Roman" w:ascii="Times New Roman" w:hAnsi="Times New Roman"/>
                  <w:sz w:val="22"/>
                  <w:szCs w:val="22"/>
                </w:rPr>
                <w:delText>- Maior mediana de distância estará associada a maior consistência das passadas e melhor controle postural.</w:delText>
                <w:br/>
                <w:delText>- Estratégias distintas entre modalidades refletirão em padrões diferentes de cadência, variabilidade das passadas, tempo de contato das mãos e simetria.</w:delText>
                <w:br/>
                <w:delText xml:space="preserve">- Ajustes antecipatórios do CoP e picos de </w:delText>
              </w:r>
            </w:del>
            <w:del w:id="791" w:author="Autor desconhecido" w:date="2025-09-28T17:25:39Z">
              <w:r>
                <w:rPr>
                  <w:rFonts w:eastAsia="Times New Roman" w:cs="Times New Roman" w:ascii="Times New Roman" w:hAnsi="Times New Roman"/>
                  <w:i/>
                  <w:sz w:val="22"/>
                  <w:szCs w:val="22"/>
                </w:rPr>
                <w:delText>GRF</w:delText>
              </w:r>
            </w:del>
            <w:del w:id="792" w:author="Autor desconhecido" w:date="2025-09-28T17:25:39Z">
              <w:r>
                <w:rPr>
                  <w:rFonts w:eastAsia="Times New Roman" w:cs="Times New Roman" w:ascii="Times New Roman" w:hAnsi="Times New Roman"/>
                  <w:sz w:val="22"/>
                  <w:szCs w:val="22"/>
                </w:rPr>
                <w:delText xml:space="preserve"> nos passos iniciais estarão associados a deslocamento mais eficiente.</w:delText>
                <w:br/>
                <w:delText>- Força máxima de membros superiores e resistência em inversão contribuirão tanto para a sustentação quanto para a propulsão.</w:delText>
                <w:br/>
                <w:delText xml:space="preserve">- Características antropométricas (braços mais longos, menor altura relativa do CoM, composição corporal favorecendo volume muscular </w:delText>
              </w:r>
            </w:del>
            <w:del w:id="793" w:author="Autor desconhecido" w:date="2025-09-28T17:25:39Z">
              <w:r>
                <w:rPr>
                  <w:rFonts w:eastAsia="Times New Roman" w:cs="Times New Roman" w:ascii="Times New Roman" w:hAnsi="Times New Roman"/>
                  <w:i/>
                  <w:sz w:val="22"/>
                  <w:szCs w:val="22"/>
                </w:rPr>
                <w:delText>vs.</w:delText>
              </w:r>
            </w:del>
            <w:del w:id="794" w:author="Autor desconhecido" w:date="2025-09-28T17:25:39Z">
              <w:r>
                <w:rPr>
                  <w:rFonts w:eastAsia="Times New Roman" w:cs="Times New Roman" w:ascii="Times New Roman" w:hAnsi="Times New Roman"/>
                  <w:sz w:val="22"/>
                  <w:szCs w:val="22"/>
                </w:rPr>
                <w:delText xml:space="preserve"> gordura) favorecerão correções mais econômicas.</w:delText>
                <w:br/>
                <w:delText>- Maior tempo de prática correlacionará positivamente com estabilidade e idade cronológica terá pouco ou nenhum impacto.</w:delText>
              </w:r>
            </w:del>
          </w:p>
        </w:tc>
      </w:tr>
    </w:tbl>
    <w:p>
      <w:pPr>
        <w:pStyle w:val="Normal"/>
        <w:widowControl/>
        <w:bidi w:val="0"/>
        <w:spacing w:lineRule="auto" w:line="360" w:before="0" w:after="0"/>
        <w:ind w:firstLine="426"/>
        <w:jc w:val="both"/>
        <w:rPr>
          <w:rFonts w:ascii="Times New Roman" w:hAnsi="Times New Roman" w:eastAsia="Times New Roman" w:cs="Times New Roman"/>
          <w:sz w:val="22"/>
          <w:szCs w:val="22"/>
          <w:del w:id="797" w:author="Autor desconhecido" w:date="2025-09-28T17:25:39Z"/>
        </w:rPr>
      </w:pPr>
      <w:del w:id="796" w:author="Autor desconhecido" w:date="2025-09-28T17:25:39Z">
        <w:r>
          <w:rPr>
            <w:rFonts w:eastAsia="Times New Roman" w:cs="Times New Roman" w:ascii="Times New Roman" w:hAnsi="Times New Roman"/>
            <w:sz w:val="22"/>
            <w:szCs w:val="22"/>
          </w:rPr>
          <w:delText>Fonte: Elaborado pelo autor (2025).</w:delText>
        </w:r>
      </w:del>
    </w:p>
    <w:p>
      <w:pPr>
        <w:pStyle w:val="Normal"/>
        <w:widowControl/>
        <w:bidi w:val="0"/>
        <w:spacing w:lineRule="auto" w:line="360" w:before="0" w:after="0"/>
        <w:ind w:hanging="0" w:start="0"/>
        <w:jc w:val="both"/>
        <w:rPr/>
      </w:pPr>
      <w:r>
        <w:rPr/>
        <w:t xml:space="preserve">2    </w:t>
      </w:r>
      <w:r>
        <w:rPr>
          <w:rFonts w:ascii="Times New Roman" w:hAnsi="Times New Roman"/>
          <w:rFonts w:ascii="Times New Roman" w:hAnsi="Times New Roman"/>
          <w:b/>
          <w:bCs/>
          <w:rPrChange w:id="0" w:author="Autor desconhecido" w:date="2025-09-28T18:24:21Z">
            <w:rPr/>
          </w:rPrChange>
        </w:rPr>
        <w:t xml:space="preserve">OBJETIVO </w:t>
      </w:r>
      <w:ins w:id="799" w:author="Autor desconhecido" w:date="2025-09-28T18:24:10Z">
        <w:r>
          <w:rPr>
            <w:rFonts w:ascii="Times New Roman" w:hAnsi="Times New Roman"/>
            <w:b/>
            <w:bCs/>
          </w:rPr>
          <w:t xml:space="preserve"> </w:t>
        </w:r>
      </w:ins>
      <w:r>
        <w:rPr>
          <w:rFonts w:ascii="Times New Roman" w:hAnsi="Times New Roman"/>
          <w:rFonts w:ascii="Times New Roman" w:hAnsi="Times New Roman"/>
          <w:b/>
          <w:bCs/>
          <w:rPrChange w:id="0" w:author="Autor desconhecido" w:date="2025-09-28T18:24:21Z">
            <w:rPr/>
          </w:rPrChange>
        </w:rPr>
        <w:t>GERAL</w:t>
      </w:r>
      <w:del w:id="801" w:author="Autor desconhecido" w:date="2025-09-28T18:24:10Z">
        <w:r>
          <w:rPr>
            <w:rFonts w:ascii="Times New Roman" w:hAnsi="Times New Roman"/>
            <w:b/>
            <w:bCs/>
          </w:rPr>
          <w:delText xml:space="preserve"> </w:delText>
        </w:r>
      </w:del>
    </w:p>
    <w:p>
      <w:pPr>
        <w:pStyle w:val="Normal"/>
        <w:spacing w:lineRule="auto" w:line="360"/>
        <w:ind w:firstLine="708"/>
        <w:rPr>
          <w:rFonts w:ascii="Times New Roman" w:hAnsi="Times New Roman" w:eastAsia="Times New Roman" w:cs="Times New Roman"/>
          <w:i/>
          <w:i/>
          <w:ins w:id="803" w:author="Autor desconhecido" w:date="2025-09-28T19:32:16Z"/>
        </w:rPr>
      </w:pPr>
      <w:commentRangeStart w:id="74"/>
      <w:r>
        <w:rPr>
          <w:rFonts w:eastAsia="Times New Roman" w:cs="Times New Roman" w:ascii="Times New Roman" w:hAnsi="Times New Roman"/>
        </w:rPr>
        <w:t xml:space="preserve">Investigar os fatores associados ao desempenho no </w:t>
      </w:r>
      <w:r>
        <w:rPr>
          <w:rFonts w:eastAsia="Times New Roman" w:cs="Times New Roman" w:ascii="Times New Roman" w:hAnsi="Times New Roman"/>
          <w:i/>
        </w:rPr>
        <w:t xml:space="preserve">HS </w:t>
      </w:r>
      <w:r>
        <w:rPr>
          <w:rFonts w:eastAsia="Times New Roman" w:cs="Times New Roman" w:ascii="Times New Roman" w:hAnsi="Times New Roman"/>
        </w:rPr>
        <w:t xml:space="preserve">e </w:t>
      </w:r>
      <w:r>
        <w:rPr>
          <w:rFonts w:eastAsia="Times New Roman" w:cs="Times New Roman" w:ascii="Times New Roman" w:hAnsi="Times New Roman"/>
          <w:i/>
        </w:rPr>
        <w:t>HSW</w:t>
      </w:r>
      <w:r>
        <w:rPr>
          <w:rFonts w:eastAsia="Times New Roman" w:cs="Times New Roman" w:ascii="Times New Roman" w:hAnsi="Times New Roman"/>
        </w:rPr>
        <w:t xml:space="preserve"> em praticantes de diferentes modalidades</w:t>
      </w:r>
      <w:r>
        <w:rPr>
          <w:rFonts w:eastAsia="Times New Roman" w:cs="Times New Roman" w:ascii="Times New Roman" w:hAnsi="Times New Roman"/>
          <w:i/>
        </w:rPr>
        <w:t>,</w:t>
      </w:r>
      <w:r>
        <w:rPr>
          <w:rFonts w:eastAsia="Times New Roman" w:cs="Times New Roman" w:ascii="Times New Roman" w:hAnsi="Times New Roman"/>
        </w:rPr>
        <w:t xml:space="preserve"> considerando variáveis de força, controle postural, antropometria, alinhamento articular, experiência prévia com a prática e idade.</w:t>
      </w:r>
      <w:r>
        <w:rPr/>
      </w:r>
      <w:commentRangeEnd w:id="74"/>
      <w:r>
        <w:commentReference w:id="74"/>
      </w:r>
      <w:ins w:id="802" w:author="Autor desconhecido" w:date="2025-09-28T18:24:29Z">
        <w:r>
          <w:rPr/>
          <w:commentReference w:id="75"/>
        </w:r>
      </w:ins>
    </w:p>
    <w:p>
      <w:pPr>
        <w:pStyle w:val="Normal"/>
        <w:spacing w:lineRule="auto" w:line="360"/>
        <w:ind w:firstLine="708"/>
        <w:rPr>
          <w:rFonts w:ascii="Times New Roman" w:hAnsi="Times New Roman" w:eastAsia="Times New Roman" w:cs="Times New Roman"/>
          <w:i/>
          <w:i/>
          <w:ins w:id="805" w:author="Autor desconhecido" w:date="2025-09-28T18:25:48Z"/>
        </w:rPr>
      </w:pPr>
      <w:ins w:id="804" w:author="Autor desconhecido" w:date="2025-09-28T18:25:48Z">
        <w:r>
          <w:rPr/>
        </w:r>
      </w:ins>
    </w:p>
    <w:p>
      <w:pPr>
        <w:pStyle w:val="Normal"/>
        <w:spacing w:lineRule="auto" w:line="360"/>
        <w:ind w:hanging="0" w:start="0"/>
        <w:rPr>
          <w:rFonts w:ascii="Times New Roman" w:hAnsi="Times New Roman"/>
          <w:shd w:fill="8DFF00" w:val="clear"/>
          <w:ins w:id="807" w:author="Autor desconhecido" w:date="2025-09-28T18:24:37Z"/>
        </w:rPr>
      </w:pPr>
      <w:ins w:id="806" w:author="Autor desconhecido" w:date="2025-09-28T18:24:37Z">
        <w:r>
          <w:rPr>
            <w:rFonts w:ascii="Times New Roman" w:hAnsi="Times New Roman"/>
            <w:shd w:fill="8DFF00" w:val="clear"/>
          </w:rPr>
          <w:t>2.1 Objetivos Específicos</w:t>
        </w:r>
      </w:ins>
    </w:p>
    <w:p>
      <w:pPr>
        <w:pStyle w:val="BodyText"/>
        <w:spacing w:lineRule="auto" w:line="360"/>
        <w:ind w:hanging="0" w:start="0"/>
        <w:rPr>
          <w:rFonts w:ascii="Times New Roman" w:hAnsi="Times New Roman"/>
          <w:ins w:id="818" w:author="Autor desconhecido" w:date="2025-09-28T18:24:37Z"/>
        </w:rPr>
      </w:pPr>
      <w:ins w:id="808" w:author="Autor desconhecido" w:date="2025-09-28T18:24:37Z">
        <w:r>
          <w:rPr>
            <w:rStyle w:val="Strong"/>
            <w:rFonts w:ascii="Times New Roman" w:hAnsi="Times New Roman"/>
            <w:b w:val="false"/>
            <w:bCs w:val="false"/>
            <w:i w:val="false"/>
            <w:caps w:val="false"/>
            <w:smallCaps w:val="false"/>
            <w:color w:val="0F1115"/>
            <w:spacing w:val="0"/>
            <w:sz w:val="24"/>
            <w:shd w:fill="8DFF00" w:val="clear"/>
          </w:rPr>
          <w:t>a) Quantificar a contribuição relativa das variáveis de força</w:t>
        </w:r>
      </w:ins>
      <w:ins w:id="809" w:author="Autor desconhecido" w:date="2025-09-28T18:24:37Z">
        <w:r>
          <w:rPr>
            <w:rFonts w:ascii="Times New Roman" w:hAnsi="Times New Roman"/>
            <w:b w:val="false"/>
            <w:bCs w:val="false"/>
            <w:i w:val="false"/>
            <w:caps w:val="false"/>
            <w:smallCaps w:val="false"/>
            <w:color w:val="0F1115"/>
            <w:spacing w:val="0"/>
            <w:sz w:val="24"/>
            <w:shd w:fill="8DFF00" w:val="clear"/>
          </w:rPr>
          <w:t> (força máxima relativa no </w:t>
        </w:r>
      </w:ins>
      <w:ins w:id="810" w:author="Autor desconhecido" w:date="2025-09-28T18:24:37Z">
        <w:r>
          <w:rPr>
            <w:rStyle w:val="Emphasis"/>
            <w:rFonts w:ascii="Times New Roman" w:hAnsi="Times New Roman"/>
            <w:b w:val="false"/>
            <w:bCs w:val="false"/>
            <w:i/>
            <w:iCs/>
            <w:caps w:val="false"/>
            <w:smallCaps w:val="false"/>
            <w:color w:val="0F1115"/>
            <w:spacing w:val="0"/>
            <w:sz w:val="24"/>
            <w:shd w:fill="8DFF00" w:val="clear"/>
          </w:rPr>
          <w:t>shoulder</w:t>
        </w:r>
      </w:ins>
      <w:ins w:id="811" w:author="Autor desconhecido" w:date="2025-09-28T18:24:37Z">
        <w:r>
          <w:rPr>
            <w:rStyle w:val="Emphasis"/>
            <w:rFonts w:ascii="Times New Roman" w:hAnsi="Times New Roman"/>
            <w:b w:val="false"/>
            <w:bCs w:val="false"/>
            <w:i w:val="false"/>
            <w:caps w:val="false"/>
            <w:smallCaps w:val="false"/>
            <w:color w:val="0F1115"/>
            <w:spacing w:val="0"/>
            <w:sz w:val="24"/>
            <w:shd w:fill="8DFF00" w:val="clear"/>
          </w:rPr>
          <w:t xml:space="preserve"> </w:t>
        </w:r>
      </w:ins>
      <w:ins w:id="812" w:author="Autor desconhecido" w:date="2025-09-28T18:24:37Z">
        <w:r>
          <w:rPr>
            <w:rStyle w:val="Emphasis"/>
            <w:rFonts w:ascii="Times New Roman" w:hAnsi="Times New Roman"/>
            <w:b w:val="false"/>
            <w:bCs w:val="false"/>
            <w:i/>
            <w:iCs/>
            <w:caps w:val="false"/>
            <w:smallCaps w:val="false"/>
            <w:color w:val="0F1115"/>
            <w:spacing w:val="0"/>
            <w:sz w:val="24"/>
            <w:shd w:fill="8DFF00" w:val="clear"/>
          </w:rPr>
          <w:t>press</w:t>
        </w:r>
      </w:ins>
      <w:ins w:id="813" w:author="Autor desconhecido" w:date="2025-09-28T18:24:37Z">
        <w:r>
          <w:rPr>
            <w:rFonts w:ascii="Times New Roman" w:hAnsi="Times New Roman"/>
            <w:b w:val="false"/>
            <w:bCs w:val="false"/>
            <w:i w:val="false"/>
            <w:caps w:val="false"/>
            <w:smallCaps w:val="false"/>
            <w:color w:val="0F1115"/>
            <w:spacing w:val="0"/>
            <w:sz w:val="24"/>
            <w:shd w:fill="8DFF00" w:val="clear"/>
          </w:rPr>
          <w:t xml:space="preserve">, força de flexores de punho e dedos, e resistência muscular em posição invertida) para o tempo de sustentação no </w:t>
        </w:r>
      </w:ins>
      <w:ins w:id="814" w:author="Autor desconhecido" w:date="2025-09-28T18:24:37Z">
        <w:r>
          <w:rPr>
            <w:rFonts w:ascii="Times New Roman" w:hAnsi="Times New Roman"/>
            <w:b w:val="false"/>
            <w:bCs w:val="false"/>
            <w:i/>
            <w:iCs/>
            <w:caps w:val="false"/>
            <w:smallCaps w:val="false"/>
            <w:color w:val="0F1115"/>
            <w:spacing w:val="0"/>
            <w:sz w:val="24"/>
            <w:shd w:fill="8DFF00" w:val="clear"/>
          </w:rPr>
          <w:t>HS</w:t>
        </w:r>
      </w:ins>
      <w:ins w:id="815" w:author="Autor desconhecido" w:date="2025-09-28T18:24:37Z">
        <w:r>
          <w:rPr>
            <w:rFonts w:ascii="Times New Roman" w:hAnsi="Times New Roman"/>
            <w:b w:val="false"/>
            <w:bCs w:val="false"/>
            <w:i w:val="false"/>
            <w:caps w:val="false"/>
            <w:smallCaps w:val="false"/>
            <w:color w:val="0F1115"/>
            <w:spacing w:val="0"/>
            <w:sz w:val="24"/>
            <w:shd w:fill="8DFF00" w:val="clear"/>
          </w:rPr>
          <w:t xml:space="preserve"> e para a distância percorrida no </w:t>
        </w:r>
      </w:ins>
      <w:ins w:id="816" w:author="Autor desconhecido" w:date="2025-09-28T18:24:37Z">
        <w:r>
          <w:rPr>
            <w:rFonts w:ascii="Times New Roman" w:hAnsi="Times New Roman"/>
            <w:b w:val="false"/>
            <w:bCs w:val="false"/>
            <w:i/>
            <w:iCs/>
            <w:caps w:val="false"/>
            <w:smallCaps w:val="false"/>
            <w:color w:val="0F1115"/>
            <w:spacing w:val="0"/>
            <w:sz w:val="24"/>
            <w:shd w:fill="8DFF00" w:val="clear"/>
          </w:rPr>
          <w:t>HSW</w:t>
        </w:r>
      </w:ins>
      <w:ins w:id="817" w:author="Autor desconhecido" w:date="2025-09-28T18:24:37Z">
        <w:r>
          <w:rPr>
            <w:rFonts w:ascii="Times New Roman" w:hAnsi="Times New Roman"/>
            <w:b w:val="false"/>
            <w:bCs w:val="false"/>
            <w:i w:val="false"/>
            <w:caps w:val="false"/>
            <w:smallCaps w:val="false"/>
            <w:color w:val="0F1115"/>
            <w:spacing w:val="0"/>
            <w:sz w:val="24"/>
            <w:shd w:fill="8DFF00" w:val="clear"/>
          </w:rPr>
          <w:t>.</w:t>
        </w:r>
      </w:ins>
    </w:p>
    <w:p>
      <w:pPr>
        <w:pStyle w:val="BodyText"/>
        <w:spacing w:lineRule="auto" w:line="360"/>
        <w:ind w:hanging="0" w:start="0"/>
        <w:rPr>
          <w:rFonts w:ascii="Times New Roman" w:hAnsi="Times New Roman"/>
          <w:ins w:id="831" w:author="Autor desconhecido" w:date="2025-09-28T18:24:37Z"/>
        </w:rPr>
      </w:pPr>
      <w:ins w:id="819" w:author="Autor desconhecido" w:date="2025-09-28T18:24:37Z">
        <w:r>
          <w:rPr>
            <w:rStyle w:val="Strong"/>
            <w:rFonts w:ascii="Times New Roman" w:hAnsi="Times New Roman"/>
            <w:b w:val="false"/>
            <w:bCs w:val="false"/>
            <w:i w:val="false"/>
            <w:caps w:val="false"/>
            <w:smallCaps w:val="false"/>
            <w:color w:val="0F1115"/>
            <w:spacing w:val="0"/>
            <w:sz w:val="24"/>
            <w:shd w:fill="8DFF00" w:val="clear"/>
          </w:rPr>
          <w:t>b) Avaliar a relação entre parâmetros de controle postural</w:t>
        </w:r>
      </w:ins>
      <w:ins w:id="820" w:author="Autor desconhecido" w:date="2025-09-28T18:24:37Z">
        <w:r>
          <w:rPr>
            <w:rFonts w:ascii="Times New Roman" w:hAnsi="Times New Roman"/>
            <w:b w:val="false"/>
            <w:bCs w:val="false"/>
            <w:i w:val="false"/>
            <w:caps w:val="false"/>
            <w:smallCaps w:val="false"/>
            <w:color w:val="0F1115"/>
            <w:spacing w:val="0"/>
            <w:sz w:val="24"/>
            <w:shd w:fill="8DFF00" w:val="clear"/>
          </w:rPr>
          <w:t xml:space="preserve"> (amplitude e velocidade CoP, entropia aproximada e APAs) para o tempo de sustentação no </w:t>
        </w:r>
      </w:ins>
      <w:ins w:id="821" w:author="Autor desconhecido" w:date="2025-09-28T18:24:37Z">
        <w:r>
          <w:rPr>
            <w:rFonts w:ascii="Times New Roman" w:hAnsi="Times New Roman"/>
            <w:b w:val="false"/>
            <w:bCs w:val="false"/>
            <w:i/>
            <w:iCs/>
            <w:caps w:val="false"/>
            <w:smallCaps w:val="false"/>
            <w:color w:val="0F1115"/>
            <w:spacing w:val="0"/>
            <w:sz w:val="24"/>
            <w:shd w:fill="8DFF00" w:val="clear"/>
          </w:rPr>
          <w:t>HS</w:t>
        </w:r>
      </w:ins>
      <w:ins w:id="822" w:author="Autor desconhecido" w:date="2025-09-28T18:24:37Z">
        <w:r>
          <w:rPr>
            <w:rFonts w:ascii="Times New Roman" w:hAnsi="Times New Roman"/>
            <w:b w:val="false"/>
            <w:bCs w:val="false"/>
            <w:i w:val="false"/>
            <w:caps w:val="false"/>
            <w:smallCaps w:val="false"/>
            <w:color w:val="0F1115"/>
            <w:spacing w:val="0"/>
            <w:sz w:val="24"/>
            <w:shd w:fill="8DFF00" w:val="clear"/>
          </w:rPr>
          <w:t xml:space="preserve"> e consistência do inicio da locomoção no </w:t>
        </w:r>
      </w:ins>
      <w:ins w:id="823" w:author="Autor desconhecido" w:date="2025-09-28T18:24:37Z">
        <w:r>
          <w:rPr>
            <w:rFonts w:ascii="Times New Roman" w:hAnsi="Times New Roman"/>
            <w:b w:val="false"/>
            <w:bCs w:val="false"/>
            <w:i/>
            <w:iCs/>
            <w:caps w:val="false"/>
            <w:smallCaps w:val="false"/>
            <w:color w:val="0F1115"/>
            <w:spacing w:val="0"/>
            <w:sz w:val="24"/>
            <w:shd w:fill="8DFF00" w:val="clear"/>
          </w:rPr>
          <w:t>HSW</w:t>
        </w:r>
      </w:ins>
      <w:ins w:id="824" w:author="Autor desconhecido" w:date="2025-09-28T18:24:37Z">
        <w:r>
          <w:rPr>
            <w:rFonts w:ascii="Times New Roman" w:hAnsi="Times New Roman"/>
            <w:b w:val="false"/>
            <w:bCs w:val="false"/>
            <w:i w:val="false"/>
            <w:caps w:val="false"/>
            <w:smallCaps w:val="false"/>
            <w:color w:val="0F1115"/>
            <w:spacing w:val="0"/>
            <w:sz w:val="24"/>
            <w:shd w:fill="8DFF00" w:val="clear"/>
          </w:rPr>
          <w:t>.</w:t>
        </w:r>
      </w:ins>
      <w:ins w:id="825" w:author="Autor desconhecido" w:date="2025-09-28T18:24:37Z">
        <w:r>
          <w:rPr>
            <w:rStyle w:val="Strong"/>
            <w:rFonts w:ascii="Times New Roman" w:hAnsi="Times New Roman"/>
            <w:b w:val="false"/>
            <w:bCs w:val="false"/>
            <w:i w:val="false"/>
            <w:caps w:val="false"/>
            <w:smallCaps w:val="false"/>
            <w:color w:val="0F1115"/>
            <w:spacing w:val="0"/>
            <w:sz w:val="24"/>
            <w:shd w:fill="8DFF00" w:val="clear"/>
          </w:rPr>
          <w:t>c) Analisar a influência de variáveis antropométricas</w:t>
        </w:r>
      </w:ins>
      <w:ins w:id="826" w:author="Autor desconhecido" w:date="2025-09-28T18:24:37Z">
        <w:r>
          <w:rPr>
            <w:rFonts w:ascii="Times New Roman" w:hAnsi="Times New Roman"/>
            <w:b w:val="false"/>
            <w:bCs w:val="false"/>
            <w:i w:val="false"/>
            <w:caps w:val="false"/>
            <w:smallCaps w:val="false"/>
            <w:color w:val="0F1115"/>
            <w:spacing w:val="0"/>
            <w:sz w:val="24"/>
            <w:shd w:fill="8DFF00" w:val="clear"/>
          </w:rPr>
          <w:t xml:space="preserve"> (comprimento de membros, altura do CoM e composição corporal) sobre a estabilidade estática </w:t>
        </w:r>
      </w:ins>
      <w:ins w:id="827" w:author="Autor desconhecido" w:date="2025-09-28T18:24:37Z">
        <w:r>
          <w:rPr>
            <w:rFonts w:ascii="Times New Roman" w:hAnsi="Times New Roman"/>
            <w:b w:val="false"/>
            <w:bCs w:val="false"/>
            <w:i/>
            <w:iCs/>
            <w:caps w:val="false"/>
            <w:smallCaps w:val="false"/>
            <w:color w:val="0F1115"/>
            <w:spacing w:val="0"/>
            <w:sz w:val="24"/>
            <w:shd w:fill="8DFF00" w:val="clear"/>
          </w:rPr>
          <w:t>HS</w:t>
        </w:r>
      </w:ins>
      <w:ins w:id="828" w:author="Autor desconhecido" w:date="2025-09-28T18:24:37Z">
        <w:r>
          <w:rPr>
            <w:rFonts w:ascii="Times New Roman" w:hAnsi="Times New Roman"/>
            <w:b w:val="false"/>
            <w:bCs w:val="false"/>
            <w:i w:val="false"/>
            <w:caps w:val="false"/>
            <w:smallCaps w:val="false"/>
            <w:color w:val="0F1115"/>
            <w:spacing w:val="0"/>
            <w:sz w:val="24"/>
            <w:shd w:fill="8DFF00" w:val="clear"/>
          </w:rPr>
          <w:t xml:space="preserve"> e a eficiência do deslocamento dinâmico </w:t>
        </w:r>
      </w:ins>
      <w:ins w:id="829" w:author="Autor desconhecido" w:date="2025-09-28T18:24:37Z">
        <w:r>
          <w:rPr>
            <w:rFonts w:ascii="Times New Roman" w:hAnsi="Times New Roman"/>
            <w:b w:val="false"/>
            <w:bCs w:val="false"/>
            <w:i/>
            <w:iCs/>
            <w:caps w:val="false"/>
            <w:smallCaps w:val="false"/>
            <w:color w:val="0F1115"/>
            <w:spacing w:val="0"/>
            <w:sz w:val="24"/>
            <w:shd w:fill="8DFF00" w:val="clear"/>
          </w:rPr>
          <w:t>HSW</w:t>
        </w:r>
      </w:ins>
      <w:ins w:id="830" w:author="Autor desconhecido" w:date="2025-09-28T18:24:37Z">
        <w:r>
          <w:rPr>
            <w:rFonts w:ascii="Times New Roman" w:hAnsi="Times New Roman"/>
            <w:b w:val="false"/>
            <w:bCs w:val="false"/>
            <w:i w:val="false"/>
            <w:caps w:val="false"/>
            <w:smallCaps w:val="false"/>
            <w:color w:val="0F1115"/>
            <w:spacing w:val="0"/>
            <w:sz w:val="24"/>
            <w:shd w:fill="8DFF00" w:val="clear"/>
          </w:rPr>
          <w:t>.</w:t>
        </w:r>
      </w:ins>
    </w:p>
    <w:p>
      <w:pPr>
        <w:pStyle w:val="BodyText"/>
        <w:spacing w:lineRule="auto" w:line="360"/>
        <w:ind w:hanging="0" w:start="0"/>
        <w:rPr>
          <w:rFonts w:ascii="Times New Roman" w:hAnsi="Times New Roman"/>
          <w:ins w:id="838" w:author="Autor desconhecido" w:date="2025-09-28T18:24:37Z"/>
        </w:rPr>
      </w:pPr>
      <w:ins w:id="832" w:author="Autor desconhecido" w:date="2025-09-28T18:24:37Z">
        <w:r>
          <w:rPr>
            <w:rStyle w:val="Strong"/>
            <w:rFonts w:ascii="Times New Roman" w:hAnsi="Times New Roman"/>
            <w:b w:val="false"/>
            <w:bCs w:val="false"/>
            <w:i w:val="false"/>
            <w:caps w:val="false"/>
            <w:smallCaps w:val="false"/>
            <w:color w:val="0F1115"/>
            <w:spacing w:val="0"/>
            <w:sz w:val="24"/>
            <w:shd w:fill="8DFF00" w:val="clear"/>
          </w:rPr>
          <w:t>d) Comparar os padrões cinemáticos</w:t>
        </w:r>
      </w:ins>
      <w:ins w:id="833" w:author="Autor desconhecido" w:date="2025-09-28T18:24:37Z">
        <w:r>
          <w:rPr>
            <w:rFonts w:ascii="Times New Roman" w:hAnsi="Times New Roman"/>
            <w:b w:val="false"/>
            <w:bCs w:val="false"/>
            <w:i w:val="false"/>
            <w:caps w:val="false"/>
            <w:smallCaps w:val="false"/>
            <w:color w:val="0F1115"/>
            <w:spacing w:val="0"/>
            <w:sz w:val="24"/>
            <w:shd w:fill="8DFF00" w:val="clear"/>
          </w:rPr>
          <w:t xml:space="preserve"> (ângulos articulares de punhos, ombros, quadril e cabeça, e largura da base de apoio) adotados por praticantes de diferentes níveis de proficiência e modalidades durante a execução do </w:t>
        </w:r>
      </w:ins>
      <w:ins w:id="834" w:author="Autor desconhecido" w:date="2025-09-28T18:24:37Z">
        <w:r>
          <w:rPr>
            <w:rFonts w:ascii="Times New Roman" w:hAnsi="Times New Roman"/>
            <w:b w:val="false"/>
            <w:bCs w:val="false"/>
            <w:i/>
            <w:iCs/>
            <w:caps w:val="false"/>
            <w:smallCaps w:val="false"/>
            <w:color w:val="0F1115"/>
            <w:spacing w:val="0"/>
            <w:sz w:val="24"/>
            <w:shd w:fill="8DFF00" w:val="clear"/>
          </w:rPr>
          <w:t>HS</w:t>
        </w:r>
      </w:ins>
      <w:ins w:id="835" w:author="Autor desconhecido" w:date="2025-09-28T18:24:37Z">
        <w:r>
          <w:rPr>
            <w:rFonts w:ascii="Times New Roman" w:hAnsi="Times New Roman"/>
            <w:b w:val="false"/>
            <w:bCs w:val="false"/>
            <w:i w:val="false"/>
            <w:caps w:val="false"/>
            <w:smallCaps w:val="false"/>
            <w:color w:val="0F1115"/>
            <w:spacing w:val="0"/>
            <w:sz w:val="24"/>
            <w:shd w:fill="8DFF00" w:val="clear"/>
          </w:rPr>
          <w:t xml:space="preserve"> e do </w:t>
        </w:r>
      </w:ins>
      <w:ins w:id="836" w:author="Autor desconhecido" w:date="2025-09-28T18:24:37Z">
        <w:r>
          <w:rPr>
            <w:rFonts w:ascii="Times New Roman" w:hAnsi="Times New Roman"/>
            <w:b w:val="false"/>
            <w:bCs w:val="false"/>
            <w:i/>
            <w:iCs/>
            <w:caps w:val="false"/>
            <w:smallCaps w:val="false"/>
            <w:color w:val="0F1115"/>
            <w:spacing w:val="0"/>
            <w:sz w:val="24"/>
            <w:shd w:fill="8DFF00" w:val="clear"/>
          </w:rPr>
          <w:t>HSW</w:t>
        </w:r>
      </w:ins>
      <w:ins w:id="837" w:author="Autor desconhecido" w:date="2025-09-28T18:24:37Z">
        <w:r>
          <w:rPr>
            <w:rFonts w:ascii="Times New Roman" w:hAnsi="Times New Roman"/>
            <w:b w:val="false"/>
            <w:bCs w:val="false"/>
            <w:i w:val="false"/>
            <w:iCs/>
            <w:caps w:val="false"/>
            <w:smallCaps w:val="false"/>
            <w:color w:val="0F1115"/>
            <w:spacing w:val="0"/>
            <w:sz w:val="24"/>
            <w:shd w:fill="8DFF00" w:val="clear"/>
          </w:rPr>
          <w:t>.</w:t>
        </w:r>
      </w:ins>
    </w:p>
    <w:p>
      <w:pPr>
        <w:pStyle w:val="BodyText"/>
        <w:spacing w:lineRule="auto" w:line="360"/>
        <w:ind w:hanging="0" w:start="0"/>
        <w:rPr>
          <w:rFonts w:ascii="Times New Roman" w:hAnsi="Times New Roman"/>
          <w:ins w:id="846" w:author="Autor desconhecido" w:date="2025-09-28T18:24:37Z"/>
        </w:rPr>
      </w:pPr>
      <w:ins w:id="839" w:author="Autor desconhecido" w:date="2025-09-28T18:24:37Z">
        <w:r>
          <w:rPr>
            <w:rStyle w:val="Strong"/>
            <w:rFonts w:ascii="Times New Roman" w:hAnsi="Times New Roman"/>
            <w:b w:val="false"/>
            <w:bCs w:val="false"/>
            <w:i w:val="false"/>
            <w:caps w:val="false"/>
            <w:smallCaps w:val="false"/>
            <w:color w:val="0F1115"/>
            <w:spacing w:val="0"/>
            <w:sz w:val="24"/>
            <w:shd w:fill="8DFF00" w:val="clear"/>
          </w:rPr>
          <w:t xml:space="preserve">c) </w:t>
        </w:r>
      </w:ins>
      <w:ins w:id="840" w:author="Autor desconhecido" w:date="2025-09-28T18:24:37Z">
        <w:r>
          <w:rPr>
            <w:rStyle w:val="Strong"/>
            <w:rFonts w:ascii="Times New Roman" w:hAnsi="Times New Roman"/>
            <w:b w:val="false"/>
            <w:bCs w:val="false"/>
            <w:i w:val="false"/>
            <w:caps w:val="false"/>
            <w:smallCaps w:val="false"/>
            <w:color w:val="0F1115"/>
            <w:spacing w:val="0"/>
            <w:sz w:val="24"/>
            <w:shd w:fill="8DFF00" w:val="clear"/>
          </w:rPr>
          <w:t>Determinar a associação entre o tempo de prática específica e a idade cronológica</w:t>
        </w:r>
      </w:ins>
      <w:ins w:id="841" w:author="Autor desconhecido" w:date="2025-09-28T18:24:37Z">
        <w:r>
          <w:rPr>
            <w:rFonts w:ascii="Times New Roman" w:hAnsi="Times New Roman"/>
            <w:b w:val="false"/>
            <w:bCs w:val="false"/>
            <w:i w:val="false"/>
            <w:caps w:val="false"/>
            <w:smallCaps w:val="false"/>
            <w:color w:val="0F1115"/>
            <w:spacing w:val="0"/>
            <w:sz w:val="24"/>
            <w:shd w:fill="8DFF00" w:val="clear"/>
          </w:rPr>
          <w:t xml:space="preserve"> com o desempenho no </w:t>
        </w:r>
      </w:ins>
      <w:ins w:id="842" w:author="Autor desconhecido" w:date="2025-09-28T18:24:37Z">
        <w:r>
          <w:rPr>
            <w:rFonts w:ascii="Times New Roman" w:hAnsi="Times New Roman"/>
            <w:b w:val="false"/>
            <w:bCs w:val="false"/>
            <w:i/>
            <w:iCs/>
            <w:caps w:val="false"/>
            <w:smallCaps w:val="false"/>
            <w:color w:val="0F1115"/>
            <w:spacing w:val="0"/>
            <w:sz w:val="24"/>
            <w:shd w:fill="8DFF00" w:val="clear"/>
          </w:rPr>
          <w:t>HS</w:t>
        </w:r>
      </w:ins>
      <w:ins w:id="843" w:author="Autor desconhecido" w:date="2025-09-28T18:24:37Z">
        <w:r>
          <w:rPr>
            <w:rFonts w:ascii="Times New Roman" w:hAnsi="Times New Roman"/>
            <w:b w:val="false"/>
            <w:bCs w:val="false"/>
            <w:i w:val="false"/>
            <w:caps w:val="false"/>
            <w:smallCaps w:val="false"/>
            <w:color w:val="0F1115"/>
            <w:spacing w:val="0"/>
            <w:sz w:val="24"/>
            <w:shd w:fill="8DFF00" w:val="clear"/>
          </w:rPr>
          <w:t xml:space="preserve"> e </w:t>
        </w:r>
      </w:ins>
      <w:ins w:id="844" w:author="Autor desconhecido" w:date="2025-09-28T18:24:37Z">
        <w:r>
          <w:rPr>
            <w:rFonts w:ascii="Times New Roman" w:hAnsi="Times New Roman"/>
            <w:b w:val="false"/>
            <w:bCs w:val="false"/>
            <w:i/>
            <w:iCs/>
            <w:caps w:val="false"/>
            <w:smallCaps w:val="false"/>
            <w:color w:val="0F1115"/>
            <w:spacing w:val="0"/>
            <w:sz w:val="24"/>
            <w:shd w:fill="8DFF00" w:val="clear"/>
          </w:rPr>
          <w:t>HSW</w:t>
        </w:r>
      </w:ins>
      <w:ins w:id="845" w:author="Autor desconhecido" w:date="2025-09-28T18:24:37Z">
        <w:r>
          <w:rPr>
            <w:rFonts w:ascii="Times New Roman" w:hAnsi="Times New Roman"/>
            <w:b w:val="false"/>
            <w:bCs w:val="false"/>
            <w:i w:val="false"/>
            <w:caps w:val="false"/>
            <w:smallCaps w:val="false"/>
            <w:color w:val="0F1115"/>
            <w:spacing w:val="0"/>
            <w:sz w:val="24"/>
            <w:shd w:fill="8DFF00" w:val="clear"/>
          </w:rPr>
          <w:t>, testando a hipótese de que a experiência prática tem um peso preditivo maior que a idade.</w:t>
        </w:r>
      </w:ins>
    </w:p>
    <w:p>
      <w:pPr>
        <w:pStyle w:val="BodyText"/>
        <w:spacing w:lineRule="auto" w:line="360"/>
        <w:ind w:hanging="0" w:start="0"/>
        <w:rPr>
          <w:rFonts w:ascii="Times New Roman" w:hAnsi="Times New Roman"/>
          <w:ins w:id="854" w:author="Autor desconhecido" w:date="2025-09-28T18:24:37Z"/>
        </w:rPr>
      </w:pPr>
      <w:ins w:id="847" w:author="Autor desconhecido" w:date="2025-09-28T18:24:37Z">
        <w:r>
          <w:rPr>
            <w:rStyle w:val="Strong"/>
            <w:rFonts w:ascii="Times New Roman" w:hAnsi="Times New Roman"/>
            <w:b w:val="false"/>
            <w:bCs w:val="false"/>
            <w:i w:val="false"/>
            <w:caps w:val="false"/>
            <w:smallCaps w:val="false"/>
            <w:color w:val="0F1115"/>
            <w:spacing w:val="0"/>
            <w:sz w:val="24"/>
            <w:shd w:fill="8DFF00" w:val="clear"/>
          </w:rPr>
          <w:t xml:space="preserve">d) </w:t>
        </w:r>
      </w:ins>
      <w:ins w:id="848" w:author="Autor desconhecido" w:date="2025-09-28T18:24:37Z">
        <w:r>
          <w:rPr>
            <w:rStyle w:val="Strong"/>
            <w:rFonts w:ascii="Times New Roman" w:hAnsi="Times New Roman"/>
            <w:b w:val="false"/>
            <w:bCs w:val="false"/>
            <w:i w:val="false"/>
            <w:caps w:val="false"/>
            <w:smallCaps w:val="false"/>
            <w:color w:val="0F1115"/>
            <w:spacing w:val="0"/>
            <w:sz w:val="24"/>
            <w:shd w:fill="8DFF00" w:val="clear"/>
          </w:rPr>
          <w:t>Identificar os preditores espa</w:t>
        </w:r>
      </w:ins>
      <w:ins w:id="849" w:author="Autor desconhecido" w:date="2025-09-28T18:24:37Z">
        <w:r>
          <w:rPr>
            <w:rStyle w:val="Strong"/>
            <w:rFonts w:ascii="Times New Roman" w:hAnsi="Times New Roman"/>
            <w:b w:val="false"/>
            <w:bCs w:val="false"/>
            <w:i w:val="false"/>
            <w:caps w:val="false"/>
            <w:smallCaps w:val="false"/>
            <w:color w:val="0F1115"/>
            <w:spacing w:val="0"/>
            <w:sz w:val="24"/>
            <w:shd w:fill="8DFF00" w:val="clear"/>
          </w:rPr>
          <w:t>ç</w:t>
        </w:r>
      </w:ins>
      <w:ins w:id="850" w:author="Autor desconhecido" w:date="2025-09-28T18:24:37Z">
        <w:r>
          <w:rPr>
            <w:rStyle w:val="Strong"/>
            <w:rFonts w:ascii="Times New Roman" w:hAnsi="Times New Roman"/>
            <w:b w:val="false"/>
            <w:bCs w:val="false"/>
            <w:i w:val="false"/>
            <w:caps w:val="false"/>
            <w:smallCaps w:val="false"/>
            <w:color w:val="0F1115"/>
            <w:spacing w:val="0"/>
            <w:sz w:val="24"/>
            <w:shd w:fill="8DFF00" w:val="clear"/>
          </w:rPr>
          <w:t>o-temporais</w:t>
        </w:r>
      </w:ins>
      <w:ins w:id="851" w:author="Autor desconhecido" w:date="2025-09-28T18:24:37Z">
        <w:r>
          <w:rPr>
            <w:rFonts w:ascii="Times New Roman" w:hAnsi="Times New Roman"/>
            <w:b w:val="false"/>
            <w:bCs w:val="false"/>
            <w:i w:val="false"/>
            <w:caps w:val="false"/>
            <w:smallCaps w:val="false"/>
            <w:color w:val="0F1115"/>
            <w:spacing w:val="0"/>
            <w:sz w:val="24"/>
            <w:shd w:fill="8DFF00" w:val="clear"/>
          </w:rPr>
          <w:t xml:space="preserve"> (comprimento e cadência das passadas, tempo em duplo suporte, variabilidade e simetria) associados a um melhor desempenho no </w:t>
        </w:r>
      </w:ins>
      <w:ins w:id="852" w:author="Autor desconhecido" w:date="2025-09-28T18:24:37Z">
        <w:r>
          <w:rPr>
            <w:rFonts w:ascii="Times New Roman" w:hAnsi="Times New Roman"/>
            <w:b w:val="false"/>
            <w:bCs w:val="false"/>
            <w:i/>
            <w:iCs/>
            <w:caps w:val="false"/>
            <w:smallCaps w:val="false"/>
            <w:color w:val="0F1115"/>
            <w:spacing w:val="0"/>
            <w:sz w:val="24"/>
            <w:shd w:fill="8DFF00" w:val="clear"/>
          </w:rPr>
          <w:t>HSW</w:t>
        </w:r>
      </w:ins>
      <w:ins w:id="853" w:author="Autor desconhecido" w:date="2025-09-28T18:24:37Z">
        <w:r>
          <w:rPr>
            <w:rFonts w:ascii="Times New Roman" w:hAnsi="Times New Roman"/>
            <w:b w:val="false"/>
            <w:bCs w:val="false"/>
            <w:i w:val="false"/>
            <w:caps w:val="false"/>
            <w:smallCaps w:val="false"/>
            <w:color w:val="0F1115"/>
            <w:spacing w:val="0"/>
            <w:sz w:val="24"/>
            <w:shd w:fill="8DFF00" w:val="clear"/>
          </w:rPr>
          <w:t xml:space="preserve"> (maior distância percorrida).</w:t>
        </w:r>
      </w:ins>
    </w:p>
    <w:p>
      <w:pPr>
        <w:pStyle w:val="BodyText"/>
        <w:widowControl/>
        <w:numPr>
          <w:ilvl w:val="0"/>
          <w:numId w:val="0"/>
        </w:numPr>
        <w:pBdr/>
        <w:spacing w:lineRule="auto" w:line="360" w:before="0" w:after="0"/>
        <w:ind w:hanging="0" w:start="0" w:end="0"/>
        <w:rPr>
          <w:rFonts w:ascii="Times New Roman" w:hAnsi="Times New Roman"/>
          <w:ins w:id="866" w:author="Autor desconhecido" w:date="2025-09-28T18:24:37Z"/>
        </w:rPr>
      </w:pPr>
      <w:ins w:id="855" w:author="Autor desconhecido" w:date="2025-09-28T18:24:37Z">
        <w:r>
          <w:rPr>
            <w:rStyle w:val="Strong"/>
            <w:rFonts w:ascii="Times New Roman" w:hAnsi="Times New Roman"/>
            <w:b w:val="false"/>
            <w:bCs w:val="false"/>
            <w:i w:val="false"/>
            <w:caps w:val="false"/>
            <w:smallCaps w:val="false"/>
            <w:color w:val="0F1115"/>
            <w:spacing w:val="0"/>
            <w:sz w:val="24"/>
            <w:shd w:fill="8DFF00" w:val="clear"/>
          </w:rPr>
          <w:t xml:space="preserve">e) </w:t>
        </w:r>
      </w:ins>
      <w:ins w:id="856" w:author="Autor desconhecido" w:date="2025-09-28T18:24:37Z">
        <w:r>
          <w:rPr>
            <w:rStyle w:val="Strong"/>
            <w:rFonts w:ascii="Times New Roman" w:hAnsi="Times New Roman"/>
            <w:b w:val="false"/>
            <w:bCs w:val="false"/>
            <w:i w:val="false"/>
            <w:caps w:val="false"/>
            <w:smallCaps w:val="false"/>
            <w:color w:val="0F1115"/>
            <w:spacing w:val="0"/>
            <w:sz w:val="24"/>
            <w:shd w:fill="8DFF00" w:val="clear"/>
          </w:rPr>
          <w:t>Verificar a existência de uma possível transferência de habilidades</w:t>
        </w:r>
      </w:ins>
      <w:ins w:id="857" w:author="Autor desconhecido" w:date="2025-09-28T18:24:37Z">
        <w:r>
          <w:rPr>
            <w:rFonts w:ascii="Times New Roman" w:hAnsi="Times New Roman"/>
            <w:b w:val="false"/>
            <w:bCs w:val="false"/>
            <w:i w:val="false"/>
            <w:caps w:val="false"/>
            <w:smallCaps w:val="false"/>
            <w:color w:val="0F1115"/>
            <w:spacing w:val="0"/>
            <w:sz w:val="24"/>
            <w:shd w:fill="8DFF00" w:val="clear"/>
          </w:rPr>
          <w:t xml:space="preserve"> entre o </w:t>
        </w:r>
      </w:ins>
      <w:ins w:id="858" w:author="Autor desconhecido" w:date="2025-09-28T18:24:37Z">
        <w:r>
          <w:rPr>
            <w:rFonts w:ascii="Times New Roman" w:hAnsi="Times New Roman"/>
            <w:b w:val="false"/>
            <w:bCs w:val="false"/>
            <w:i/>
            <w:iCs/>
            <w:caps w:val="false"/>
            <w:smallCaps w:val="false"/>
            <w:color w:val="0F1115"/>
            <w:spacing w:val="0"/>
            <w:sz w:val="24"/>
            <w:shd w:fill="8DFF00" w:val="clear"/>
          </w:rPr>
          <w:t>HS</w:t>
        </w:r>
      </w:ins>
      <w:ins w:id="859" w:author="Autor desconhecido" w:date="2025-09-28T18:24:37Z">
        <w:r>
          <w:rPr>
            <w:rFonts w:ascii="Times New Roman" w:hAnsi="Times New Roman"/>
            <w:b w:val="false"/>
            <w:bCs w:val="false"/>
            <w:i w:val="false"/>
            <w:caps w:val="false"/>
            <w:smallCaps w:val="false"/>
            <w:color w:val="0F1115"/>
            <w:spacing w:val="0"/>
            <w:sz w:val="24"/>
            <w:shd w:fill="8DFF00" w:val="clear"/>
          </w:rPr>
          <w:t xml:space="preserve"> estático e o </w:t>
        </w:r>
      </w:ins>
      <w:ins w:id="860" w:author="Autor desconhecido" w:date="2025-09-28T18:24:37Z">
        <w:r>
          <w:rPr>
            <w:rFonts w:ascii="Times New Roman" w:hAnsi="Times New Roman"/>
            <w:b w:val="false"/>
            <w:bCs w:val="false"/>
            <w:i/>
            <w:iCs/>
            <w:caps w:val="false"/>
            <w:smallCaps w:val="false"/>
            <w:color w:val="0F1115"/>
            <w:spacing w:val="0"/>
            <w:sz w:val="24"/>
            <w:shd w:fill="8DFF00" w:val="clear"/>
          </w:rPr>
          <w:t>HSW</w:t>
        </w:r>
      </w:ins>
      <w:ins w:id="861" w:author="Autor desconhecido" w:date="2025-09-28T18:24:37Z">
        <w:r>
          <w:rPr>
            <w:rFonts w:ascii="Times New Roman" w:hAnsi="Times New Roman"/>
            <w:b w:val="false"/>
            <w:bCs w:val="false"/>
            <w:i w:val="false"/>
            <w:caps w:val="false"/>
            <w:smallCaps w:val="false"/>
            <w:color w:val="0F1115"/>
            <w:spacing w:val="0"/>
            <w:sz w:val="24"/>
            <w:shd w:fill="8DFF00" w:val="clear"/>
          </w:rPr>
          <w:t xml:space="preserve"> dinâmico, correlacionando o tempo máximo de sustentação no </w:t>
        </w:r>
      </w:ins>
      <w:ins w:id="862" w:author="Autor desconhecido" w:date="2025-09-28T18:24:37Z">
        <w:r>
          <w:rPr>
            <w:rFonts w:ascii="Times New Roman" w:hAnsi="Times New Roman"/>
            <w:b w:val="false"/>
            <w:bCs w:val="false"/>
            <w:i/>
            <w:iCs/>
            <w:caps w:val="false"/>
            <w:smallCaps w:val="false"/>
            <w:color w:val="0F1115"/>
            <w:spacing w:val="0"/>
            <w:sz w:val="24"/>
            <w:shd w:fill="8DFF00" w:val="clear"/>
          </w:rPr>
          <w:t>HS</w:t>
        </w:r>
      </w:ins>
      <w:ins w:id="863" w:author="Autor desconhecido" w:date="2025-09-28T18:24:37Z">
        <w:r>
          <w:rPr>
            <w:rFonts w:ascii="Times New Roman" w:hAnsi="Times New Roman"/>
            <w:b w:val="false"/>
            <w:bCs w:val="false"/>
            <w:i w:val="false"/>
            <w:caps w:val="false"/>
            <w:smallCaps w:val="false"/>
            <w:color w:val="0F1115"/>
            <w:spacing w:val="0"/>
            <w:sz w:val="24"/>
            <w:shd w:fill="8DFF00" w:val="clear"/>
          </w:rPr>
          <w:t xml:space="preserve"> com as variáveis de desempenho espaço-temporal no </w:t>
        </w:r>
      </w:ins>
      <w:ins w:id="864" w:author="Autor desconhecido" w:date="2025-09-28T18:24:37Z">
        <w:r>
          <w:rPr>
            <w:rFonts w:ascii="Times New Roman" w:hAnsi="Times New Roman"/>
            <w:b w:val="false"/>
            <w:bCs w:val="false"/>
            <w:i/>
            <w:iCs/>
            <w:caps w:val="false"/>
            <w:smallCaps w:val="false"/>
            <w:color w:val="0F1115"/>
            <w:spacing w:val="0"/>
            <w:sz w:val="24"/>
            <w:shd w:fill="8DFF00" w:val="clear"/>
          </w:rPr>
          <w:t>HSW</w:t>
        </w:r>
      </w:ins>
      <w:ins w:id="865" w:author="Autor desconhecido" w:date="2025-09-28T18:24:37Z">
        <w:r>
          <w:rPr>
            <w:rFonts w:ascii="Times New Roman" w:hAnsi="Times New Roman"/>
            <w:b w:val="false"/>
            <w:bCs w:val="false"/>
            <w:i w:val="false"/>
            <w:caps w:val="false"/>
            <w:smallCaps w:val="false"/>
            <w:color w:val="0F1115"/>
            <w:spacing w:val="0"/>
            <w:sz w:val="24"/>
            <w:shd w:fill="8DFF00" w:val="clear"/>
          </w:rPr>
          <w:t>.</w:t>
        </w:r>
      </w:ins>
    </w:p>
    <w:p>
      <w:pPr>
        <w:pStyle w:val="Heading1"/>
        <w:spacing w:lineRule="auto" w:line="360"/>
        <w:rPr>
          <w:rFonts w:ascii="Times New Roman" w:hAnsi="Times New Roman" w:eastAsia="Times New Roman" w:cs="Times New Roman"/>
          <w:del w:id="868" w:author="Autor desconhecido" w:date="2025-09-28T18:33:26Z"/>
        </w:rPr>
      </w:pPr>
      <w:del w:id="867" w:author="Autor desconhecido" w:date="2025-09-28T18:33:26Z">
        <w:r>
          <w:rPr>
            <w:rFonts w:eastAsia="Times New Roman" w:cs="Times New Roman" w:ascii="Times New Roman" w:hAnsi="Times New Roman"/>
          </w:rPr>
        </w:r>
      </w:del>
    </w:p>
    <w:p>
      <w:pPr>
        <w:pStyle w:val="Heading1"/>
        <w:spacing w:lineRule="auto" w:line="360"/>
        <w:rPr>
          <w:rFonts w:ascii="Times New Roman" w:hAnsi="Times New Roman" w:eastAsia="Times New Roman" w:cs="Times New Roman"/>
        </w:rPr>
      </w:pPr>
      <w:r>
        <w:rPr>
          <w:rFonts w:eastAsia="Times New Roman" w:cs="Times New Roman" w:ascii="Times New Roman" w:hAnsi="Times New Roman"/>
        </w:rPr>
        <w:t xml:space="preserve">3    </w:t>
      </w:r>
      <w:commentRangeStart w:id="76"/>
      <w:r>
        <w:rPr>
          <w:rFonts w:eastAsia="Times New Roman" w:cs="Times New Roman" w:ascii="Times New Roman" w:hAnsi="Times New Roman"/>
        </w:rPr>
        <w:t>MÉTODO</w:t>
      </w:r>
      <w:r>
        <w:rPr>
          <w:rFonts w:eastAsia="Times New Roman" w:cs="Times New Roman" w:ascii="Times New Roman" w:hAnsi="Times New Roman"/>
        </w:rPr>
      </w:r>
      <w:commentRangeEnd w:id="76"/>
      <w:r>
        <w:commentReference w:id="76"/>
      </w:r>
      <w:ins w:id="869" w:author="Autor desconhecido" w:date="2025-09-28T18:35:46Z">
        <w:r>
          <w:rPr>
            <w:rFonts w:eastAsia="Times New Roman" w:cs="Times New Roman" w:ascii="Times New Roman" w:hAnsi="Times New Roman"/>
          </w:rPr>
          <w:commentReference w:id="77"/>
        </w:r>
      </w:ins>
    </w:p>
    <w:p>
      <w:pPr>
        <w:pStyle w:val="Normal"/>
        <w:spacing w:lineRule="auto" w:line="360"/>
        <w:rPr>
          <w:rFonts w:ascii="Times New Roman" w:hAnsi="Times New Roman" w:eastAsia="Times New Roman" w:cs="Times New Roman"/>
          <w:ins w:id="875" w:author="Autor desconhecido" w:date="2025-09-28T18:35:17Z"/>
        </w:rPr>
      </w:pPr>
      <w:del w:id="870" w:author="Autor desconhecido" w:date="2025-09-28T18:35:21Z">
        <w:r>
          <w:rPr>
            <w:rFonts w:eastAsia="Times New Roman" w:cs="Times New Roman" w:ascii="Times New Roman" w:hAnsi="Times New Roman"/>
          </w:rPr>
          <w:delText>3.1</w:delText>
        </w:r>
      </w:del>
      <w:ins w:id="871" w:author="Autor desconhecido" w:date="2025-09-28T18:35:17Z">
        <w:r>
          <w:rPr>
            <w:rFonts w:eastAsia="Times New Roman" w:cs="Times New Roman" w:ascii="Times New Roman" w:hAnsi="Times New Roman"/>
          </w:rPr>
          <w:t>3.</w:t>
        </w:r>
      </w:ins>
      <w:ins w:id="872" w:author="Autor desconhecido" w:date="2025-09-28T18:35:17Z">
        <w:r>
          <w:rPr>
            <w:rFonts w:eastAsia="Times New Roman" w:cs="Times New Roman" w:ascii="Times New Roman" w:hAnsi="Times New Roman"/>
          </w:rPr>
          <w:t>1</w:t>
        </w:r>
      </w:ins>
      <w:ins w:id="873" w:author="Autor desconhecido" w:date="2025-09-28T18:35:17Z">
        <w:r>
          <w:rPr>
            <w:rFonts w:eastAsia="Times New Roman" w:cs="Times New Roman" w:ascii="Times New Roman" w:hAnsi="Times New Roman"/>
          </w:rPr>
          <w:t xml:space="preserve"> Delineamento experimental</w:t>
        </w:r>
      </w:ins>
      <w:ins w:id="874" w:author="Autor desconhecido" w:date="2025-09-28T18:35:17Z">
        <w:r>
          <w:rPr/>
          <w:commentReference w:id="78"/>
        </w:r>
      </w:ins>
    </w:p>
    <w:p>
      <w:pPr>
        <w:pStyle w:val="Normal"/>
        <w:widowControl w:val="false"/>
        <w:spacing w:lineRule="auto" w:line="360"/>
        <w:ind w:firstLine="709"/>
        <w:rPr>
          <w:rFonts w:ascii="Times New Roman" w:hAnsi="Times New Roman" w:eastAsia="Times New Roman" w:cs="Times New Roman"/>
          <w:ins w:id="949" w:author="Autor desconhecido" w:date="2025-09-28T20:32:32Z"/>
        </w:rPr>
      </w:pPr>
      <w:ins w:id="876" w:author="Autor desconhecido" w:date="2025-09-28T18:35:17Z">
        <w:r>
          <w:rPr>
            <w:rFonts w:eastAsia="Times New Roman" w:cs="Times New Roman" w:ascii="Times New Roman" w:hAnsi="Times New Roman"/>
          </w:rPr>
          <w:t xml:space="preserve">O estudo será observacional e transversal. </w:t>
        </w:r>
      </w:ins>
      <w:commentRangeStart w:id="79"/>
      <w:ins w:id="877" w:author="Autor desconhecido" w:date="2025-09-28T20:30:37Z">
        <w:r>
          <w:rPr>
            <w:rFonts w:eastAsia="Times New Roman" w:cs="Times New Roman" w:ascii="Times New Roman" w:hAnsi="Times New Roman"/>
            <w:b w:val="false"/>
            <w:i w:val="false"/>
            <w:caps w:val="false"/>
            <w:smallCaps w:val="false"/>
            <w:strike w:val="false"/>
            <w:dstrike w:val="false"/>
            <w:color w:val="000000"/>
            <w:sz w:val="24"/>
            <w:szCs w:val="24"/>
            <w:u w:val="none"/>
            <w:effect w:val="none"/>
            <w:shd w:fill="8DFF00" w:val="clear"/>
          </w:rPr>
          <w:t>Dentre as variáveis de força,</w:t>
        </w:r>
      </w:ins>
      <w:ins w:id="878" w:author="Autor desconhecido" w:date="2025-09-28T20:30:37Z">
        <w:r>
          <w:rPr>
            <w:rFonts w:eastAsia="Times New Roman" w:cs="Times New Roman" w:ascii="Times New Roman" w:hAnsi="Times New Roman"/>
            <w:b w:val="false"/>
            <w:caps w:val="false"/>
            <w:smallCaps w:val="false"/>
            <w:strike w:val="false"/>
            <w:dstrike w:val="false"/>
            <w:color w:val="000000"/>
            <w:sz w:val="24"/>
            <w:szCs w:val="24"/>
            <w:u w:val="none"/>
            <w:effect w:val="none"/>
            <w:shd w:fill="8DFF00" w:val="clear"/>
          </w:rPr>
          <w:t xml:space="preserve"> </w:t>
        </w:r>
      </w:ins>
      <w:ins w:id="879" w:author="Autor desconhecido" w:date="2025-09-28T20:30:37Z">
        <w:r>
          <w:rPr>
            <w:rFonts w:eastAsia="Times New Roman" w:cs="Times New Roman" w:ascii="Times New Roman" w:hAnsi="Times New Roman"/>
            <w:b w:val="false"/>
            <w:i w:val="false"/>
            <w:caps w:val="false"/>
            <w:smallCaps w:val="false"/>
            <w:strike w:val="false"/>
            <w:dstrike w:val="false"/>
            <w:color w:val="000000"/>
            <w:sz w:val="24"/>
            <w:szCs w:val="24"/>
            <w:u w:val="none"/>
            <w:effect w:val="none"/>
            <w:shd w:fill="8DFF00" w:val="clear"/>
          </w:rPr>
          <w:t>serão investigadas a força máxima dos flexores</w:t>
        </w:r>
      </w:ins>
      <w:ins w:id="880" w:author="Autor desconhecido" w:date="2025-09-28T20:30:37Z">
        <w:r>
          <w:rPr>
            <w:rFonts w:eastAsia="Times New Roman" w:cs="Times New Roman" w:ascii="Times New Roman" w:hAnsi="Times New Roman"/>
            <w:b w:val="false"/>
            <w:caps w:val="false"/>
            <w:smallCaps w:val="false"/>
            <w:strike w:val="false"/>
            <w:dstrike w:val="false"/>
            <w:color w:val="000000"/>
            <w:sz w:val="24"/>
            <w:szCs w:val="24"/>
            <w:u w:val="none"/>
            <w:effect w:val="none"/>
            <w:shd w:fill="8DFF00" w:val="clear"/>
          </w:rPr>
          <w:t xml:space="preserve"> </w:t>
        </w:r>
      </w:ins>
      <w:ins w:id="881" w:author="Autor desconhecido" w:date="2025-09-28T20:30:37Z">
        <w:r>
          <w:rPr>
            <w:rFonts w:eastAsia="Times New Roman" w:cs="Times New Roman" w:ascii="Times New Roman" w:hAnsi="Times New Roman"/>
            <w:b w:val="false"/>
            <w:i w:val="false"/>
            <w:caps w:val="false"/>
            <w:smallCaps w:val="false"/>
            <w:strike w:val="false"/>
            <w:dstrike w:val="false"/>
            <w:color w:val="000000"/>
            <w:sz w:val="24"/>
            <w:szCs w:val="24"/>
            <w:u w:val="none"/>
            <w:effect w:val="none"/>
            <w:shd w:fill="8DFF00" w:val="clear"/>
          </w:rPr>
          <w:t>de</w:t>
        </w:r>
      </w:ins>
      <w:ins w:id="882" w:author="Autor desconhecido" w:date="2025-09-28T20:30:37Z">
        <w:r>
          <w:rPr>
            <w:rFonts w:eastAsia="Times New Roman" w:cs="Times New Roman" w:ascii="Times New Roman" w:hAnsi="Times New Roman"/>
            <w:b w:val="false"/>
            <w:caps w:val="false"/>
            <w:smallCaps w:val="false"/>
            <w:strike w:val="false"/>
            <w:dstrike w:val="false"/>
            <w:color w:val="000000"/>
            <w:sz w:val="24"/>
            <w:szCs w:val="24"/>
            <w:u w:val="none"/>
            <w:effect w:val="none"/>
            <w:shd w:fill="8DFF00" w:val="clear"/>
          </w:rPr>
          <w:t xml:space="preserve"> </w:t>
        </w:r>
      </w:ins>
      <w:ins w:id="883" w:author="Autor desconhecido" w:date="2025-09-28T20:30:37Z">
        <w:r>
          <w:rPr>
            <w:rFonts w:eastAsia="Times New Roman" w:cs="Times New Roman" w:ascii="Times New Roman" w:hAnsi="Times New Roman"/>
            <w:b w:val="false"/>
            <w:i w:val="false"/>
            <w:caps w:val="false"/>
            <w:smallCaps w:val="false"/>
            <w:strike w:val="false"/>
            <w:dstrike w:val="false"/>
            <w:color w:val="000000"/>
            <w:sz w:val="24"/>
            <w:szCs w:val="24"/>
            <w:u w:val="none"/>
            <w:effect w:val="none"/>
            <w:shd w:fill="8DFF00" w:val="clear"/>
          </w:rPr>
          <w:t>punho, dos flexores</w:t>
        </w:r>
      </w:ins>
      <w:ins w:id="884" w:author="Autor desconhecido" w:date="2025-09-28T20:30:37Z">
        <w:r>
          <w:rPr>
            <w:rFonts w:eastAsia="Times New Roman" w:cs="Times New Roman" w:ascii="Times New Roman" w:hAnsi="Times New Roman"/>
            <w:b w:val="false"/>
            <w:caps w:val="false"/>
            <w:smallCaps w:val="false"/>
            <w:strike w:val="false"/>
            <w:dstrike w:val="false"/>
            <w:color w:val="000000"/>
            <w:sz w:val="24"/>
            <w:szCs w:val="24"/>
            <w:u w:val="none"/>
            <w:effect w:val="none"/>
            <w:shd w:fill="8DFF00" w:val="clear"/>
          </w:rPr>
          <w:t xml:space="preserve"> </w:t>
        </w:r>
      </w:ins>
      <w:ins w:id="885" w:author="Autor desconhecido" w:date="2025-09-28T20:30:37Z">
        <w:r>
          <w:rPr>
            <w:rFonts w:eastAsia="Times New Roman" w:cs="Times New Roman" w:ascii="Times New Roman" w:hAnsi="Times New Roman"/>
            <w:b w:val="false"/>
            <w:i w:val="false"/>
            <w:caps w:val="false"/>
            <w:smallCaps w:val="false"/>
            <w:strike w:val="false"/>
            <w:dstrike w:val="false"/>
            <w:color w:val="000000"/>
            <w:sz w:val="24"/>
            <w:szCs w:val="24"/>
            <w:u w:val="none"/>
            <w:effect w:val="none"/>
            <w:shd w:fill="8DFF00" w:val="clear"/>
          </w:rPr>
          <w:t>dos</w:t>
        </w:r>
      </w:ins>
      <w:ins w:id="886" w:author="Autor desconhecido" w:date="2025-09-28T20:30:37Z">
        <w:r>
          <w:rPr>
            <w:rFonts w:eastAsia="Times New Roman" w:cs="Times New Roman" w:ascii="Times New Roman" w:hAnsi="Times New Roman"/>
            <w:b w:val="false"/>
            <w:caps w:val="false"/>
            <w:smallCaps w:val="false"/>
            <w:strike w:val="false"/>
            <w:dstrike w:val="false"/>
            <w:color w:val="000000"/>
            <w:sz w:val="24"/>
            <w:szCs w:val="24"/>
            <w:u w:val="none"/>
            <w:effect w:val="none"/>
            <w:shd w:fill="8DFF00" w:val="clear"/>
          </w:rPr>
          <w:t xml:space="preserve"> </w:t>
        </w:r>
      </w:ins>
      <w:ins w:id="887" w:author="Autor desconhecido" w:date="2025-09-28T20:30:37Z">
        <w:r>
          <w:rPr>
            <w:rFonts w:eastAsia="Times New Roman" w:cs="Times New Roman" w:ascii="Times New Roman" w:hAnsi="Times New Roman"/>
            <w:b w:val="false"/>
            <w:i w:val="false"/>
            <w:caps w:val="false"/>
            <w:smallCaps w:val="false"/>
            <w:strike w:val="false"/>
            <w:dstrike w:val="false"/>
            <w:color w:val="000000"/>
            <w:sz w:val="24"/>
            <w:szCs w:val="24"/>
            <w:u w:val="none"/>
            <w:effect w:val="none"/>
            <w:shd w:fill="8DFF00" w:val="clear"/>
          </w:rPr>
          <w:t>dedos e dos múscu</w:t>
        </w:r>
      </w:ins>
      <w:ins w:id="888" w:author="Autor desconhecido" w:date="2025-09-28T20:30:37Z">
        <w:r>
          <w:rPr>
            <w:rFonts w:eastAsia="Times New Roman" w:cs="Times New Roman" w:ascii="Times New Roman" w:hAnsi="Times New Roman"/>
          </w:rPr>
        </w:r>
      </w:ins>
      <w:commentRangeEnd w:id="79"/>
      <w:r>
        <w:commentReference w:id="79"/>
      </w:r>
      <w:ins w:id="889" w:author="Autor desconhecido" w:date="2025-09-28T20:30:37Z">
        <w:r>
          <w:rPr>
            <w:rFonts w:eastAsia="Times New Roman" w:cs="Times New Roman" w:ascii="Times New Roman" w:hAnsi="Times New Roman"/>
            <w:b w:val="false"/>
            <w:i w:val="false"/>
            <w:caps w:val="false"/>
            <w:smallCaps w:val="false"/>
            <w:strike w:val="false"/>
            <w:dstrike w:val="false"/>
            <w:color w:val="000000"/>
            <w:sz w:val="24"/>
            <w:szCs w:val="24"/>
            <w:u w:val="none"/>
            <w:effect w:val="none"/>
            <w:shd w:fill="8DFF00" w:val="clear"/>
          </w:rPr>
          <w:t xml:space="preserve">los braço e ombro em movimentos de empurrar acima da cabeça, pela hipótese de que influenciam tanto a capacidade de sustentar o corpo invertido quanto a propulsão necessária para a locomoção em mãos no </w:t>
        </w:r>
      </w:ins>
      <w:ins w:id="890" w:author="Autor desconhecido" w:date="2025-09-28T20:30:37Z">
        <w:r>
          <w:rPr>
            <w:rFonts w:eastAsia="Times New Roman" w:cs="Times New Roman" w:ascii="Times New Roman" w:hAnsi="Times New Roman"/>
            <w:b w:val="false"/>
            <w:i/>
            <w:caps w:val="false"/>
            <w:smallCaps w:val="false"/>
            <w:strike w:val="false"/>
            <w:dstrike w:val="false"/>
            <w:color w:val="000000"/>
            <w:sz w:val="24"/>
            <w:szCs w:val="24"/>
            <w:u w:val="none"/>
            <w:effect w:val="none"/>
            <w:shd w:fill="8DFF00" w:val="clear"/>
          </w:rPr>
          <w:t>HSW</w:t>
        </w:r>
      </w:ins>
      <w:ins w:id="891" w:author="Autor desconhecido" w:date="2025-09-28T20:30:37Z">
        <w:r>
          <w:rPr>
            <w:rFonts w:eastAsia="Times New Roman" w:cs="Times New Roman" w:ascii="Times New Roman" w:hAnsi="Times New Roman"/>
            <w:b w:val="false"/>
            <w:i w:val="false"/>
            <w:caps w:val="false"/>
            <w:smallCaps w:val="false"/>
            <w:strike w:val="false"/>
            <w:dstrike w:val="false"/>
            <w:color w:val="000000"/>
            <w:sz w:val="24"/>
            <w:szCs w:val="24"/>
            <w:u w:val="none"/>
            <w:effect w:val="none"/>
            <w:shd w:fill="8DFF00" w:val="clear"/>
          </w:rPr>
          <w:t>. Evidências biomecânicas demonstram que a estabilidade no</w:t>
        </w:r>
      </w:ins>
      <w:ins w:id="892" w:author="Autor desconhecido" w:date="2025-09-28T20:30:37Z">
        <w:r>
          <w:rPr>
            <w:rFonts w:eastAsia="Times New Roman" w:cs="Times New Roman" w:ascii="Times New Roman" w:hAnsi="Times New Roman"/>
            <w:b w:val="false"/>
            <w:caps w:val="false"/>
            <w:smallCaps w:val="false"/>
            <w:strike w:val="false"/>
            <w:dstrike w:val="false"/>
            <w:color w:val="000000"/>
            <w:sz w:val="24"/>
            <w:szCs w:val="24"/>
            <w:u w:val="none"/>
            <w:effect w:val="none"/>
            <w:shd w:fill="8DFF00" w:val="clear"/>
          </w:rPr>
          <w:t xml:space="preserve"> </w:t>
        </w:r>
      </w:ins>
      <w:ins w:id="893" w:author="Autor desconhecido" w:date="2025-09-28T20:30:37Z">
        <w:r>
          <w:rPr>
            <w:rFonts w:eastAsia="Times New Roman" w:cs="Times New Roman" w:ascii="Times New Roman" w:hAnsi="Times New Roman"/>
            <w:b w:val="false"/>
            <w:i/>
            <w:caps w:val="false"/>
            <w:smallCaps w:val="false"/>
            <w:strike w:val="false"/>
            <w:dstrike w:val="false"/>
            <w:color w:val="000000"/>
            <w:sz w:val="24"/>
            <w:szCs w:val="24"/>
            <w:u w:val="none"/>
            <w:effect w:val="none"/>
            <w:shd w:fill="8DFF00" w:val="clear"/>
          </w:rPr>
          <w:t>HS</w:t>
        </w:r>
      </w:ins>
      <w:ins w:id="894" w:author="Autor desconhecido" w:date="2025-09-28T20:30:37Z">
        <w:r>
          <w:rPr>
            <w:rFonts w:eastAsia="Times New Roman" w:cs="Times New Roman" w:ascii="Times New Roman" w:hAnsi="Times New Roman"/>
            <w:b w:val="false"/>
            <w:caps w:val="false"/>
            <w:smallCaps w:val="false"/>
            <w:strike w:val="false"/>
            <w:dstrike w:val="false"/>
            <w:color w:val="000000"/>
            <w:sz w:val="24"/>
            <w:szCs w:val="24"/>
            <w:u w:val="none"/>
            <w:effect w:val="none"/>
            <w:shd w:fill="8DFF00" w:val="clear"/>
          </w:rPr>
          <w:t xml:space="preserve"> </w:t>
        </w:r>
      </w:ins>
      <w:ins w:id="895" w:author="Autor desconhecido" w:date="2025-09-28T20:30:37Z">
        <w:r>
          <w:rPr>
            <w:rFonts w:eastAsia="Times New Roman" w:cs="Times New Roman" w:ascii="Times New Roman" w:hAnsi="Times New Roman"/>
            <w:b w:val="false"/>
            <w:i w:val="false"/>
            <w:caps w:val="false"/>
            <w:smallCaps w:val="false"/>
            <w:strike w:val="false"/>
            <w:dstrike w:val="false"/>
            <w:color w:val="000000"/>
            <w:sz w:val="24"/>
            <w:szCs w:val="24"/>
            <w:u w:val="none"/>
            <w:effect w:val="none"/>
            <w:shd w:fill="8DFF00" w:val="clear"/>
          </w:rPr>
          <w:t>depende de um equilíbrio ativo entre grupos musculares, destacando-se a atuação dos flexores</w:t>
        </w:r>
      </w:ins>
      <w:ins w:id="896" w:author="Autor desconhecido" w:date="2025-09-28T20:30:37Z">
        <w:r>
          <w:rPr>
            <w:rFonts w:eastAsia="Times New Roman" w:cs="Times New Roman" w:ascii="Times New Roman" w:hAnsi="Times New Roman"/>
            <w:b w:val="false"/>
            <w:caps w:val="false"/>
            <w:smallCaps w:val="false"/>
            <w:strike w:val="false"/>
            <w:dstrike w:val="false"/>
            <w:color w:val="000000"/>
            <w:sz w:val="24"/>
            <w:szCs w:val="24"/>
            <w:u w:val="none"/>
            <w:effect w:val="none"/>
            <w:shd w:fill="8DFF00" w:val="clear"/>
          </w:rPr>
          <w:t xml:space="preserve"> </w:t>
        </w:r>
      </w:ins>
      <w:ins w:id="897" w:author="Autor desconhecido" w:date="2025-09-28T20:30:37Z">
        <w:r>
          <w:rPr>
            <w:rFonts w:eastAsia="Times New Roman" w:cs="Times New Roman" w:ascii="Times New Roman" w:hAnsi="Times New Roman"/>
            <w:b w:val="false"/>
            <w:i w:val="false"/>
            <w:caps w:val="false"/>
            <w:smallCaps w:val="false"/>
            <w:strike w:val="false"/>
            <w:dstrike w:val="false"/>
            <w:color w:val="000000"/>
            <w:sz w:val="24"/>
            <w:szCs w:val="24"/>
            <w:u w:val="none"/>
            <w:effect w:val="none"/>
            <w:shd w:fill="8DFF00" w:val="clear"/>
          </w:rPr>
          <w:t xml:space="preserve">de punho (o flexor radial do carpo, o flexor ulnar do carpo e o palmar longo), do tríceps braquial e do deltoide anterior como principais contribuintes para a manutenção da posição invertida e para o controle das oscilações corporais [10]. Além disso, existe uma correlação entre a força relativa no </w:t>
        </w:r>
      </w:ins>
      <w:ins w:id="898" w:author="Autor desconhecido" w:date="2025-09-28T20:30:37Z">
        <w:r>
          <w:rPr>
            <w:rFonts w:eastAsia="Times New Roman" w:cs="Times New Roman" w:ascii="Times New Roman" w:hAnsi="Times New Roman"/>
            <w:b w:val="false"/>
            <w:i/>
            <w:caps w:val="false"/>
            <w:smallCaps w:val="false"/>
            <w:strike w:val="false"/>
            <w:dstrike w:val="false"/>
            <w:color w:val="000000"/>
            <w:sz w:val="24"/>
            <w:szCs w:val="24"/>
            <w:u w:val="none"/>
            <w:effect w:val="none"/>
            <w:shd w:fill="8DFF00" w:val="clear"/>
          </w:rPr>
          <w:t>shoulder press</w:t>
        </w:r>
      </w:ins>
      <w:ins w:id="899" w:author="Autor desconhecido" w:date="2025-09-28T20:30:37Z">
        <w:r>
          <w:rPr>
            <w:rFonts w:eastAsia="Times New Roman" w:cs="Times New Roman" w:ascii="Times New Roman" w:hAnsi="Times New Roman"/>
            <w:b w:val="false"/>
            <w:caps w:val="false"/>
            <w:smallCaps w:val="false"/>
            <w:strike w:val="false"/>
            <w:dstrike w:val="false"/>
            <w:color w:val="000000"/>
            <w:sz w:val="24"/>
            <w:szCs w:val="24"/>
            <w:u w:val="none"/>
            <w:effect w:val="none"/>
            <w:shd w:fill="8DFF00" w:val="clear"/>
          </w:rPr>
          <w:t xml:space="preserve"> </w:t>
        </w:r>
      </w:ins>
      <w:ins w:id="900" w:author="Autor desconhecido" w:date="2025-09-28T20:30:37Z">
        <w:r>
          <w:rPr>
            <w:rFonts w:eastAsia="Times New Roman" w:cs="Times New Roman" w:ascii="Times New Roman" w:hAnsi="Times New Roman"/>
            <w:b w:val="false"/>
            <w:i w:val="false"/>
            <w:caps w:val="false"/>
            <w:smallCaps w:val="false"/>
            <w:strike w:val="false"/>
            <w:dstrike w:val="false"/>
            <w:color w:val="000000"/>
            <w:sz w:val="24"/>
            <w:szCs w:val="24"/>
            <w:u w:val="none"/>
            <w:effect w:val="none"/>
            <w:shd w:fill="8DFF00" w:val="clear"/>
          </w:rPr>
          <w:t xml:space="preserve">em relação à massa corporal e o desempenho na flexão e extensão de cotovelo em posição invertida, o </w:t>
        </w:r>
      </w:ins>
      <w:ins w:id="901" w:author="Autor desconhecido" w:date="2025-09-28T20:30:37Z">
        <w:r>
          <w:rPr>
            <w:rFonts w:eastAsia="Times New Roman" w:cs="Times New Roman" w:ascii="Times New Roman" w:hAnsi="Times New Roman"/>
            <w:b w:val="false"/>
            <w:i/>
            <w:caps w:val="false"/>
            <w:smallCaps w:val="false"/>
            <w:strike w:val="false"/>
            <w:dstrike w:val="false"/>
            <w:color w:val="000000"/>
            <w:sz w:val="24"/>
            <w:szCs w:val="24"/>
            <w:u w:val="none"/>
            <w:effect w:val="none"/>
            <w:shd w:fill="8DFF00" w:val="clear"/>
          </w:rPr>
          <w:t>strict handstand push-up</w:t>
        </w:r>
      </w:ins>
      <w:ins w:id="902" w:author="Autor desconhecido" w:date="2025-09-28T20:30:37Z">
        <w:r>
          <w:rPr>
            <w:rFonts w:eastAsia="Times New Roman" w:cs="Times New Roman" w:ascii="Times New Roman" w:hAnsi="Times New Roman"/>
            <w:b w:val="false"/>
            <w:i w:val="false"/>
            <w:caps w:val="false"/>
            <w:smallCaps w:val="false"/>
            <w:strike w:val="false"/>
            <w:dstrike w:val="false"/>
            <w:color w:val="000000"/>
            <w:sz w:val="24"/>
            <w:szCs w:val="24"/>
            <w:u w:val="none"/>
            <w:effect w:val="none"/>
            <w:shd w:fill="8DFF00" w:val="clear"/>
          </w:rPr>
          <w:t xml:space="preserve">, sugerindo que a força de empurrar acima da cabeça pode estar diretamente relacionada à estabilidade do ombro durante o </w:t>
        </w:r>
      </w:ins>
      <w:ins w:id="903" w:author="Autor desconhecido" w:date="2025-09-28T20:30:37Z">
        <w:r>
          <w:rPr>
            <w:rFonts w:eastAsia="Times New Roman" w:cs="Times New Roman" w:ascii="Times New Roman" w:hAnsi="Times New Roman"/>
            <w:b w:val="false"/>
            <w:i/>
            <w:caps w:val="false"/>
            <w:smallCaps w:val="false"/>
            <w:strike w:val="false"/>
            <w:dstrike w:val="false"/>
            <w:color w:val="000000"/>
            <w:sz w:val="24"/>
            <w:szCs w:val="24"/>
            <w:u w:val="none"/>
            <w:effect w:val="none"/>
            <w:shd w:fill="8DFF00" w:val="clear"/>
          </w:rPr>
          <w:t xml:space="preserve">HS </w:t>
        </w:r>
      </w:ins>
      <w:ins w:id="904" w:author="Autor desconhecido" w:date="2025-09-28T20:30:37Z">
        <w:r>
          <w:rPr>
            <w:rFonts w:eastAsia="Times New Roman" w:cs="Times New Roman" w:ascii="Times New Roman" w:hAnsi="Times New Roman"/>
            <w:b w:val="false"/>
            <w:i w:val="false"/>
            <w:caps w:val="false"/>
            <w:smallCaps w:val="false"/>
            <w:strike w:val="false"/>
            <w:dstrike w:val="false"/>
            <w:color w:val="000000"/>
            <w:sz w:val="24"/>
            <w:szCs w:val="24"/>
            <w:u w:val="none"/>
            <w:effect w:val="none"/>
            <w:shd w:fill="8DFF00" w:val="clear"/>
          </w:rPr>
          <w:t>[21]. Além da força máxima, será avaliada a resistência em posição invertida</w:t>
        </w:r>
      </w:ins>
      <w:ins w:id="905" w:author="Autor desconhecido" w:date="2025-09-28T20:30:37Z">
        <w:r>
          <w:rPr>
            <w:rFonts w:eastAsia="Times New Roman" w:cs="Times New Roman" w:ascii="Times New Roman" w:hAnsi="Times New Roman"/>
            <w:b/>
            <w:i w:val="false"/>
            <w:caps w:val="false"/>
            <w:smallCaps w:val="false"/>
            <w:strike w:val="false"/>
            <w:dstrike w:val="false"/>
            <w:color w:val="000000"/>
            <w:sz w:val="24"/>
            <w:szCs w:val="24"/>
            <w:u w:val="none"/>
            <w:effect w:val="none"/>
            <w:shd w:fill="8DFF00" w:val="clear"/>
          </w:rPr>
          <w:t>,</w:t>
        </w:r>
      </w:ins>
      <w:ins w:id="906" w:author="Autor desconhecido" w:date="2025-09-28T20:30:37Z">
        <w:r>
          <w:rPr>
            <w:rFonts w:eastAsia="Times New Roman" w:cs="Times New Roman" w:ascii="Times New Roman" w:hAnsi="Times New Roman"/>
            <w:b w:val="false"/>
            <w:caps w:val="false"/>
            <w:smallCaps w:val="false"/>
            <w:strike w:val="false"/>
            <w:dstrike w:val="false"/>
            <w:color w:val="000000"/>
            <w:sz w:val="24"/>
            <w:szCs w:val="24"/>
            <w:u w:val="none"/>
            <w:effect w:val="none"/>
            <w:shd w:fill="8DFF00" w:val="clear"/>
          </w:rPr>
          <w:t xml:space="preserve"> </w:t>
        </w:r>
      </w:ins>
      <w:ins w:id="907" w:author="Autor desconhecido" w:date="2025-09-28T20:30:37Z">
        <w:r>
          <w:rPr>
            <w:rFonts w:eastAsia="Times New Roman" w:cs="Times New Roman" w:ascii="Times New Roman" w:hAnsi="Times New Roman"/>
            <w:b w:val="false"/>
            <w:i w:val="false"/>
            <w:caps w:val="false"/>
            <w:smallCaps w:val="false"/>
            <w:strike w:val="false"/>
            <w:dstrike w:val="false"/>
            <w:color w:val="000000"/>
            <w:sz w:val="24"/>
            <w:szCs w:val="24"/>
            <w:u w:val="none"/>
            <w:effect w:val="none"/>
            <w:shd w:fill="8DFF00" w:val="clear"/>
          </w:rPr>
          <w:t xml:space="preserve">por meio do tempo máximo de sustentação no </w:t>
        </w:r>
      </w:ins>
      <w:ins w:id="908" w:author="Autor desconhecido" w:date="2025-09-28T20:30:37Z">
        <w:r>
          <w:rPr>
            <w:rFonts w:eastAsia="Times New Roman" w:cs="Times New Roman" w:ascii="Times New Roman" w:hAnsi="Times New Roman"/>
            <w:b w:val="false"/>
            <w:i/>
            <w:caps w:val="false"/>
            <w:smallCaps w:val="false"/>
            <w:strike w:val="false"/>
            <w:dstrike w:val="false"/>
            <w:color w:val="000000"/>
            <w:sz w:val="24"/>
            <w:szCs w:val="24"/>
            <w:u w:val="none"/>
            <w:effect w:val="none"/>
            <w:shd w:fill="8DFF00" w:val="clear"/>
          </w:rPr>
          <w:t>HS</w:t>
        </w:r>
      </w:ins>
      <w:ins w:id="909" w:author="Autor desconhecido" w:date="2025-09-28T20:30:37Z">
        <w:r>
          <w:rPr>
            <w:rFonts w:eastAsia="Times New Roman" w:cs="Times New Roman" w:ascii="Times New Roman" w:hAnsi="Times New Roman"/>
            <w:b w:val="false"/>
            <w:caps w:val="false"/>
            <w:smallCaps w:val="false"/>
            <w:strike w:val="false"/>
            <w:dstrike w:val="false"/>
            <w:color w:val="000000"/>
            <w:sz w:val="24"/>
            <w:szCs w:val="24"/>
            <w:u w:val="none"/>
            <w:effect w:val="none"/>
            <w:shd w:fill="8DFF00" w:val="clear"/>
          </w:rPr>
          <w:t xml:space="preserve"> </w:t>
        </w:r>
      </w:ins>
      <w:ins w:id="910" w:author="Autor desconhecido" w:date="2025-09-28T20:30:37Z">
        <w:r>
          <w:rPr>
            <w:rFonts w:eastAsia="Times New Roman" w:cs="Times New Roman" w:ascii="Times New Roman" w:hAnsi="Times New Roman"/>
            <w:b w:val="false"/>
            <w:i w:val="false"/>
            <w:caps w:val="false"/>
            <w:smallCaps w:val="false"/>
            <w:strike w:val="false"/>
            <w:dstrike w:val="false"/>
            <w:color w:val="000000"/>
            <w:sz w:val="24"/>
            <w:szCs w:val="24"/>
            <w:u w:val="none"/>
            <w:effect w:val="none"/>
            <w:shd w:fill="8DFF00" w:val="clear"/>
          </w:rPr>
          <w:t>com pés escorados na parede (</w:t>
        </w:r>
      </w:ins>
      <w:ins w:id="911" w:author="Autor desconhecido" w:date="2025-09-28T20:30:37Z">
        <w:r>
          <w:rPr>
            <w:rFonts w:eastAsia="Times New Roman" w:cs="Times New Roman" w:ascii="Times New Roman" w:hAnsi="Times New Roman"/>
            <w:b w:val="false"/>
            <w:i/>
            <w:caps w:val="false"/>
            <w:smallCaps w:val="false"/>
            <w:strike w:val="false"/>
            <w:dstrike w:val="false"/>
            <w:color w:val="000000"/>
            <w:sz w:val="24"/>
            <w:szCs w:val="24"/>
            <w:u w:val="none"/>
            <w:effect w:val="none"/>
            <w:shd w:fill="8DFF00" w:val="clear"/>
          </w:rPr>
          <w:t>wall-supported HS)</w:t>
        </w:r>
      </w:ins>
      <w:ins w:id="912" w:author="Autor desconhecido" w:date="2025-09-28T20:30:37Z">
        <w:r>
          <w:rPr>
            <w:rFonts w:eastAsia="Times New Roman" w:cs="Times New Roman" w:ascii="Times New Roman" w:hAnsi="Times New Roman"/>
            <w:b w:val="false"/>
            <w:i w:val="false"/>
            <w:caps w:val="false"/>
            <w:smallCaps w:val="false"/>
            <w:strike w:val="false"/>
            <w:dstrike w:val="false"/>
            <w:color w:val="000000"/>
            <w:sz w:val="24"/>
            <w:szCs w:val="24"/>
            <w:u w:val="none"/>
            <w:effect w:val="none"/>
            <w:shd w:fill="8DFF00" w:val="clear"/>
          </w:rPr>
          <w:t xml:space="preserve">. Essa medida tem como objetivo isolar a contribuição da resistência dos músculos dos membros superiores em contrações isométricas prolongadas, simulando de forma controlada as exigências específicas da posição invertida. Evidências já destacaram a relevância da resistência muscular, sendo fadiga do membros superiores é um fator limitante para a estabilidade prolongada [14]. Foi observada a correlação significativa entre a força de empurrar de membros superiores, em teste de máximas repetições de </w:t>
        </w:r>
      </w:ins>
      <w:ins w:id="913" w:author="Autor desconhecido" w:date="2025-09-28T20:30:37Z">
        <w:r>
          <w:rPr>
            <w:rFonts w:eastAsia="Times New Roman" w:cs="Times New Roman" w:ascii="Times New Roman" w:hAnsi="Times New Roman"/>
            <w:b w:val="false"/>
            <w:i/>
            <w:caps w:val="false"/>
            <w:smallCaps w:val="false"/>
            <w:strike w:val="false"/>
            <w:dstrike w:val="false"/>
            <w:color w:val="000000"/>
            <w:sz w:val="24"/>
            <w:szCs w:val="24"/>
            <w:u w:val="none"/>
            <w:effect w:val="none"/>
            <w:shd w:fill="8DFF00" w:val="clear"/>
          </w:rPr>
          <w:t>push-ups</w:t>
        </w:r>
      </w:ins>
      <w:ins w:id="914" w:author="Autor desconhecido" w:date="2025-09-28T20:30:37Z">
        <w:r>
          <w:rPr>
            <w:rFonts w:eastAsia="Times New Roman" w:cs="Times New Roman" w:ascii="Times New Roman" w:hAnsi="Times New Roman"/>
            <w:b w:val="false"/>
            <w:caps w:val="false"/>
            <w:smallCaps w:val="false"/>
            <w:strike w:val="false"/>
            <w:dstrike w:val="false"/>
            <w:color w:val="000000"/>
            <w:sz w:val="24"/>
            <w:szCs w:val="24"/>
            <w:u w:val="none"/>
            <w:effect w:val="none"/>
            <w:shd w:fill="8DFF00" w:val="clear"/>
          </w:rPr>
          <w:t xml:space="preserve"> </w:t>
        </w:r>
      </w:ins>
      <w:ins w:id="915" w:author="Autor desconhecido" w:date="2025-09-28T20:30:37Z">
        <w:r>
          <w:rPr>
            <w:rFonts w:eastAsia="Times New Roman" w:cs="Times New Roman" w:ascii="Times New Roman" w:hAnsi="Times New Roman"/>
            <w:b w:val="false"/>
            <w:i w:val="false"/>
            <w:caps w:val="false"/>
            <w:smallCaps w:val="false"/>
            <w:strike w:val="false"/>
            <w:dstrike w:val="false"/>
            <w:color w:val="000000"/>
            <w:sz w:val="24"/>
            <w:szCs w:val="24"/>
            <w:u w:val="none"/>
            <w:effect w:val="none"/>
            <w:shd w:fill="8DFF00" w:val="clear"/>
          </w:rPr>
          <w:t xml:space="preserve">em um minuto, e o tempo de sustentação no </w:t>
        </w:r>
      </w:ins>
      <w:ins w:id="916" w:author="Autor desconhecido" w:date="2025-09-28T20:30:37Z">
        <w:r>
          <w:rPr>
            <w:rFonts w:eastAsia="Times New Roman" w:cs="Times New Roman" w:ascii="Times New Roman" w:hAnsi="Times New Roman"/>
            <w:b w:val="false"/>
            <w:i/>
            <w:caps w:val="false"/>
            <w:smallCaps w:val="false"/>
            <w:strike w:val="false"/>
            <w:dstrike w:val="false"/>
            <w:color w:val="000000"/>
            <w:sz w:val="24"/>
            <w:szCs w:val="24"/>
            <w:u w:val="none"/>
            <w:effect w:val="none"/>
            <w:shd w:fill="8DFF00" w:val="clear"/>
          </w:rPr>
          <w:t>HS</w:t>
        </w:r>
      </w:ins>
      <w:ins w:id="917" w:author="Autor desconhecido" w:date="2025-09-28T20:30:37Z">
        <w:r>
          <w:rPr>
            <w:rFonts w:eastAsia="Times New Roman" w:cs="Times New Roman" w:ascii="Times New Roman" w:hAnsi="Times New Roman"/>
            <w:b w:val="false"/>
            <w:i w:val="false"/>
            <w:caps w:val="false"/>
            <w:smallCaps w:val="false"/>
            <w:strike w:val="false"/>
            <w:dstrike w:val="false"/>
            <w:color w:val="000000"/>
            <w:sz w:val="24"/>
            <w:szCs w:val="24"/>
            <w:u w:val="none"/>
            <w:effect w:val="none"/>
            <w:shd w:fill="8DFF00" w:val="clear"/>
          </w:rPr>
          <w:t>, numa população de jovens ginastas profissionais</w:t>
        </w:r>
      </w:ins>
      <w:ins w:id="918" w:author="Autor desconhecido" w:date="2025-09-28T20:30:37Z">
        <w:r>
          <w:rPr>
            <w:rFonts w:eastAsia="Times New Roman" w:cs="Times New Roman" w:ascii="Times New Roman" w:hAnsi="Times New Roman"/>
            <w:b w:val="false"/>
            <w:caps w:val="false"/>
            <w:smallCaps w:val="false"/>
            <w:strike w:val="false"/>
            <w:dstrike w:val="false"/>
            <w:color w:val="000000"/>
            <w:sz w:val="24"/>
            <w:szCs w:val="24"/>
            <w:u w:val="none"/>
            <w:effect w:val="none"/>
            <w:shd w:fill="8DFF00" w:val="clear"/>
          </w:rPr>
          <w:t xml:space="preserve"> </w:t>
        </w:r>
      </w:ins>
      <w:ins w:id="919" w:author="Autor desconhecido" w:date="2025-09-28T20:30:37Z">
        <w:r>
          <w:rPr>
            <w:rFonts w:eastAsia="Times New Roman" w:cs="Times New Roman" w:ascii="Times New Roman" w:hAnsi="Times New Roman"/>
            <w:b w:val="false"/>
            <w:i w:val="false"/>
            <w:caps w:val="false"/>
            <w:smallCaps w:val="false"/>
            <w:strike w:val="false"/>
            <w:dstrike w:val="false"/>
            <w:color w:val="000000"/>
            <w:sz w:val="24"/>
            <w:szCs w:val="24"/>
            <w:u w:val="none"/>
            <w:effect w:val="none"/>
            <w:shd w:fill="8DFF00" w:val="clear"/>
          </w:rPr>
          <w:t>[22]. No entanto, nenhum estudo correlacionou ainda resistência a fadiga com capacidade máxima de força e outras variáveis de controle e conformação postural</w:t>
        </w:r>
      </w:ins>
      <w:r>
        <w:rPr>
          <w:rFonts w:eastAsia="Times New Roman" w:cs="Times New Roman" w:ascii="Times New Roman" w:hAnsi="Times New Roman"/>
          <w:rFonts w:ascii="Times New Roman" w:hAnsi="Times New Roman" w:eastAsia="Times New Roman" w:cs="Times New Roman"/>
          <w:b w:val="false"/>
          <w:i w:val="false"/>
          <w:caps w:val="false"/>
          <w:smallCaps w:val="false"/>
          <w:strike w:val="false"/>
          <w:dstrike w:val="false"/>
          <w:color w:val="000000"/>
          <w:color w:val="000000"/>
          <w:sz w:val="24"/>
          <w:szCs w:val="24"/>
          <w:u w:val="none"/>
          <w:effect w:val="none"/>
          <w:shd w:fill="8DFF00" w:val="clear"/>
          <w:rPrChange w:id="0" w:author="Autor desconhecido" w:date="2025-09-28T20:32:51Z">
            <w:rPr>
              <w:smallCaps w:val="false"/>
              <w:caps w:val="false"/>
              <w:dstrike w:val="false"/>
              <w:strike w:val="false"/>
              <w:sz w:val="24"/>
              <w:i w:val="false"/>
              <w:u w:val="none"/>
              <w:b w:val="false"/>
              <w:effect w:val="none"/>
              <w:shd w:fill="8DFF00" w:val="clear"/>
              <w:szCs w:val="24"/>
            </w:rPr>
          </w:rPrChange>
        </w:rPr>
        <w:t xml:space="preserve">. </w:t>
      </w:r>
      <w:bookmarkStart w:id="3" w:name="docs-internal-guid-f84e55b5-7fff-a0fc-61"/>
      <w:bookmarkEnd w:id="3"/>
      <w:ins w:id="921" w:author="Autor desconhecido" w:date="2025-09-28T20:32:32Z">
        <w:r>
          <w:rPr>
            <w:rFonts w:eastAsia="Times New Roman" w:cs="Times New Roman" w:ascii="Times New Roman" w:hAnsi="Times New Roman"/>
            <w:b w:val="false"/>
            <w:i w:val="false"/>
            <w:caps w:val="false"/>
            <w:smallCaps w:val="false"/>
            <w:strike w:val="false"/>
            <w:dstrike w:val="false"/>
            <w:color w:val="000000"/>
            <w:sz w:val="24"/>
            <w:szCs w:val="24"/>
            <w:u w:val="none"/>
            <w:effect w:val="none"/>
            <w:shd w:fill="8DFF00" w:val="clear"/>
          </w:rPr>
          <w:t>As variáveis antropométricas, como o comprimento dos membros, a</w:t>
        </w:r>
      </w:ins>
      <w:ins w:id="922" w:author="Autor desconhecido" w:date="2025-09-28T20:32:32Z">
        <w:r>
          <w:rPr>
            <w:rFonts w:eastAsia="Times New Roman" w:cs="Times New Roman" w:ascii="Times New Roman" w:hAnsi="Times New Roman"/>
            <w:b w:val="false"/>
            <w:caps w:val="false"/>
            <w:smallCaps w:val="false"/>
            <w:strike w:val="false"/>
            <w:dstrike w:val="false"/>
            <w:color w:val="000000"/>
            <w:sz w:val="24"/>
            <w:szCs w:val="24"/>
            <w:u w:val="none"/>
            <w:effect w:val="none"/>
            <w:shd w:fill="8DFF00" w:val="clear"/>
          </w:rPr>
          <w:t xml:space="preserve"> </w:t>
        </w:r>
      </w:ins>
      <w:ins w:id="923" w:author="Autor desconhecido" w:date="2025-09-28T20:32:32Z">
        <w:r>
          <w:rPr>
            <w:rFonts w:eastAsia="Times New Roman" w:cs="Times New Roman" w:ascii="Times New Roman" w:hAnsi="Times New Roman"/>
            <w:b w:val="false"/>
            <w:i w:val="false"/>
            <w:caps w:val="false"/>
            <w:smallCaps w:val="false"/>
            <w:strike w:val="false"/>
            <w:dstrike w:val="false"/>
            <w:color w:val="000000"/>
            <w:sz w:val="24"/>
            <w:szCs w:val="24"/>
            <w:u w:val="none"/>
            <w:effect w:val="none"/>
            <w:shd w:fill="8DFF00" w:val="clear"/>
          </w:rPr>
          <w:t>altura do CoM</w:t>
        </w:r>
      </w:ins>
      <w:ins w:id="924" w:author="Autor desconhecido" w:date="2025-09-28T20:32:32Z">
        <w:r>
          <w:rPr>
            <w:rFonts w:eastAsia="Times New Roman" w:cs="Times New Roman" w:ascii="Times New Roman" w:hAnsi="Times New Roman"/>
            <w:b w:val="false"/>
            <w:caps w:val="false"/>
            <w:smallCaps w:val="false"/>
            <w:strike w:val="false"/>
            <w:dstrike w:val="false"/>
            <w:color w:val="000000"/>
            <w:sz w:val="24"/>
            <w:szCs w:val="24"/>
            <w:u w:val="none"/>
            <w:effect w:val="none"/>
            <w:shd w:fill="8DFF00" w:val="clear"/>
          </w:rPr>
          <w:t xml:space="preserve"> </w:t>
        </w:r>
      </w:ins>
      <w:ins w:id="925" w:author="Autor desconhecido" w:date="2025-09-28T20:32:32Z">
        <w:r>
          <w:rPr>
            <w:rFonts w:eastAsia="Times New Roman" w:cs="Times New Roman" w:ascii="Times New Roman" w:hAnsi="Times New Roman"/>
            <w:b w:val="false"/>
            <w:i w:val="false"/>
            <w:caps w:val="false"/>
            <w:smallCaps w:val="false"/>
            <w:strike w:val="false"/>
            <w:dstrike w:val="false"/>
            <w:color w:val="000000"/>
            <w:sz w:val="24"/>
            <w:szCs w:val="24"/>
            <w:u w:val="none"/>
            <w:effect w:val="none"/>
            <w:shd w:fill="8DFF00" w:val="clear"/>
          </w:rPr>
          <w:t>e a</w:t>
        </w:r>
      </w:ins>
      <w:ins w:id="926" w:author="Autor desconhecido" w:date="2025-09-28T20:32:32Z">
        <w:r>
          <w:rPr>
            <w:rFonts w:eastAsia="Times New Roman" w:cs="Times New Roman" w:ascii="Times New Roman" w:hAnsi="Times New Roman"/>
            <w:b w:val="false"/>
            <w:caps w:val="false"/>
            <w:smallCaps w:val="false"/>
            <w:strike w:val="false"/>
            <w:dstrike w:val="false"/>
            <w:color w:val="000000"/>
            <w:sz w:val="24"/>
            <w:szCs w:val="24"/>
            <w:u w:val="none"/>
            <w:effect w:val="none"/>
            <w:shd w:fill="8DFF00" w:val="clear"/>
          </w:rPr>
          <w:t xml:space="preserve"> </w:t>
        </w:r>
      </w:ins>
      <w:ins w:id="927" w:author="Autor desconhecido" w:date="2025-09-28T20:32:32Z">
        <w:r>
          <w:rPr>
            <w:rFonts w:eastAsia="Times New Roman" w:cs="Times New Roman" w:ascii="Times New Roman" w:hAnsi="Times New Roman"/>
            <w:b w:val="false"/>
            <w:i w:val="false"/>
            <w:caps w:val="false"/>
            <w:smallCaps w:val="false"/>
            <w:strike w:val="false"/>
            <w:dstrike w:val="false"/>
            <w:color w:val="000000"/>
            <w:sz w:val="24"/>
            <w:szCs w:val="24"/>
            <w:u w:val="none"/>
            <w:effect w:val="none"/>
            <w:shd w:fill="8DFF00" w:val="clear"/>
          </w:rPr>
          <w:t xml:space="preserve">composição corporal, também serão consideradas pela sua potencial influência sobre a estabilidade e a eficiência motora na </w:t>
        </w:r>
      </w:ins>
      <w:ins w:id="928" w:author="Autor desconhecido" w:date="2025-09-28T20:32:32Z">
        <w:r>
          <w:rPr>
            <w:rFonts w:eastAsia="Times New Roman" w:cs="Times New Roman" w:ascii="Times New Roman" w:hAnsi="Times New Roman"/>
            <w:b w:val="false"/>
            <w:i/>
            <w:caps w:val="false"/>
            <w:smallCaps w:val="false"/>
            <w:strike w:val="false"/>
            <w:dstrike w:val="false"/>
            <w:color w:val="000000"/>
            <w:sz w:val="24"/>
            <w:szCs w:val="24"/>
            <w:u w:val="none"/>
            <w:effect w:val="none"/>
            <w:shd w:fill="8DFF00" w:val="clear"/>
          </w:rPr>
          <w:t>HS</w:t>
        </w:r>
      </w:ins>
      <w:ins w:id="929" w:author="Autor desconhecido" w:date="2025-09-28T20:32:32Z">
        <w:r>
          <w:rPr>
            <w:rFonts w:eastAsia="Times New Roman" w:cs="Times New Roman" w:ascii="Times New Roman" w:hAnsi="Times New Roman"/>
            <w:b w:val="false"/>
            <w:caps w:val="false"/>
            <w:smallCaps w:val="false"/>
            <w:strike w:val="false"/>
            <w:dstrike w:val="false"/>
            <w:color w:val="000000"/>
            <w:sz w:val="24"/>
            <w:szCs w:val="24"/>
            <w:u w:val="none"/>
            <w:effect w:val="none"/>
            <w:shd w:fill="8DFF00" w:val="clear"/>
          </w:rPr>
          <w:t xml:space="preserve"> </w:t>
        </w:r>
      </w:ins>
      <w:ins w:id="930" w:author="Autor desconhecido" w:date="2025-09-28T20:32:32Z">
        <w:r>
          <w:rPr>
            <w:rFonts w:eastAsia="Times New Roman" w:cs="Times New Roman" w:ascii="Times New Roman" w:hAnsi="Times New Roman"/>
            <w:b w:val="false"/>
            <w:i w:val="false"/>
            <w:caps w:val="false"/>
            <w:smallCaps w:val="false"/>
            <w:strike w:val="false"/>
            <w:dstrike w:val="false"/>
            <w:color w:val="000000"/>
            <w:sz w:val="24"/>
            <w:szCs w:val="24"/>
            <w:u w:val="none"/>
            <w:effect w:val="none"/>
            <w:shd w:fill="8DFF00" w:val="clear"/>
          </w:rPr>
          <w:t>[23]. Adicionalmente, serão avaliados indicadores de controle</w:t>
        </w:r>
      </w:ins>
      <w:ins w:id="931" w:author="Autor desconhecido" w:date="2025-09-28T20:32:32Z">
        <w:r>
          <w:rPr>
            <w:rFonts w:eastAsia="Times New Roman" w:cs="Times New Roman" w:ascii="Times New Roman" w:hAnsi="Times New Roman"/>
            <w:b w:val="false"/>
            <w:caps w:val="false"/>
            <w:smallCaps w:val="false"/>
            <w:strike w:val="false"/>
            <w:dstrike w:val="false"/>
            <w:color w:val="000000"/>
            <w:sz w:val="24"/>
            <w:szCs w:val="24"/>
            <w:u w:val="none"/>
            <w:effect w:val="none"/>
            <w:shd w:fill="8DFF00" w:val="clear"/>
          </w:rPr>
          <w:t xml:space="preserve"> </w:t>
        </w:r>
      </w:ins>
      <w:ins w:id="932" w:author="Autor desconhecido" w:date="2025-09-28T20:32:32Z">
        <w:r>
          <w:rPr>
            <w:rFonts w:eastAsia="Times New Roman" w:cs="Times New Roman" w:ascii="Times New Roman" w:hAnsi="Times New Roman"/>
            <w:b w:val="false"/>
            <w:i w:val="false"/>
            <w:caps w:val="false"/>
            <w:smallCaps w:val="false"/>
            <w:strike w:val="false"/>
            <w:dstrike w:val="false"/>
            <w:color w:val="000000"/>
            <w:sz w:val="24"/>
            <w:szCs w:val="24"/>
            <w:u w:val="none"/>
            <w:effect w:val="none"/>
            <w:shd w:fill="8DFF00" w:val="clear"/>
          </w:rPr>
          <w:t xml:space="preserve">postural, como a oscilação e a velocidade média do CoP bem como a complexidade do equilíbrio através de entropia aproximada. No </w:t>
        </w:r>
      </w:ins>
      <w:ins w:id="933" w:author="Autor desconhecido" w:date="2025-09-28T20:32:32Z">
        <w:r>
          <w:rPr>
            <w:rFonts w:eastAsia="Times New Roman" w:cs="Times New Roman" w:ascii="Times New Roman" w:hAnsi="Times New Roman"/>
            <w:b w:val="false"/>
            <w:i/>
            <w:caps w:val="false"/>
            <w:smallCaps w:val="false"/>
            <w:strike w:val="false"/>
            <w:dstrike w:val="false"/>
            <w:color w:val="000000"/>
            <w:sz w:val="24"/>
            <w:szCs w:val="24"/>
            <w:u w:val="none"/>
            <w:effect w:val="none"/>
            <w:shd w:fill="8DFF00" w:val="clear"/>
          </w:rPr>
          <w:t>HS</w:t>
        </w:r>
      </w:ins>
      <w:ins w:id="934" w:author="Autor desconhecido" w:date="2025-09-28T20:32:32Z">
        <w:r>
          <w:rPr>
            <w:rFonts w:eastAsia="Times New Roman" w:cs="Times New Roman" w:ascii="Times New Roman" w:hAnsi="Times New Roman"/>
            <w:b w:val="false"/>
            <w:i w:val="false"/>
            <w:caps w:val="false"/>
            <w:smallCaps w:val="false"/>
            <w:strike w:val="false"/>
            <w:dstrike w:val="false"/>
            <w:color w:val="000000"/>
            <w:sz w:val="24"/>
            <w:szCs w:val="24"/>
            <w:u w:val="none"/>
            <w:effect w:val="none"/>
            <w:shd w:fill="8DFF00" w:val="clear"/>
          </w:rPr>
          <w:t xml:space="preserve">, seria esperado que um tempo maior de sustentação venha junto com um controle mais estável, como menos variações no CoP e baixa entropia o que indica habilidade neuromotora desenvolvida [3]. Já no </w:t>
        </w:r>
      </w:ins>
      <w:ins w:id="935" w:author="Autor desconhecido" w:date="2025-09-28T20:32:32Z">
        <w:r>
          <w:rPr>
            <w:rFonts w:eastAsia="Times New Roman" w:cs="Times New Roman" w:ascii="Times New Roman" w:hAnsi="Times New Roman"/>
            <w:b w:val="false"/>
            <w:i/>
            <w:caps w:val="false"/>
            <w:smallCaps w:val="false"/>
            <w:strike w:val="false"/>
            <w:dstrike w:val="false"/>
            <w:color w:val="000000"/>
            <w:sz w:val="24"/>
            <w:szCs w:val="24"/>
            <w:u w:val="none"/>
            <w:effect w:val="none"/>
            <w:shd w:fill="8DFF00" w:val="clear"/>
          </w:rPr>
          <w:t>HSW</w:t>
        </w:r>
      </w:ins>
      <w:ins w:id="936" w:author="Autor desconhecido" w:date="2025-09-28T20:32:32Z">
        <w:r>
          <w:rPr>
            <w:rFonts w:eastAsia="Times New Roman" w:cs="Times New Roman" w:ascii="Times New Roman" w:hAnsi="Times New Roman"/>
            <w:b w:val="false"/>
            <w:i w:val="false"/>
            <w:caps w:val="false"/>
            <w:smallCaps w:val="false"/>
            <w:strike w:val="false"/>
            <w:dstrike w:val="false"/>
            <w:color w:val="000000"/>
            <w:sz w:val="24"/>
            <w:szCs w:val="24"/>
            <w:u w:val="none"/>
            <w:effect w:val="none"/>
            <w:shd w:fill="8DFF00" w:val="clear"/>
          </w:rPr>
          <w:t>, o tempo de resposta das APAs e picos de força de reação ao solo (</w:t>
        </w:r>
      </w:ins>
      <w:ins w:id="937" w:author="Autor desconhecido" w:date="2025-09-28T20:32:32Z">
        <w:r>
          <w:rPr>
            <w:rFonts w:eastAsia="Times New Roman" w:cs="Times New Roman" w:ascii="Times New Roman" w:hAnsi="Times New Roman"/>
            <w:b w:val="false"/>
            <w:i/>
            <w:caps w:val="false"/>
            <w:smallCaps w:val="false"/>
            <w:strike w:val="false"/>
            <w:dstrike w:val="false"/>
            <w:color w:val="000000"/>
            <w:sz w:val="24"/>
            <w:szCs w:val="24"/>
            <w:u w:val="none"/>
            <w:effect w:val="none"/>
            <w:shd w:fill="8DFF00" w:val="clear"/>
          </w:rPr>
          <w:t>Ground force reaction - GRF</w:t>
        </w:r>
      </w:ins>
      <w:ins w:id="938" w:author="Autor desconhecido" w:date="2025-09-28T20:32:32Z">
        <w:r>
          <w:rPr>
            <w:rFonts w:eastAsia="Times New Roman" w:cs="Times New Roman" w:ascii="Times New Roman" w:hAnsi="Times New Roman"/>
            <w:b w:val="false"/>
            <w:i w:val="false"/>
            <w:caps w:val="false"/>
            <w:smallCaps w:val="false"/>
            <w:strike w:val="false"/>
            <w:dstrike w:val="false"/>
            <w:color w:val="000000"/>
            <w:sz w:val="24"/>
            <w:szCs w:val="24"/>
            <w:u w:val="none"/>
            <w:effect w:val="none"/>
            <w:shd w:fill="8DFF00" w:val="clear"/>
          </w:rPr>
          <w:t>) nos primeiros passos devem relacionar a um movimento mais eficiente, apresentou maior controle nos ajustes de equilíbrio [18]. Será feita também uma análise cinemática dos ângulos articulares, incluindo cabeça, ombros, punhos e quadril, tanto da forma estática (</w:t>
        </w:r>
      </w:ins>
      <w:ins w:id="939" w:author="Autor desconhecido" w:date="2025-09-28T20:32:32Z">
        <w:r>
          <w:rPr>
            <w:rFonts w:eastAsia="Times New Roman" w:cs="Times New Roman" w:ascii="Times New Roman" w:hAnsi="Times New Roman"/>
            <w:b w:val="false"/>
            <w:i/>
            <w:caps w:val="false"/>
            <w:smallCaps w:val="false"/>
            <w:strike w:val="false"/>
            <w:dstrike w:val="false"/>
            <w:color w:val="000000"/>
            <w:sz w:val="24"/>
            <w:szCs w:val="24"/>
            <w:u w:val="none"/>
            <w:effect w:val="none"/>
            <w:shd w:fill="8DFF00" w:val="clear"/>
          </w:rPr>
          <w:t>HS</w:t>
        </w:r>
      </w:ins>
      <w:ins w:id="940" w:author="Autor desconhecido" w:date="2025-09-28T20:32:32Z">
        <w:r>
          <w:rPr>
            <w:rFonts w:eastAsia="Times New Roman" w:cs="Times New Roman" w:ascii="Times New Roman" w:hAnsi="Times New Roman"/>
            <w:b w:val="false"/>
            <w:i w:val="false"/>
            <w:caps w:val="false"/>
            <w:smallCaps w:val="false"/>
            <w:strike w:val="false"/>
            <w:dstrike w:val="false"/>
            <w:color w:val="000000"/>
            <w:sz w:val="24"/>
            <w:szCs w:val="24"/>
            <w:u w:val="none"/>
            <w:effect w:val="none"/>
            <w:shd w:fill="8DFF00" w:val="clear"/>
          </w:rPr>
          <w:t>) quanto da dinâmica (</w:t>
        </w:r>
      </w:ins>
      <w:ins w:id="941" w:author="Autor desconhecido" w:date="2025-09-28T20:32:32Z">
        <w:r>
          <w:rPr>
            <w:rFonts w:eastAsia="Times New Roman" w:cs="Times New Roman" w:ascii="Times New Roman" w:hAnsi="Times New Roman"/>
            <w:b w:val="false"/>
            <w:i/>
            <w:caps w:val="false"/>
            <w:smallCaps w:val="false"/>
            <w:strike w:val="false"/>
            <w:dstrike w:val="false"/>
            <w:color w:val="000000"/>
            <w:sz w:val="24"/>
            <w:szCs w:val="24"/>
            <w:u w:val="none"/>
            <w:effect w:val="none"/>
            <w:shd w:fill="8DFF00" w:val="clear"/>
          </w:rPr>
          <w:t>HSW</w:t>
        </w:r>
      </w:ins>
      <w:ins w:id="942" w:author="Autor desconhecido" w:date="2025-09-28T20:32:32Z">
        <w:r>
          <w:rPr>
            <w:rFonts w:eastAsia="Times New Roman" w:cs="Times New Roman" w:ascii="Times New Roman" w:hAnsi="Times New Roman"/>
            <w:b w:val="false"/>
            <w:i w:val="false"/>
            <w:caps w:val="false"/>
            <w:smallCaps w:val="false"/>
            <w:strike w:val="false"/>
            <w:dstrike w:val="false"/>
            <w:color w:val="000000"/>
            <w:sz w:val="24"/>
            <w:szCs w:val="24"/>
            <w:u w:val="none"/>
            <w:effect w:val="none"/>
            <w:shd w:fill="8DFF00" w:val="clear"/>
          </w:rPr>
          <w:t xml:space="preserve">). O alinhamento segmentar influencia diretamente a distribuição do centro de massa (CoM) e as demandas de torque sobre os estabilizadores articulares, podendo determinar estratégias distintas de manutenção do equilíbrio [1]. Vale ressaltar que embora muito abordado nos trabalhos envolvendo o </w:t>
        </w:r>
      </w:ins>
      <w:ins w:id="943" w:author="Autor desconhecido" w:date="2025-09-28T20:32:32Z">
        <w:r>
          <w:rPr>
            <w:rFonts w:eastAsia="Times New Roman" w:cs="Times New Roman" w:ascii="Times New Roman" w:hAnsi="Times New Roman"/>
            <w:b w:val="false"/>
            <w:i/>
            <w:caps w:val="false"/>
            <w:smallCaps w:val="false"/>
            <w:strike w:val="false"/>
            <w:dstrike w:val="false"/>
            <w:color w:val="000000"/>
            <w:sz w:val="24"/>
            <w:szCs w:val="24"/>
            <w:u w:val="none"/>
            <w:effect w:val="none"/>
            <w:shd w:fill="8DFF00" w:val="clear"/>
          </w:rPr>
          <w:t>HS,</w:t>
        </w:r>
      </w:ins>
      <w:ins w:id="944" w:author="Autor desconhecido" w:date="2025-09-28T20:32:32Z">
        <w:r>
          <w:rPr>
            <w:rFonts w:eastAsia="Times New Roman" w:cs="Times New Roman" w:ascii="Times New Roman" w:hAnsi="Times New Roman"/>
            <w:b w:val="false"/>
            <w:caps w:val="false"/>
            <w:smallCaps w:val="false"/>
            <w:strike w:val="false"/>
            <w:dstrike w:val="false"/>
            <w:color w:val="000000"/>
            <w:sz w:val="24"/>
            <w:szCs w:val="24"/>
            <w:u w:val="none"/>
            <w:effect w:val="none"/>
            <w:shd w:fill="8DFF00" w:val="clear"/>
          </w:rPr>
          <w:t xml:space="preserve"> </w:t>
        </w:r>
      </w:ins>
      <w:ins w:id="945" w:author="Autor desconhecido" w:date="2025-09-28T20:32:32Z">
        <w:r>
          <w:rPr>
            <w:rFonts w:eastAsia="Times New Roman" w:cs="Times New Roman" w:ascii="Times New Roman" w:hAnsi="Times New Roman"/>
            <w:b w:val="false"/>
            <w:i w:val="false"/>
            <w:caps w:val="false"/>
            <w:smallCaps w:val="false"/>
            <w:strike w:val="false"/>
            <w:dstrike w:val="false"/>
            <w:color w:val="000000"/>
            <w:sz w:val="24"/>
            <w:szCs w:val="24"/>
            <w:u w:val="none"/>
            <w:effect w:val="none"/>
            <w:shd w:fill="8DFF00" w:val="clear"/>
          </w:rPr>
          <w:t xml:space="preserve">alinhamento articular não será usado como medida de desempenho e proficiência. Isso se deve ao fato que a maioria dos estudos sobre o </w:t>
        </w:r>
      </w:ins>
      <w:ins w:id="946" w:author="Autor desconhecido" w:date="2025-09-28T20:32:32Z">
        <w:r>
          <w:rPr>
            <w:rFonts w:eastAsia="Times New Roman" w:cs="Times New Roman" w:ascii="Times New Roman" w:hAnsi="Times New Roman"/>
            <w:b w:val="false"/>
            <w:i/>
            <w:caps w:val="false"/>
            <w:smallCaps w:val="false"/>
            <w:strike w:val="false"/>
            <w:dstrike w:val="false"/>
            <w:color w:val="000000"/>
            <w:sz w:val="24"/>
            <w:szCs w:val="24"/>
            <w:u w:val="none"/>
            <w:effect w:val="none"/>
            <w:shd w:fill="8DFF00" w:val="clear"/>
          </w:rPr>
          <w:t>HS</w:t>
        </w:r>
      </w:ins>
      <w:ins w:id="947" w:author="Autor desconhecido" w:date="2025-09-28T20:32:32Z">
        <w:r>
          <w:rPr>
            <w:rFonts w:eastAsia="Times New Roman" w:cs="Times New Roman" w:ascii="Times New Roman" w:hAnsi="Times New Roman"/>
            <w:b w:val="false"/>
            <w:caps w:val="false"/>
            <w:smallCaps w:val="false"/>
            <w:strike w:val="false"/>
            <w:dstrike w:val="false"/>
            <w:color w:val="000000"/>
            <w:sz w:val="24"/>
            <w:szCs w:val="24"/>
            <w:u w:val="none"/>
            <w:effect w:val="none"/>
            <w:shd w:fill="8DFF00" w:val="clear"/>
          </w:rPr>
          <w:t xml:space="preserve"> </w:t>
        </w:r>
      </w:ins>
      <w:ins w:id="948" w:author="Autor desconhecido" w:date="2025-09-28T20:32:32Z">
        <w:r>
          <w:rPr>
            <w:rFonts w:eastAsia="Times New Roman" w:cs="Times New Roman" w:ascii="Times New Roman" w:hAnsi="Times New Roman"/>
            <w:b w:val="false"/>
            <w:i w:val="false"/>
            <w:caps w:val="false"/>
            <w:smallCaps w:val="false"/>
            <w:strike w:val="false"/>
            <w:dstrike w:val="false"/>
            <w:color w:val="000000"/>
            <w:sz w:val="24"/>
            <w:szCs w:val="24"/>
            <w:u w:val="none"/>
            <w:effect w:val="none"/>
            <w:shd w:fill="8DFF00" w:val="clear"/>
          </w:rPr>
          <w:t>concentram-se em ginastas experientes, frequentemente com amostras reduzidas, tornando difícil discernir se a alta proficiência é resultado do alinhamento postural ideal ou simplesmente do alto volume de prática específica. O corte etário seguirá base na literatura de controle postural em pé, a qual incluirá uma faixa abrange a população adulta jovem com o sistema neuromotor plenamente desenvolvido, mas não se limitará ao considerar declínio sensomotor associado ao envelhecimento. </w:t>
        </w:r>
      </w:ins>
    </w:p>
    <w:p>
      <w:pPr>
        <w:pStyle w:val="Normal"/>
        <w:widowControl w:val="false"/>
        <w:spacing w:lineRule="auto" w:line="360"/>
        <w:ind w:hanging="0" w:start="0"/>
        <w:rPr>
          <w:rFonts w:ascii="Times New Roman" w:hAnsi="Times New Roman" w:eastAsia="Times New Roman" w:cs="Times New Roman"/>
          <w:ins w:id="987" w:author="Autor desconhecido" w:date="2025-09-28T18:35:17Z"/>
        </w:rPr>
      </w:pPr>
      <w:ins w:id="950" w:author="Autor desconhecido" w:date="2025-09-28T20:35:19Z">
        <w:r>
          <w:rPr>
            <w:rFonts w:eastAsia="Times New Roman" w:cs="Times New Roman" w:ascii="Times New Roman" w:hAnsi="Times New Roman"/>
          </w:rPr>
          <w:tab/>
        </w:r>
      </w:ins>
      <w:ins w:id="951" w:author="Autor desconhecido" w:date="2025-09-28T18:35:17Z">
        <w:r>
          <w:rPr>
            <w:rFonts w:eastAsia="Times New Roman" w:cs="Times New Roman" w:ascii="Times New Roman" w:hAnsi="Times New Roman"/>
          </w:rPr>
          <w:t xml:space="preserve">A coleta de dados será realizada em duas sessões distintas nas dependências da Escola de Educação Física e Esportes de Ribeirão Preto da Universidade de São Paulo (EEFERP-USP), localizada na Avenida Bandeirantes, 3900, Vila Monte Alegre, Ribeirão Preto – SP. A primeira sessão ocorrerá no Laboratório de Cineantropometria e Desempenho Humano (LaCiDH) e contemplará as avaliações de força, por meio de dinamometria (força de flexores de punho e dedos), teste de resistência em posição invertida (wall-supported </w:t>
        </w:r>
      </w:ins>
      <w:ins w:id="952" w:author="Autor desconhecido" w:date="2025-09-28T18:35:17Z">
        <w:r>
          <w:rPr>
            <w:rFonts w:eastAsia="Times New Roman" w:cs="Times New Roman" w:ascii="Times New Roman" w:hAnsi="Times New Roman"/>
            <w:i/>
            <w:iCs/>
          </w:rPr>
          <w:t>HS</w:t>
        </w:r>
      </w:ins>
      <w:ins w:id="953" w:author="Autor desconhecido" w:date="2025-09-28T18:35:17Z">
        <w:r>
          <w:rPr>
            <w:rFonts w:eastAsia="Times New Roman" w:cs="Times New Roman" w:ascii="Times New Roman" w:hAnsi="Times New Roman"/>
          </w:rPr>
          <w:t>) e teste de uma repetição máxima (1-RM) no shoulder press, além da avaliação da composição corporal por absorciometria de raios-X de dupla energia (</w:t>
        </w:r>
      </w:ins>
      <w:ins w:id="954" w:author="Autor desconhecido" w:date="2025-09-28T18:35:17Z">
        <w:r>
          <w:rPr>
            <w:rFonts w:eastAsia="Times New Roman" w:cs="Times New Roman" w:ascii="Times New Roman" w:hAnsi="Times New Roman"/>
            <w:i/>
            <w:iCs/>
          </w:rPr>
          <w:t>Dexa</w:t>
        </w:r>
      </w:ins>
      <w:ins w:id="955" w:author="Autor desconhecido" w:date="2025-09-28T18:35:17Z">
        <w:r>
          <w:rPr>
            <w:rFonts w:eastAsia="Times New Roman" w:cs="Times New Roman" w:ascii="Times New Roman" w:hAnsi="Times New Roman"/>
          </w:rPr>
          <w:t xml:space="preserve">). A segunda sessão ocorrerá no Laboratório de Biomecânica e Controle Motor (LaBioCoM) e incluirá a avaliação da execução do </w:t>
        </w:r>
      </w:ins>
      <w:ins w:id="956" w:author="Autor desconhecido" w:date="2025-09-28T18:35:17Z">
        <w:r>
          <w:rPr>
            <w:rFonts w:eastAsia="Times New Roman" w:cs="Times New Roman" w:ascii="Times New Roman" w:hAnsi="Times New Roman"/>
            <w:i/>
            <w:iCs/>
          </w:rPr>
          <w:t>HS</w:t>
        </w:r>
      </w:ins>
      <w:ins w:id="957" w:author="Autor desconhecido" w:date="2025-09-28T18:35:17Z">
        <w:r>
          <w:rPr>
            <w:rFonts w:eastAsia="Times New Roman" w:cs="Times New Roman" w:ascii="Times New Roman" w:hAnsi="Times New Roman"/>
          </w:rPr>
          <w:t xml:space="preserve"> e do </w:t>
        </w:r>
      </w:ins>
      <w:ins w:id="958" w:author="Autor desconhecido" w:date="2025-09-28T18:35:17Z">
        <w:r>
          <w:rPr>
            <w:rFonts w:eastAsia="Times New Roman" w:cs="Times New Roman" w:ascii="Times New Roman" w:hAnsi="Times New Roman"/>
            <w:i/>
            <w:iCs/>
          </w:rPr>
          <w:t>HSW</w:t>
        </w:r>
      </w:ins>
      <w:ins w:id="959" w:author="Autor desconhecido" w:date="2025-09-28T18:35:17Z">
        <w:r>
          <w:rPr>
            <w:rFonts w:eastAsia="Times New Roman" w:cs="Times New Roman" w:ascii="Times New Roman" w:hAnsi="Times New Roman"/>
          </w:rPr>
          <w:t xml:space="preserve"> por meio de sistema de captura de movimento (</w:t>
        </w:r>
      </w:ins>
      <w:ins w:id="960" w:author="Autor desconhecido" w:date="2025-09-28T18:35:17Z">
        <w:r>
          <w:rPr>
            <w:rFonts w:eastAsia="Times New Roman" w:cs="Times New Roman" w:ascii="Times New Roman" w:hAnsi="Times New Roman"/>
            <w:shd w:fill="8DFF00" w:val="clear"/>
          </w:rPr>
          <w:t>Vicon</w:t>
        </w:r>
      </w:ins>
      <w:ins w:id="961" w:author="Autor desconhecido" w:date="2025-09-28T18:35:17Z">
        <w:r>
          <w:rPr>
            <w:rFonts w:eastAsia="Times New Roman" w:cs="Times New Roman" w:ascii="Times New Roman" w:hAnsi="Times New Roman"/>
            <w:b w:val="false"/>
            <w:i w:val="false"/>
            <w:caps w:val="false"/>
            <w:smallCaps w:val="false"/>
            <w:color w:val="0C3C60"/>
            <w:spacing w:val="0"/>
            <w:sz w:val="24"/>
            <w:szCs w:val="24"/>
            <w:shd w:fill="8DFF00" w:val="clear"/>
          </w:rPr>
          <w:t>®</w:t>
        </w:r>
      </w:ins>
      <w:ins w:id="962" w:author="Autor desconhecido" w:date="2025-09-28T18:35:17Z">
        <w:r>
          <w:rPr>
            <w:rFonts w:eastAsia="Times New Roman" w:cs="Times New Roman" w:ascii="Times New Roman" w:hAnsi="Times New Roman"/>
            <w:shd w:fill="8DFF00" w:val="clear"/>
          </w:rPr>
          <w:t>, Oxford, Reino Unido</w:t>
        </w:r>
      </w:ins>
      <w:ins w:id="963" w:author="Autor desconhecido" w:date="2025-09-28T18:35:17Z">
        <w:r>
          <w:rPr>
            <w:rFonts w:eastAsia="Times New Roman" w:cs="Times New Roman" w:ascii="Times New Roman" w:hAnsi="Times New Roman"/>
          </w:rPr>
          <w:t xml:space="preserve">) para aquisição de dados cinemáticos: ângulos articulares (punho, ombro, quadril, cabeça), base de apoio (distância entre mãos), altura do centro de massa (CoM) e comprimentos dos membros; e com tapete de pressão </w:t>
        </w:r>
      </w:ins>
      <w:r>
        <w:rPr>
          <w:rFonts w:eastAsia="Times New Roman" w:cs="Times New Roman" w:ascii="Times New Roman" w:hAnsi="Times New Roman"/>
          <w:rFonts w:ascii="Times New Roman" w:hAnsi="Times New Roman" w:eastAsia="Times New Roman" w:cs="Times New Roman"/>
          <w:sz w:val="24"/>
          <w:szCs w:val="24"/>
          <w:shd w:fill="8DFF00" w:val="clear"/>
          <w:rPrChange w:id="0" w:author="Autor desconhecido" w:date="2025-09-28T19:51:44Z">
            <w:rPr/>
          </w:rPrChange>
        </w:rPr>
        <w:t>(</w:t>
      </w:r>
      <w:ins w:id="965" w:author="Autor desconhecido" w:date="2025-09-28T19:49:37Z">
        <w:r>
          <w:rPr>
            <w:rFonts w:eastAsia="Times New Roman" w:cs="Times New Roman" w:ascii="Times New Roman" w:hAnsi="Times New Roman"/>
            <w:b w:val="false"/>
            <w:i w:val="false"/>
            <w:caps w:val="false"/>
            <w:smallCaps w:val="false"/>
            <w:color w:val="0C3C60"/>
            <w:spacing w:val="0"/>
            <w:sz w:val="24"/>
            <w:szCs w:val="24"/>
            <w:shd w:fill="8DFF00" w:val="clear"/>
          </w:rPr>
          <w:t>G</w:t>
        </w:r>
      </w:ins>
      <w:del w:id="966" w:author="Autor desconhecido" w:date="2025-09-28T19:52:29Z">
        <w:r>
          <w:rPr>
            <w:rFonts w:eastAsia="Times New Roman" w:cs="Times New Roman" w:ascii="Times New Roman" w:hAnsi="Times New Roman"/>
            <w:b w:val="false"/>
            <w:i w:val="false"/>
            <w:caps w:val="false"/>
            <w:smallCaps w:val="false"/>
            <w:color w:val="0C3C60"/>
            <w:spacing w:val="0"/>
            <w:sz w:val="24"/>
            <w:szCs w:val="24"/>
            <w:shd w:fill="8DFF00" w:val="clear"/>
          </w:rPr>
          <w:delText> PLATINUM PLUS CLAS</w:delText>
        </w:r>
      </w:del>
      <w:ins w:id="967" w:author="Autor desconhecido" w:date="2025-09-28T19:52:29Z">
        <w:r>
          <w:rPr>
            <w:rFonts w:eastAsia="Times New Roman" w:cs="Times New Roman" w:ascii="Times New Roman" w:hAnsi="Times New Roman"/>
            <w:b w:val="false"/>
            <w:i w:val="false"/>
            <w:caps w:val="false"/>
            <w:smallCaps w:val="false"/>
            <w:color w:val="0C3C60"/>
            <w:spacing w:val="0"/>
            <w:sz w:val="24"/>
            <w:szCs w:val="24"/>
            <w:shd w:fill="8DFF00" w:val="clear"/>
          </w:rPr>
          <w:t xml:space="preserve">aitrite®, </w:t>
        </w:r>
      </w:ins>
      <w:ins w:id="968" w:author="Autor desconhecido" w:date="2025-09-28T19:52:29Z">
        <w:r>
          <w:rPr>
            <w:rFonts w:eastAsia="Times New Roman" w:cs="Times New Roman" w:ascii="Times New Roman" w:hAnsi="Times New Roman"/>
            <w:b w:val="false"/>
            <w:i w:val="false"/>
            <w:caps w:val="false"/>
            <w:smallCaps w:val="false"/>
            <w:color w:val="0C3C60"/>
            <w:spacing w:val="0"/>
            <w:sz w:val="24"/>
            <w:szCs w:val="24"/>
            <w:shd w:fill="8DFF00" w:val="clear"/>
          </w:rPr>
          <w:t>p</w:t>
        </w:r>
      </w:ins>
      <w:ins w:id="969" w:author="Autor desconhecido" w:date="2025-09-28T19:52:29Z">
        <w:r>
          <w:rPr>
            <w:rFonts w:eastAsia="Times New Roman" w:cs="Times New Roman" w:ascii="Times New Roman" w:hAnsi="Times New Roman"/>
            <w:b w:val="false"/>
            <w:i w:val="false"/>
            <w:caps w:val="false"/>
            <w:smallCaps w:val="false"/>
            <w:color w:val="0C3C60"/>
            <w:spacing w:val="0"/>
            <w:sz w:val="24"/>
            <w:szCs w:val="24"/>
            <w:shd w:fill="8DFF00" w:val="clear"/>
          </w:rPr>
          <w:t>latinum plus clas</w:t>
        </w:r>
      </w:ins>
      <w:ins w:id="970" w:author="Autor desconhecido" w:date="2025-09-28T19:52:29Z">
        <w:r>
          <w:rPr>
            <w:rFonts w:eastAsia="Times New Roman" w:cs="Times New Roman" w:ascii="Times New Roman" w:hAnsi="Times New Roman"/>
            <w:b w:val="false"/>
            <w:i w:val="false"/>
            <w:caps w:val="false"/>
            <w:smallCaps w:val="false"/>
            <w:color w:val="0C3C60"/>
            <w:spacing w:val="0"/>
            <w:sz w:val="24"/>
            <w:szCs w:val="24"/>
            <w:shd w:fill="8DFF00" w:val="clear"/>
          </w:rPr>
          <w:t>sic</w:t>
        </w:r>
      </w:ins>
      <w:del w:id="971" w:author="Autor desconhecido" w:date="2025-09-28T19:52:48Z">
        <w:r>
          <w:rPr>
            <w:rFonts w:eastAsia="Times New Roman" w:cs="Times New Roman" w:ascii="Times New Roman" w:hAnsi="Times New Roman"/>
            <w:b w:val="false"/>
            <w:i w:val="false"/>
            <w:caps w:val="false"/>
            <w:smallCaps w:val="false"/>
            <w:color w:val="0C3C60"/>
            <w:spacing w:val="0"/>
            <w:sz w:val="24"/>
            <w:szCs w:val="24"/>
            <w:shd w:fill="8DFF00" w:val="clear"/>
          </w:rPr>
          <w:delText>SIC</w:delText>
        </w:r>
      </w:del>
      <w:r>
        <w:rPr>
          <w:rFonts w:eastAsia="Times New Roman" w:cs="Times New Roman" w:ascii="Times New Roman" w:hAnsi="Times New Roman"/>
          <w:rFonts w:ascii="Times New Roman" w:hAnsi="Times New Roman" w:eastAsia="Times New Roman" w:cs="Times New Roman"/>
          <w:b w:val="false"/>
          <w:i w:val="false"/>
          <w:caps w:val="false"/>
          <w:smallCaps w:val="false"/>
          <w:color w:val="0C3C60"/>
          <w:color w:val="0C3C60"/>
          <w:spacing w:val="0"/>
          <w:sz w:val="24"/>
          <w:szCs w:val="24"/>
          <w:shd w:fill="8DFF00" w:val="clear"/>
          <w:rPrChange w:id="0" w:author="Autor desconhecido" w:date="2025-09-28T19:51:44Z">
            <w:rPr>
              <w:smallCaps w:val="false"/>
              <w:caps w:val="false"/>
              <w:sz w:val="24"/>
              <w:spacing w:val="0"/>
              <w:i w:val="false"/>
              <w:b w:val="false"/>
              <w:shd w:fill="8DFF00" w:val="clear"/>
              <w:szCs w:val="24"/>
            </w:rPr>
          </w:rPrChange>
        </w:rPr>
        <w:t>,</w:t>
      </w:r>
      <w:ins w:id="973" w:author="Autor desconhecido" w:date="2025-09-28T19:51:47Z">
        <w:r>
          <w:rPr>
            <w:rFonts w:eastAsia="Times New Roman" w:cs="Times New Roman" w:ascii="Times New Roman" w:hAnsi="Times New Roman"/>
            <w:b w:val="false"/>
            <w:i w:val="false"/>
            <w:caps w:val="false"/>
            <w:smallCaps w:val="false"/>
            <w:color w:val="0C3C60"/>
            <w:spacing w:val="0"/>
            <w:sz w:val="24"/>
            <w:szCs w:val="24"/>
            <w:shd w:fill="8DFF00" w:val="clear"/>
          </w:rPr>
          <w:t xml:space="preserve"> </w:t>
        </w:r>
      </w:ins>
      <w:ins w:id="974" w:author="Autor desconhecido" w:date="2025-09-28T19:51:47Z">
        <w:r>
          <w:rPr>
            <w:rFonts w:eastAsia="Times New Roman" w:cs="Times New Roman" w:ascii="Times New Roman" w:hAnsi="Times New Roman"/>
            <w:b w:val="false"/>
            <w:i w:val="false"/>
            <w:caps w:val="false"/>
            <w:smallCaps w:val="false"/>
            <w:color w:val="0C3C60"/>
            <w:spacing w:val="0"/>
            <w:sz w:val="24"/>
            <w:szCs w:val="24"/>
            <w:shd w:fill="8DFF00" w:val="clear"/>
          </w:rPr>
          <w:t>Franklin,</w:t>
        </w:r>
      </w:ins>
      <w:r>
        <w:rPr>
          <w:rFonts w:eastAsia="Times New Roman" w:cs="Times New Roman" w:ascii="Times New Roman" w:hAnsi="Times New Roman"/>
          <w:rFonts w:ascii="Times New Roman" w:hAnsi="Times New Roman" w:eastAsia="Times New Roman" w:cs="Times New Roman"/>
          <w:b w:val="false"/>
          <w:i w:val="false"/>
          <w:caps w:val="false"/>
          <w:smallCaps w:val="false"/>
          <w:color w:val="0C3C60"/>
          <w:color w:val="0C3C60"/>
          <w:spacing w:val="0"/>
          <w:sz w:val="24"/>
          <w:szCs w:val="24"/>
          <w:shd w:fill="8DFF00" w:val="clear"/>
          <w:rPrChange w:id="0" w:author="Autor desconhecido" w:date="2025-09-28T19:51:44Z">
            <w:rPr>
              <w:smallCaps w:val="false"/>
              <w:caps w:val="false"/>
              <w:sz w:val="24"/>
              <w:spacing w:val="0"/>
              <w:i w:val="false"/>
              <w:b w:val="false"/>
              <w:shd w:fill="8DFF00" w:val="clear"/>
              <w:szCs w:val="24"/>
            </w:rPr>
          </w:rPrChange>
        </w:rPr>
        <w:t xml:space="preserve"> </w:t>
      </w:r>
      <w:r>
        <w:rPr>
          <w:rFonts w:eastAsia="Times New Roman" w:cs="Times New Roman" w:ascii="Times New Roman" w:hAnsi="Times New Roman"/>
          <w:rFonts w:ascii="Times New Roman" w:hAnsi="Times New Roman" w:eastAsia="Times New Roman" w:cs="Times New Roman"/>
          <w:b w:val="false"/>
          <w:i w:val="false"/>
          <w:caps w:val="false"/>
          <w:smallCaps w:val="false"/>
          <w:color w:val="0C3C60"/>
          <w:color w:val="0C3C60"/>
          <w:spacing w:val="0"/>
          <w:sz w:val="24"/>
          <w:szCs w:val="24"/>
          <w:shd w:fill="8DFF00" w:val="clear"/>
          <w:rPrChange w:id="0" w:author="Autor desconhecido" w:date="2025-09-28T19:51:44Z">
            <w:rPr>
              <w:smallCaps w:val="false"/>
              <w:caps w:val="false"/>
              <w:sz w:val="24"/>
              <w:spacing w:val="0"/>
              <w:i w:val="false"/>
              <w:b w:val="false"/>
              <w:shd w:fill="8DFF00" w:val="clear"/>
              <w:szCs w:val="24"/>
            </w:rPr>
          </w:rPrChange>
        </w:rPr>
        <w:t>NJ, USA)</w:t>
      </w:r>
      <w:ins w:id="977" w:author="Autor desconhecido" w:date="2025-09-28T18:35:17Z">
        <w:r>
          <w:rPr>
            <w:rFonts w:eastAsia="Times New Roman" w:cs="Times New Roman" w:ascii="Times New Roman" w:hAnsi="Times New Roman"/>
          </w:rPr>
          <w:t xml:space="preserve"> para registro de parâmetros espaço-temporais, incluindo distância percorrida, tempo de execução, velocidade média, comprimento médio das passadas, cadência, tempo de contato das mãos com o solo, tempo em duplo suporte, variabilidade entre passadas e simetria do deslocamento; e de plataforma de força (</w:t>
        </w:r>
      </w:ins>
      <w:ins w:id="978" w:author="Autor desconhecido" w:date="2025-09-28T18:35:17Z">
        <w:r>
          <w:rPr>
            <w:rFonts w:eastAsia="Times New Roman" w:cs="Times New Roman" w:ascii="Times New Roman" w:hAnsi="Times New Roman"/>
            <w:shd w:fill="8DFF00" w:val="clear"/>
          </w:rPr>
          <w:t>Bertec®, Columbus, OH, USA</w:t>
        </w:r>
      </w:ins>
      <w:ins w:id="979" w:author="Autor desconhecido" w:date="2025-09-28T18:35:17Z">
        <w:r>
          <w:rPr>
            <w:rFonts w:eastAsia="Times New Roman" w:cs="Times New Roman" w:ascii="Times New Roman" w:hAnsi="Times New Roman"/>
          </w:rPr>
          <w:t xml:space="preserve">) para quantificação de parâmetros estabilométricos e dinâmicos, como variabilidade do centro de pressão (CoP) e </w:t>
        </w:r>
      </w:ins>
      <w:ins w:id="980" w:author="Autor desconhecido" w:date="2025-09-28T18:35:17Z">
        <w:r>
          <w:rPr>
            <w:rFonts w:eastAsia="Times New Roman" w:cs="Times New Roman" w:ascii="Times New Roman" w:hAnsi="Times New Roman"/>
          </w:rPr>
          <w:t xml:space="preserve">as </w:t>
        </w:r>
      </w:ins>
      <w:ins w:id="981" w:author="Autor desconhecido" w:date="2025-09-28T18:35:17Z">
        <w:r>
          <w:rPr>
            <w:rFonts w:eastAsia="Times New Roman" w:cs="Times New Roman" w:ascii="Times New Roman" w:hAnsi="Times New Roman"/>
            <w:i/>
            <w:iCs/>
          </w:rPr>
          <w:t>GRF</w:t>
        </w:r>
      </w:ins>
      <w:ins w:id="982" w:author="Autor desconhecido" w:date="2025-09-28T18:35:17Z">
        <w:r>
          <w:rPr>
            <w:rFonts w:eastAsia="Times New Roman" w:cs="Times New Roman" w:ascii="Times New Roman" w:hAnsi="Times New Roman"/>
          </w:rPr>
          <w:t xml:space="preserve">. Para garantir a validade das medidas de força, em que os efeitos da fadiga neuromuscular são detrimentais, a coleta de dados sempre começará com a sessão das avaliações de força [34]. A sessão de avaliação do desempenho no </w:t>
        </w:r>
      </w:ins>
      <w:ins w:id="983" w:author="Autor desconhecido" w:date="2025-09-28T18:35:17Z">
        <w:r>
          <w:rPr>
            <w:rFonts w:eastAsia="Times New Roman" w:cs="Times New Roman" w:ascii="Times New Roman" w:hAnsi="Times New Roman"/>
            <w:i/>
            <w:iCs/>
          </w:rPr>
          <w:t>HS</w:t>
        </w:r>
      </w:ins>
      <w:ins w:id="984" w:author="Autor desconhecido" w:date="2025-09-28T18:35:17Z">
        <w:r>
          <w:rPr>
            <w:rFonts w:eastAsia="Times New Roman" w:cs="Times New Roman" w:ascii="Times New Roman" w:hAnsi="Times New Roman"/>
          </w:rPr>
          <w:t xml:space="preserve"> e </w:t>
        </w:r>
      </w:ins>
      <w:ins w:id="985" w:author="Autor desconhecido" w:date="2025-09-28T18:35:17Z">
        <w:r>
          <w:rPr>
            <w:rFonts w:eastAsia="Times New Roman" w:cs="Times New Roman" w:ascii="Times New Roman" w:hAnsi="Times New Roman"/>
            <w:i/>
            <w:iCs/>
          </w:rPr>
          <w:t>HSW</w:t>
        </w:r>
      </w:ins>
      <w:ins w:id="986" w:author="Autor desconhecido" w:date="2025-09-28T18:35:17Z">
        <w:r>
          <w:rPr>
            <w:rFonts w:eastAsia="Times New Roman" w:cs="Times New Roman" w:ascii="Times New Roman" w:hAnsi="Times New Roman"/>
          </w:rPr>
          <w:t xml:space="preserve"> será conduzida em até sete dias após, este curto intervalo também impede que ocorram mudanças significativas no condicionamento físico dos participantes, preservando a comparabilidade entre as sessões. Paralelamente, os participantes serão instruídos a evitar atividades físicas intensas nas 48 horas que antecedem cada avaliação. Todas as avaliações seguirão controle de mesmas condições ambientais, como temperatura e iluminação, e instruções verbais padronizadas a todos os participantes.</w:t>
        </w:r>
      </w:ins>
    </w:p>
    <w:p>
      <w:pPr>
        <w:pStyle w:val="Normal"/>
        <w:spacing w:lineRule="auto" w:line="360"/>
        <w:ind w:firstLine="426"/>
        <w:rPr>
          <w:ins w:id="1007" w:author="Autor desconhecido" w:date="2025-09-28T19:27:21Z"/>
        </w:rPr>
      </w:pPr>
      <w:r>
        <w:rPr>
          <w:rFonts w:ascii="Times New Roman" w:hAnsi="Times New Roman"/>
          <w:rFonts w:ascii="Times New Roman" w:hAnsi="Times New Roman"/>
          <w:shd w:fill="8DFF00" w:val="clear"/>
          <w:rPrChange w:id="0" w:author="Autor desconhecido" w:date="2025-09-28T19:30:47Z">
            <w:rPr>
              <w:shd w:fill="auto" w:val="clear"/>
            </w:rPr>
          </w:rPrChange>
        </w:rPr>
        <w:t xml:space="preserve">O desempenho no </w:t>
      </w:r>
      <w:r>
        <w:rPr>
          <w:rFonts w:ascii="Times New Roman" w:hAnsi="Times New Roman"/>
          <w:rFonts w:ascii="Times New Roman" w:hAnsi="Times New Roman"/>
          <w:i/>
          <w:shd w:fill="8DFF00" w:val="clear"/>
          <w:rPrChange w:id="0" w:author="Autor desconhecido" w:date="2025-09-28T19:30:47Z">
            <w:rPr>
              <w:i/>
              <w:shd w:fill="8DFF00" w:val="clear"/>
            </w:rPr>
          </w:rPrChange>
        </w:rPr>
        <w:t>HS</w:t>
      </w:r>
      <w:r>
        <w:rPr>
          <w:rFonts w:ascii="Times New Roman" w:hAnsi="Times New Roman"/>
          <w:rFonts w:ascii="Times New Roman" w:hAnsi="Times New Roman"/>
          <w:shd w:fill="8DFF00" w:val="clear"/>
          <w:rPrChange w:id="0" w:author="Autor desconhecido" w:date="2025-09-28T19:30:47Z">
            <w:rPr>
              <w:shd w:fill="8DFF00" w:val="clear"/>
            </w:rPr>
          </w:rPrChange>
        </w:rPr>
        <w:t xml:space="preserve"> será definido pelo tempo máximo de sustentação (s), que associado as outras variáveis poderão distinguir a proficiência de praticantes que sustentam por mais tempo em condições de maior estabilidade, em contraste com aqueles que recorrem a ajustes excessivos e apresentam maior variabilidade oscilatória. No HSW, por sua vez, o desempenho será avaliado pela</w:t>
      </w:r>
      <w:r>
        <w:rPr>
          <w:rFonts w:ascii="Times New Roman" w:hAnsi="Times New Roman"/>
          <w:rFonts w:ascii="Times New Roman" w:hAnsi="Times New Roman"/>
          <w:b/>
          <w:shd w:fill="8DFF00" w:val="clear"/>
          <w:rPrChange w:id="0" w:author="Autor desconhecido" w:date="2025-09-28T19:30:47Z">
            <w:rPr>
              <w:b/>
              <w:shd w:fill="8DFF00" w:val="clear"/>
            </w:rPr>
          </w:rPrChange>
        </w:rPr>
        <w:t xml:space="preserve"> </w:t>
      </w:r>
      <w:r>
        <w:rPr>
          <w:rFonts w:ascii="Times New Roman" w:hAnsi="Times New Roman"/>
          <w:rFonts w:ascii="Times New Roman" w:hAnsi="Times New Roman"/>
          <w:shd w:fill="8DFF00" w:val="clear"/>
          <w:rPrChange w:id="0" w:author="Autor desconhecido" w:date="2025-09-28T19:30:47Z">
            <w:rPr>
              <w:shd w:fill="8DFF00" w:val="clear"/>
            </w:rPr>
          </w:rPrChange>
        </w:rPr>
        <w:t>mediana da distância percorrida (m) das tentativas, devido a sua robustez frente a valores extremos, evitando que uma queda precoce ou uma única tentativa ótima distorça o desempenho representativ</w:t>
      </w:r>
      <w:r>
        <w:rPr>
          <w:rFonts w:ascii="Times New Roman" w:hAnsi="Times New Roman"/>
          <w:rFonts w:ascii="Times New Roman" w:hAnsi="Times New Roman"/>
          <w:sz w:val="24"/>
          <w:szCs w:val="24"/>
          <w:shd w:fill="8DFF00" w:val="clear"/>
          <w:rPrChange w:id="0" w:author="Autor desconhecido" w:date="2025-09-28T19:32:03Z">
            <w:rPr>
              <w:shd w:fill="8DFF00" w:val="clear"/>
            </w:rPr>
          </w:rPrChange>
        </w:rPr>
        <w:t>o do indivíduo [23]. Todos os parâmetros avaliados poderão comparar estratégias de estabilidade e caracterizar os perfis de cada modalidad</w:t>
      </w:r>
      <w:r>
        <w:rPr>
          <w:rFonts w:ascii="Times New Roman" w:hAnsi="Times New Roman"/>
          <w:rFonts w:ascii="Times New Roman" w:hAnsi="Times New Roman"/>
          <w:sz w:val="24"/>
          <w:szCs w:val="24"/>
          <w:shd w:fill="8DFF00" w:val="clear"/>
          <w:rPrChange w:id="0" w:author="Autor desconhecido" w:date="2025-09-28T19:32:03Z">
            <w:rPr>
              <w:sz w:val="24"/>
              <w:shd w:fill="8DFF00" w:val="clear"/>
              <w:szCs w:val="24"/>
            </w:rPr>
          </w:rPrChange>
        </w:rPr>
        <w:t xml:space="preserve">e. </w:t>
      </w:r>
      <w:commentRangeStart w:id="80"/>
      <w:ins w:id="995" w:author="Autor desconhecido" w:date="2025-09-28T19:27:21Z">
        <w:r>
          <w:rPr>
            <w:rFonts w:eastAsia="Times New Roman" w:cs="Times New Roman" w:ascii="Times New Roman" w:hAnsi="Times New Roman"/>
            <w:b w:val="false"/>
            <w:i w:val="false"/>
            <w:caps w:val="false"/>
            <w:smallCaps w:val="false"/>
            <w:strike w:val="false"/>
            <w:dstrike w:val="false"/>
            <w:color w:val="000000"/>
            <w:sz w:val="24"/>
            <w:szCs w:val="24"/>
            <w:u w:val="none"/>
            <w:effect w:val="none"/>
            <w:shd w:fill="8DFF00" w:val="clear"/>
          </w:rPr>
          <w:t xml:space="preserve">As variáveis avaliadas, métodos de medição e justificativa que serão correlacionados ao nível de desempenho do </w:t>
        </w:r>
      </w:ins>
      <w:r>
        <w:rPr>
          <w:rFonts w:eastAsia="Times New Roman" w:cs="Times New Roman" w:ascii="Times New Roman" w:hAnsi="Times New Roman"/>
          <w:rFonts w:ascii="Times New Roman" w:hAnsi="Times New Roman" w:eastAsia="Times New Roman" w:cs="Times New Roman"/>
          <w:b w:val="false"/>
          <w:i/>
          <w:caps w:val="false"/>
          <w:smallCaps w:val="false"/>
          <w:strike w:val="false"/>
          <w:dstrike w:val="false"/>
          <w:color w:val="000000"/>
          <w:color w:val="000000"/>
          <w:sz w:val="24"/>
          <w:szCs w:val="24"/>
          <w:u w:val="none"/>
          <w:effect w:val="none"/>
          <w:shd w:fill="8DFF00" w:val="clear"/>
          <w:rPrChange w:id="0" w:author="Autor desconhecido" w:date="2025-09-28T19:32:03Z">
            <w:rPr>
              <w:smallCaps w:val="false"/>
              <w:caps w:val="false"/>
              <w:dstrike w:val="false"/>
              <w:strike w:val="false"/>
              <w:sz w:val="24"/>
              <w:i/>
              <w:u w:val="none"/>
              <w:b w:val="false"/>
              <w:effect w:val="none"/>
              <w:shd w:fill="8DFF00" w:val="clear"/>
              <w:szCs w:val="24"/>
            </w:rPr>
          </w:rPrChange>
        </w:rPr>
        <w:t>HS</w:t>
      </w:r>
      <w:r>
        <w:rPr>
          <w:rFonts w:eastAsia="Times New Roman" w:cs="Times New Roman" w:ascii="Times New Roman" w:hAnsi="Times New Roman"/>
          <w:rFonts w:ascii="Times New Roman" w:hAnsi="Times New Roman" w:eastAsia="Times New Roman" w:cs="Times New Roman"/>
          <w:b w:val="false"/>
          <w:caps w:val="false"/>
          <w:smallCaps w:val="false"/>
          <w:strike w:val="false"/>
          <w:dstrike w:val="false"/>
          <w:color w:val="000000"/>
          <w:color w:val="000000"/>
          <w:sz w:val="24"/>
          <w:szCs w:val="24"/>
          <w:u w:val="none"/>
          <w:effect w:val="none"/>
          <w:shd w:fill="8DFF00" w:val="clear"/>
          <w:rPrChange w:id="0" w:author="Autor desconhecido" w:date="2025-09-28T19:32:03Z">
            <w:rPr>
              <w:smallCaps w:val="false"/>
              <w:caps w:val="false"/>
              <w:dstrike w:val="false"/>
              <w:strike w:val="false"/>
              <w:sz w:val="24"/>
              <w:u w:val="none"/>
              <w:b w:val="false"/>
              <w:effect w:val="none"/>
              <w:shd w:fill="8DFF00" w:val="clear"/>
              <w:szCs w:val="24"/>
            </w:rPr>
          </w:rPrChange>
        </w:rPr>
        <w:t xml:space="preserve"> </w:t>
      </w:r>
      <w:r>
        <w:rPr>
          <w:rFonts w:eastAsia="Times New Roman" w:cs="Times New Roman" w:ascii="Times New Roman" w:hAnsi="Times New Roman"/>
          <w:rFonts w:ascii="Times New Roman" w:hAnsi="Times New Roman" w:eastAsia="Times New Roman" w:cs="Times New Roman"/>
          <w:b w:val="false"/>
          <w:i w:val="false"/>
          <w:caps w:val="false"/>
          <w:smallCaps w:val="false"/>
          <w:strike w:val="false"/>
          <w:dstrike w:val="false"/>
          <w:color w:val="000000"/>
          <w:color w:val="000000"/>
          <w:sz w:val="24"/>
          <w:szCs w:val="24"/>
          <w:u w:val="none"/>
          <w:effect w:val="none"/>
          <w:shd w:fill="8DFF00" w:val="clear"/>
          <w:rPrChange w:id="0" w:author="Autor desconhecido" w:date="2025-09-28T19:32:03Z">
            <w:rPr>
              <w:smallCaps w:val="false"/>
              <w:caps w:val="false"/>
              <w:dstrike w:val="false"/>
              <w:strike w:val="false"/>
              <w:sz w:val="24"/>
              <w:i w:val="false"/>
              <w:u w:val="none"/>
              <w:b w:val="false"/>
              <w:effect w:val="none"/>
              <w:shd w:fill="8DFF00" w:val="clear"/>
              <w:szCs w:val="24"/>
            </w:rPr>
          </w:rPrChange>
        </w:rPr>
        <w:t>estão apresentada</w:t>
      </w:r>
      <w:r>
        <w:rPr>
          <w:rFonts w:ascii="Times New Roman" w:hAnsi="Times New Roman" w:eastAsia="Times New Roman" w:cs="Times New Roman"/>
          <w:color w:val="000000"/>
          <w:rPrChange w:id="0" w:author="Autor desconhecido" w:date="2025-09-28T19:32:03Z">
            <w:rPr>
              <w:smallCaps w:val="false"/>
              <w:caps w:val="false"/>
              <w:dstrike w:val="false"/>
              <w:strike w:val="false"/>
              <w:sz w:val="24"/>
              <w:i w:val="false"/>
              <w:u w:val="none"/>
              <w:b w:val="false"/>
              <w:effect w:val="none"/>
              <w:shd w:fill="8DFF00" w:val="clear"/>
              <w:szCs w:val="24"/>
            </w:rPr>
          </w:rPrChange>
        </w:rPr>
      </w:r>
      <w:commentRangeEnd w:id="80"/>
      <w:r>
        <w:commentReference w:id="80"/>
      </w:r>
      <w:r>
        <w:rPr>
          <w:rFonts w:eastAsia="Times New Roman" w:cs="Times New Roman" w:ascii="Times New Roman" w:hAnsi="Times New Roman"/>
          <w:rFonts w:ascii="Times New Roman" w:hAnsi="Times New Roman" w:eastAsia="Times New Roman" w:cs="Times New Roman"/>
          <w:b w:val="false"/>
          <w:i w:val="false"/>
          <w:caps w:val="false"/>
          <w:smallCaps w:val="false"/>
          <w:strike w:val="false"/>
          <w:dstrike w:val="false"/>
          <w:color w:val="000000"/>
          <w:color w:val="000000"/>
          <w:sz w:val="24"/>
          <w:szCs w:val="24"/>
          <w:u w:val="none"/>
          <w:effect w:val="none"/>
          <w:shd w:fill="8DFF00" w:val="clear"/>
          <w:rPrChange w:id="0" w:author="Autor desconhecido" w:date="2025-09-28T19:32:03Z">
            <w:rPr>
              <w:smallCaps w:val="false"/>
              <w:caps w:val="false"/>
              <w:dstrike w:val="false"/>
              <w:strike w:val="false"/>
              <w:sz w:val="24"/>
              <w:i w:val="false"/>
              <w:u w:val="none"/>
              <w:b w:val="false"/>
              <w:effect w:val="none"/>
              <w:shd w:fill="8DFF00" w:val="clear"/>
              <w:szCs w:val="24"/>
            </w:rPr>
          </w:rPrChange>
        </w:rPr>
        <w:t xml:space="preserve">s no Quadro 1 </w:t>
      </w:r>
      <w:bookmarkStart w:id="4" w:name="docs-internal-guid-8216d3de-7fff-2599-8c"/>
      <w:bookmarkEnd w:id="4"/>
      <w:ins w:id="1001" w:author="Autor desconhecido" w:date="2025-09-28T19:31:53Z">
        <w:r>
          <w:rPr>
            <w:rFonts w:ascii="Times New Roman" w:hAnsi="Times New Roman"/>
            <w:b w:val="false"/>
            <w:i w:val="false"/>
            <w:caps w:val="false"/>
            <w:smallCaps w:val="false"/>
            <w:strike w:val="false"/>
            <w:dstrike w:val="false"/>
            <w:color w:val="000000"/>
            <w:sz w:val="24"/>
            <w:szCs w:val="24"/>
            <w:u w:val="none"/>
            <w:effect w:val="none"/>
            <w:shd w:fill="8DFF00" w:val="clear"/>
          </w:rPr>
          <w:t xml:space="preserve">e as correlacionadas ao nível de desempenho do </w:t>
        </w:r>
      </w:ins>
      <w:ins w:id="1002" w:author="Autor desconhecido" w:date="2025-09-28T19:31:53Z">
        <w:r>
          <w:rPr>
            <w:rFonts w:ascii="Times New Roman" w:hAnsi="Times New Roman"/>
            <w:rFonts w:ascii="Times New Roman" w:hAnsi="Times New Roman"/>
            <w:b w:val="false"/>
            <w:i/>
            <w:caps w:val="false"/>
            <w:smallCaps w:val="false"/>
            <w:strike w:val="false"/>
            <w:dstrike w:val="false"/>
            <w:color w:val="000000"/>
            <w:color w:val="000000"/>
            <w:sz w:val="24"/>
            <w:szCs w:val="24"/>
            <w:u w:val="none"/>
            <w:effect w:val="none"/>
            <w:shd w:fill="8DFF00" w:val="clear"/>
            <w:rPrChange w:id="0" w:author="Autor desconhecido" w:date="2025-09-28T19:32:03Z">
              <w:rPr>
                <w:smallCaps w:val="false"/>
                <w:caps w:val="false"/>
                <w:dstrike w:val="false"/>
                <w:strike w:val="false"/>
                <w:sz w:val="22"/>
                <w:i/>
                <w:u w:val="none"/>
                <w:b w:val="false"/>
                <w:effect w:val="none"/>
                <w:shd w:fill="8DFF00" w:val="clear"/>
              </w:rPr>
            </w:rPrChange>
          </w:rPr>
          <w:t>HSW</w:t>
        </w:r>
      </w:ins>
      <w:r>
        <w:rPr>
          <w:rFonts w:ascii="Times New Roman" w:hAnsi="Times New Roman"/>
          <w:rFonts w:ascii="Times New Roman" w:hAnsi="Times New Roman"/>
          <w:b w:val="false"/>
          <w:caps w:val="false"/>
          <w:smallCaps w:val="false"/>
          <w:strike w:val="false"/>
          <w:dstrike w:val="false"/>
          <w:color w:val="000000"/>
          <w:color w:val="000000"/>
          <w:sz w:val="24"/>
          <w:szCs w:val="24"/>
          <w:u w:val="none"/>
          <w:effect w:val="none"/>
          <w:shd w:fill="8DFF00" w:val="clear"/>
          <w:rPrChange w:id="0" w:author="Autor desconhecido" w:date="2025-09-28T19:32:03Z">
            <w:rPr>
              <w:smallCaps w:val="false"/>
              <w:caps w:val="false"/>
              <w:dstrike w:val="false"/>
              <w:strike w:val="false"/>
              <w:u w:val="none"/>
              <w:b w:val="false"/>
              <w:effect w:val="none"/>
              <w:shd w:fill="8DFF00" w:val="clear"/>
            </w:rPr>
          </w:rPrChange>
        </w:rPr>
        <w:t xml:space="preserve"> </w:t>
      </w:r>
      <w:r>
        <w:rPr>
          <w:rFonts w:ascii="Times New Roman" w:hAnsi="Times New Roman"/>
          <w:rFonts w:ascii="Times New Roman" w:hAnsi="Times New Roman"/>
          <w:b w:val="false"/>
          <w:i w:val="false"/>
          <w:caps w:val="false"/>
          <w:smallCaps w:val="false"/>
          <w:strike w:val="false"/>
          <w:dstrike w:val="false"/>
          <w:color w:val="000000"/>
          <w:color w:val="000000"/>
          <w:sz w:val="24"/>
          <w:szCs w:val="24"/>
          <w:u w:val="none"/>
          <w:effect w:val="none"/>
          <w:shd w:fill="8DFF00" w:val="clear"/>
          <w:rPrChange w:id="0" w:author="Autor desconhecido" w:date="2025-09-28T19:32:03Z">
            <w:rPr>
              <w:smallCaps w:val="false"/>
              <w:caps w:val="false"/>
              <w:dstrike w:val="false"/>
              <w:strike w:val="false"/>
              <w:sz w:val="22"/>
              <w:i w:val="false"/>
              <w:u w:val="none"/>
              <w:b w:val="false"/>
              <w:effect w:val="none"/>
              <w:shd w:fill="8DFF00" w:val="clear"/>
            </w:rPr>
          </w:rPrChange>
        </w:rPr>
        <w:t>no Quadro 2.</w:t>
      </w:r>
      <w:r>
        <w:rPr>
          <w:rFonts w:ascii="Times New Roman" w:hAnsi="Times New Roman"/>
          <w:rFonts w:ascii="Times New Roman" w:hAnsi="Times New Roman"/>
          <w:sz w:val="24"/>
          <w:szCs w:val="24"/>
          <w:shd w:fill="8DFF00" w:val="clear"/>
          <w:rPrChange w:id="0" w:author="Autor desconhecido" w:date="2025-09-28T19:32:03Z">
            <w:rPr>
              <w:shd w:fill="8DFF00" w:val="clear"/>
            </w:rPr>
          </w:rPrChange>
        </w:rPr>
        <w:t xml:space="preserve"> </w:t>
      </w:r>
    </w:p>
    <w:p>
      <w:pPr>
        <w:pStyle w:val="Normal"/>
        <w:spacing w:lineRule="auto" w:line="360"/>
        <w:ind w:firstLine="426"/>
        <w:rPr>
          <w:shd w:fill="8DFF00" w:val="clear"/>
          <w:ins w:id="1010" w:author="Autor desconhecido" w:date="2025-09-28T19:29:38Z"/>
        </w:rPr>
      </w:pPr>
      <w:bookmarkStart w:id="5" w:name="_heading=h.3d7ijnhyh4lu_Copia_1"/>
      <w:bookmarkEnd w:id="5"/>
      <w:ins w:id="1008" w:author="Autor desconhecido" w:date="2025-09-28T19:29:38Z">
        <w:r>
          <w:rPr>
            <w:rFonts w:eastAsia="Times New Roman" w:cs="Times New Roman" w:ascii="Times New Roman" w:hAnsi="Times New Roman"/>
            <w:sz w:val="24"/>
            <w:szCs w:val="24"/>
            <w:shd w:fill="8DFF00" w:val="clear"/>
          </w:rPr>
          <w:t xml:space="preserve">QUADRO 1 – Variáveis relacionadas ao desempenho no </w:t>
        </w:r>
      </w:ins>
      <w:ins w:id="1009" w:author="Autor desconhecido" w:date="2025-09-28T19:29:38Z">
        <w:r>
          <w:rPr>
            <w:rFonts w:eastAsia="Times New Roman" w:cs="Times New Roman" w:ascii="Times New Roman" w:hAnsi="Times New Roman"/>
            <w:i/>
            <w:sz w:val="24"/>
            <w:szCs w:val="24"/>
            <w:shd w:fill="8DFF00" w:val="clear"/>
          </w:rPr>
          <w:t>HS.</w:t>
        </w:r>
      </w:ins>
    </w:p>
    <w:tbl>
      <w:tblPr>
        <w:tblW w:w="9181" w:type="dxa"/>
        <w:jc w:val="center"/>
        <w:tblInd w:w="0" w:type="dxa"/>
        <w:tblLayout w:type="fixed"/>
        <w:tblCellMar>
          <w:top w:w="0" w:type="dxa"/>
          <w:start w:w="108" w:type="dxa"/>
          <w:bottom w:w="0" w:type="dxa"/>
          <w:end w:w="108" w:type="dxa"/>
        </w:tblCellMar>
      </w:tblPr>
      <w:tblGrid>
        <w:gridCol w:w="2990"/>
        <w:gridCol w:w="2451"/>
        <w:gridCol w:w="3740"/>
      </w:tblGrid>
      <w:tr>
        <w:trPr>
          <w:tblHeader w:val="true"/>
          <w:ins w:id="1011" w:author="Autor desconhecido" w:date="2025-09-28T19:29:38Z"/>
        </w:trPr>
        <w:tc>
          <w:tcPr>
            <w:tcW w:w="2990"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spacing w:lineRule="auto" w:line="240"/>
              <w:jc w:val="start"/>
              <w:rPr>
                <w:rFonts w:ascii="Times New Roman" w:hAnsi="Times New Roman" w:eastAsia="Times New Roman" w:cs="Times New Roman"/>
                <w:b/>
                <w:sz w:val="24"/>
                <w:szCs w:val="24"/>
                <w:shd w:fill="8DFF00" w:val="clear"/>
                <w:ins w:id="1013" w:author="Autor desconhecido" w:date="2025-09-28T19:29:38Z"/>
              </w:rPr>
            </w:pPr>
            <w:ins w:id="1012" w:author="Autor desconhecido" w:date="2025-09-28T19:29:38Z">
              <w:r>
                <w:rPr>
                  <w:rFonts w:eastAsia="Times New Roman" w:cs="Times New Roman" w:ascii="Times New Roman" w:hAnsi="Times New Roman"/>
                  <w:b/>
                  <w:sz w:val="24"/>
                  <w:szCs w:val="24"/>
                  <w:shd w:fill="8DFF00" w:val="clear"/>
                </w:rPr>
                <w:t>Variável</w:t>
              </w:r>
            </w:ins>
          </w:p>
        </w:tc>
        <w:tc>
          <w:tcPr>
            <w:tcW w:w="2451"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spacing w:lineRule="auto" w:line="240"/>
              <w:jc w:val="start"/>
              <w:rPr>
                <w:rFonts w:ascii="Times New Roman" w:hAnsi="Times New Roman" w:eastAsia="Times New Roman" w:cs="Times New Roman"/>
                <w:b/>
                <w:sz w:val="24"/>
                <w:szCs w:val="24"/>
                <w:shd w:fill="8DFF00" w:val="clear"/>
                <w:ins w:id="1015" w:author="Autor desconhecido" w:date="2025-09-28T19:29:38Z"/>
              </w:rPr>
            </w:pPr>
            <w:ins w:id="1014" w:author="Autor desconhecido" w:date="2025-09-28T19:29:38Z">
              <w:r>
                <w:rPr>
                  <w:rFonts w:eastAsia="Times New Roman" w:cs="Times New Roman" w:ascii="Times New Roman" w:hAnsi="Times New Roman"/>
                  <w:b/>
                  <w:sz w:val="24"/>
                  <w:szCs w:val="24"/>
                  <w:shd w:fill="8DFF00" w:val="clear"/>
                </w:rPr>
                <w:t>Método de Medição</w:t>
              </w:r>
            </w:ins>
          </w:p>
        </w:tc>
        <w:tc>
          <w:tcPr>
            <w:tcW w:w="3740"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spacing w:lineRule="auto" w:line="240"/>
              <w:jc w:val="start"/>
              <w:rPr>
                <w:rFonts w:ascii="Times New Roman" w:hAnsi="Times New Roman" w:eastAsia="Times New Roman" w:cs="Times New Roman"/>
                <w:b/>
                <w:sz w:val="24"/>
                <w:szCs w:val="24"/>
                <w:shd w:fill="8DFF00" w:val="clear"/>
                <w:ins w:id="1017" w:author="Autor desconhecido" w:date="2025-09-28T19:29:38Z"/>
              </w:rPr>
            </w:pPr>
            <w:ins w:id="1016" w:author="Autor desconhecido" w:date="2025-09-28T19:29:38Z">
              <w:r>
                <w:rPr>
                  <w:rFonts w:eastAsia="Times New Roman" w:cs="Times New Roman" w:ascii="Times New Roman" w:hAnsi="Times New Roman"/>
                  <w:b/>
                  <w:sz w:val="24"/>
                  <w:szCs w:val="24"/>
                  <w:shd w:fill="8DFF00" w:val="clear"/>
                </w:rPr>
                <w:t>Justificativa</w:t>
              </w:r>
            </w:ins>
          </w:p>
        </w:tc>
      </w:tr>
      <w:tr>
        <w:trPr>
          <w:ins w:id="1018" w:author="Autor desconhecido" w:date="2025-09-28T19:29:38Z"/>
        </w:trPr>
        <w:tc>
          <w:tcPr>
            <w:tcW w:w="29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Times New Roman" w:hAnsi="Times New Roman" w:eastAsia="Times New Roman" w:cs="Times New Roman"/>
                <w:sz w:val="24"/>
                <w:szCs w:val="24"/>
                <w:shd w:fill="8DFF00" w:val="clear"/>
                <w:ins w:id="1020" w:author="Autor desconhecido" w:date="2025-09-28T19:29:38Z"/>
              </w:rPr>
            </w:pPr>
            <w:ins w:id="1019" w:author="Autor desconhecido" w:date="2025-09-28T19:29:38Z">
              <w:r>
                <w:rPr>
                  <w:rFonts w:eastAsia="Times New Roman" w:cs="Times New Roman" w:ascii="Times New Roman" w:hAnsi="Times New Roman"/>
                  <w:sz w:val="24"/>
                  <w:szCs w:val="24"/>
                  <w:shd w:fill="8DFF00" w:val="clear"/>
                </w:rPr>
                <w:t>Tempo de sustentação</w:t>
              </w:r>
            </w:ins>
          </w:p>
        </w:tc>
        <w:tc>
          <w:tcPr>
            <w:tcW w:w="245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Times New Roman" w:hAnsi="Times New Roman" w:eastAsia="Times New Roman" w:cs="Times New Roman"/>
                <w:sz w:val="24"/>
                <w:szCs w:val="24"/>
                <w:shd w:fill="8DFF00" w:val="clear"/>
                <w:ins w:id="1022" w:author="Autor desconhecido" w:date="2025-09-28T19:29:38Z"/>
              </w:rPr>
            </w:pPr>
            <w:ins w:id="1021" w:author="Autor desconhecido" w:date="2025-09-28T19:29:38Z">
              <w:r>
                <w:rPr>
                  <w:rFonts w:eastAsia="Times New Roman" w:cs="Times New Roman" w:ascii="Times New Roman" w:hAnsi="Times New Roman"/>
                  <w:sz w:val="24"/>
                  <w:szCs w:val="24"/>
                  <w:shd w:fill="8DFF00" w:val="clear"/>
                </w:rPr>
                <w:t xml:space="preserve">Captura de Movimento  </w:t>
              </w:r>
            </w:ins>
          </w:p>
          <w:p>
            <w:pPr>
              <w:pStyle w:val="Normal"/>
              <w:spacing w:lineRule="auto" w:line="240"/>
              <w:jc w:val="start"/>
              <w:rPr>
                <w:rFonts w:ascii="Times New Roman" w:hAnsi="Times New Roman" w:eastAsia="Times New Roman" w:cs="Times New Roman"/>
                <w:sz w:val="24"/>
                <w:szCs w:val="24"/>
                <w:shd w:fill="8DFF00" w:val="clear"/>
                <w:ins w:id="1024" w:author="Autor desconhecido" w:date="2025-09-28T19:29:38Z"/>
              </w:rPr>
            </w:pPr>
            <w:ins w:id="1023" w:author="Autor desconhecido" w:date="2025-09-28T19:29:38Z">
              <w:r>
                <w:rPr>
                  <w:rFonts w:eastAsia="Times New Roman" w:cs="Times New Roman" w:ascii="Times New Roman" w:hAnsi="Times New Roman"/>
                  <w:sz w:val="24"/>
                  <w:szCs w:val="24"/>
                  <w:shd w:fill="8DFF00" w:val="clear"/>
                </w:rPr>
                <w:t>(Vicon®)</w:t>
              </w:r>
            </w:ins>
          </w:p>
        </w:tc>
        <w:tc>
          <w:tcPr>
            <w:tcW w:w="374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Times New Roman" w:hAnsi="Times New Roman" w:eastAsia="Times New Roman" w:cs="Times New Roman"/>
                <w:sz w:val="24"/>
                <w:szCs w:val="24"/>
                <w:shd w:fill="8DFF00" w:val="clear"/>
                <w:ins w:id="1026" w:author="Autor desconhecido" w:date="2025-09-28T19:29:38Z"/>
              </w:rPr>
            </w:pPr>
            <w:ins w:id="1025" w:author="Autor desconhecido" w:date="2025-09-28T19:29:38Z">
              <w:r>
                <w:rPr>
                  <w:rFonts w:eastAsia="Times New Roman" w:cs="Times New Roman" w:ascii="Times New Roman" w:hAnsi="Times New Roman"/>
                  <w:sz w:val="24"/>
                  <w:szCs w:val="24"/>
                  <w:shd w:fill="8DFF00" w:val="clear"/>
                </w:rPr>
                <w:t>Reflete a capacidade básica de manutenção do equilíbrio.</w:t>
              </w:r>
            </w:ins>
          </w:p>
        </w:tc>
      </w:tr>
      <w:tr>
        <w:trPr>
          <w:ins w:id="1027" w:author="Autor desconhecido" w:date="2025-09-28T19:29:38Z"/>
        </w:trPr>
        <w:tc>
          <w:tcPr>
            <w:tcW w:w="29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Times New Roman" w:hAnsi="Times New Roman" w:eastAsia="Times New Roman" w:cs="Times New Roman"/>
                <w:sz w:val="24"/>
                <w:szCs w:val="24"/>
                <w:shd w:fill="8DFF00" w:val="clear"/>
                <w:ins w:id="1029" w:author="Autor desconhecido" w:date="2025-09-28T19:29:38Z"/>
              </w:rPr>
            </w:pPr>
            <w:ins w:id="1028" w:author="Autor desconhecido" w:date="2025-09-28T19:29:38Z">
              <w:r>
                <w:rPr>
                  <w:rFonts w:eastAsia="Times New Roman" w:cs="Times New Roman" w:ascii="Times New Roman" w:hAnsi="Times New Roman"/>
                  <w:sz w:val="24"/>
                  <w:szCs w:val="24"/>
                  <w:shd w:fill="8DFF00" w:val="clear"/>
                </w:rPr>
                <w:t>Ângulos de punho, ombro e quadril</w:t>
              </w:r>
            </w:ins>
          </w:p>
        </w:tc>
        <w:tc>
          <w:tcPr>
            <w:tcW w:w="245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Times New Roman" w:hAnsi="Times New Roman" w:eastAsia="Times New Roman" w:cs="Times New Roman"/>
                <w:sz w:val="24"/>
                <w:szCs w:val="24"/>
                <w:shd w:fill="8DFF00" w:val="clear"/>
                <w:ins w:id="1031" w:author="Autor desconhecido" w:date="2025-09-28T19:29:38Z"/>
              </w:rPr>
            </w:pPr>
            <w:ins w:id="1030" w:author="Autor desconhecido" w:date="2025-09-28T19:29:38Z">
              <w:r>
                <w:rPr>
                  <w:rFonts w:eastAsia="Times New Roman" w:cs="Times New Roman" w:ascii="Times New Roman" w:hAnsi="Times New Roman"/>
                  <w:sz w:val="24"/>
                  <w:szCs w:val="24"/>
                  <w:shd w:fill="8DFF00" w:val="clear"/>
                </w:rPr>
                <w:t xml:space="preserve">Captura de Movimento </w:t>
              </w:r>
            </w:ins>
          </w:p>
          <w:p>
            <w:pPr>
              <w:pStyle w:val="Normal"/>
              <w:spacing w:lineRule="auto" w:line="240"/>
              <w:jc w:val="start"/>
              <w:rPr>
                <w:rFonts w:ascii="Times New Roman" w:hAnsi="Times New Roman" w:eastAsia="Times New Roman" w:cs="Times New Roman"/>
                <w:sz w:val="24"/>
                <w:szCs w:val="24"/>
                <w:shd w:fill="8DFF00" w:val="clear"/>
                <w:ins w:id="1033" w:author="Autor desconhecido" w:date="2025-09-28T19:29:38Z"/>
              </w:rPr>
            </w:pPr>
            <w:ins w:id="1032" w:author="Autor desconhecido" w:date="2025-09-28T19:29:38Z">
              <w:r>
                <w:rPr>
                  <w:rFonts w:eastAsia="Times New Roman" w:cs="Times New Roman" w:ascii="Times New Roman" w:hAnsi="Times New Roman"/>
                  <w:sz w:val="24"/>
                  <w:szCs w:val="24"/>
                  <w:shd w:fill="8DFF00" w:val="clear"/>
                </w:rPr>
                <w:t xml:space="preserve">(Vicon®) </w:t>
              </w:r>
            </w:ins>
          </w:p>
        </w:tc>
        <w:tc>
          <w:tcPr>
            <w:tcW w:w="374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Times New Roman" w:hAnsi="Times New Roman" w:eastAsia="Times New Roman" w:cs="Times New Roman"/>
                <w:sz w:val="24"/>
                <w:szCs w:val="24"/>
                <w:shd w:fill="8DFF00" w:val="clear"/>
                <w:ins w:id="1035" w:author="Autor desconhecido" w:date="2025-09-28T19:29:38Z"/>
              </w:rPr>
            </w:pPr>
            <w:ins w:id="1034" w:author="Autor desconhecido" w:date="2025-09-28T19:29:38Z">
              <w:r>
                <w:rPr>
                  <w:rFonts w:eastAsia="Times New Roman" w:cs="Times New Roman" w:ascii="Times New Roman" w:hAnsi="Times New Roman"/>
                  <w:sz w:val="24"/>
                  <w:szCs w:val="24"/>
                  <w:shd w:fill="8DFF00" w:val="clear"/>
                </w:rPr>
                <w:t>Verifica o alinhamento corporal e estratégias de compensação.</w:t>
              </w:r>
            </w:ins>
          </w:p>
        </w:tc>
      </w:tr>
      <w:tr>
        <w:trPr>
          <w:ins w:id="1036" w:author="Autor desconhecido" w:date="2025-09-28T19:29:38Z"/>
        </w:trPr>
        <w:tc>
          <w:tcPr>
            <w:tcW w:w="29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Times New Roman" w:hAnsi="Times New Roman" w:eastAsia="Times New Roman" w:cs="Times New Roman"/>
                <w:sz w:val="24"/>
                <w:szCs w:val="24"/>
                <w:shd w:fill="8DFF00" w:val="clear"/>
                <w:ins w:id="1038" w:author="Autor desconhecido" w:date="2025-09-28T19:29:38Z"/>
              </w:rPr>
            </w:pPr>
            <w:ins w:id="1037" w:author="Autor desconhecido" w:date="2025-09-28T19:29:38Z">
              <w:r>
                <w:rPr>
                  <w:rFonts w:eastAsia="Times New Roman" w:cs="Times New Roman" w:ascii="Times New Roman" w:hAnsi="Times New Roman"/>
                  <w:sz w:val="24"/>
                  <w:szCs w:val="24"/>
                  <w:shd w:fill="8DFF00" w:val="clear"/>
                </w:rPr>
                <w:t>Base de apoio</w:t>
              </w:r>
            </w:ins>
          </w:p>
        </w:tc>
        <w:tc>
          <w:tcPr>
            <w:tcW w:w="245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Times New Roman" w:hAnsi="Times New Roman" w:eastAsia="Times New Roman" w:cs="Times New Roman"/>
                <w:sz w:val="24"/>
                <w:szCs w:val="24"/>
                <w:shd w:fill="8DFF00" w:val="clear"/>
                <w:ins w:id="1040" w:author="Autor desconhecido" w:date="2025-09-28T19:29:38Z"/>
              </w:rPr>
            </w:pPr>
            <w:ins w:id="1039" w:author="Autor desconhecido" w:date="2025-09-28T19:29:38Z">
              <w:r>
                <w:rPr>
                  <w:rFonts w:eastAsia="Times New Roman" w:cs="Times New Roman" w:ascii="Times New Roman" w:hAnsi="Times New Roman"/>
                  <w:sz w:val="24"/>
                  <w:szCs w:val="24"/>
                  <w:shd w:fill="8DFF00" w:val="clear"/>
                </w:rPr>
                <w:t xml:space="preserve">Captura de Movimento </w:t>
              </w:r>
            </w:ins>
          </w:p>
          <w:p>
            <w:pPr>
              <w:pStyle w:val="Normal"/>
              <w:spacing w:lineRule="auto" w:line="240"/>
              <w:jc w:val="start"/>
              <w:rPr>
                <w:rFonts w:ascii="Times New Roman" w:hAnsi="Times New Roman" w:eastAsia="Times New Roman" w:cs="Times New Roman"/>
                <w:sz w:val="24"/>
                <w:szCs w:val="24"/>
                <w:shd w:fill="8DFF00" w:val="clear"/>
                <w:ins w:id="1042" w:author="Autor desconhecido" w:date="2025-09-28T19:29:38Z"/>
              </w:rPr>
            </w:pPr>
            <w:ins w:id="1041" w:author="Autor desconhecido" w:date="2025-09-28T19:29:38Z">
              <w:r>
                <w:rPr>
                  <w:rFonts w:eastAsia="Times New Roman" w:cs="Times New Roman" w:ascii="Times New Roman" w:hAnsi="Times New Roman"/>
                  <w:sz w:val="24"/>
                  <w:szCs w:val="24"/>
                  <w:shd w:fill="8DFF00" w:val="clear"/>
                </w:rPr>
                <w:t>(Vicon®)</w:t>
              </w:r>
            </w:ins>
          </w:p>
        </w:tc>
        <w:tc>
          <w:tcPr>
            <w:tcW w:w="374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Times New Roman" w:hAnsi="Times New Roman" w:eastAsia="Times New Roman" w:cs="Times New Roman"/>
                <w:sz w:val="24"/>
                <w:szCs w:val="24"/>
                <w:shd w:fill="8DFF00" w:val="clear"/>
                <w:ins w:id="1044" w:author="Autor desconhecido" w:date="2025-09-28T19:29:38Z"/>
              </w:rPr>
            </w:pPr>
            <w:ins w:id="1043" w:author="Autor desconhecido" w:date="2025-09-28T19:29:38Z">
              <w:r>
                <w:rPr>
                  <w:rFonts w:eastAsia="Times New Roman" w:cs="Times New Roman" w:ascii="Times New Roman" w:hAnsi="Times New Roman"/>
                  <w:sz w:val="24"/>
                  <w:szCs w:val="24"/>
                  <w:shd w:fill="8DFF00" w:val="clear"/>
                </w:rPr>
                <w:t>Avalia se uma base mais estreita ou mais ampla influencia a estabilidade.</w:t>
              </w:r>
            </w:ins>
          </w:p>
        </w:tc>
      </w:tr>
      <w:tr>
        <w:trPr>
          <w:ins w:id="1045" w:author="Autor desconhecido" w:date="2025-09-28T19:29:38Z"/>
        </w:trPr>
        <w:tc>
          <w:tcPr>
            <w:tcW w:w="29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Times New Roman" w:hAnsi="Times New Roman" w:eastAsia="Times New Roman" w:cs="Times New Roman"/>
                <w:sz w:val="24"/>
                <w:szCs w:val="24"/>
                <w:shd w:fill="8DFF00" w:val="clear"/>
                <w:ins w:id="1047" w:author="Autor desconhecido" w:date="2025-09-28T19:29:38Z"/>
              </w:rPr>
            </w:pPr>
            <w:ins w:id="1046" w:author="Autor desconhecido" w:date="2025-09-28T19:29:38Z">
              <w:r>
                <w:rPr>
                  <w:rFonts w:eastAsia="Times New Roman" w:cs="Times New Roman" w:ascii="Times New Roman" w:hAnsi="Times New Roman"/>
                  <w:sz w:val="24"/>
                  <w:szCs w:val="24"/>
                  <w:shd w:fill="8DFF00" w:val="clear"/>
                </w:rPr>
                <w:t>Variabilidade do CoP</w:t>
              </w:r>
            </w:ins>
          </w:p>
        </w:tc>
        <w:tc>
          <w:tcPr>
            <w:tcW w:w="245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Times New Roman" w:hAnsi="Times New Roman" w:eastAsia="Times New Roman" w:cs="Times New Roman"/>
                <w:sz w:val="24"/>
                <w:szCs w:val="24"/>
                <w:shd w:fill="8DFF00" w:val="clear"/>
                <w:ins w:id="1049" w:author="Autor desconhecido" w:date="2025-09-28T19:29:38Z"/>
              </w:rPr>
            </w:pPr>
            <w:ins w:id="1048" w:author="Autor desconhecido" w:date="2025-09-28T19:29:38Z">
              <w:r>
                <w:rPr>
                  <w:rFonts w:eastAsia="Times New Roman" w:cs="Times New Roman" w:ascii="Times New Roman" w:hAnsi="Times New Roman"/>
                  <w:sz w:val="24"/>
                  <w:szCs w:val="24"/>
                  <w:shd w:fill="8DFF00" w:val="clear"/>
                </w:rPr>
                <w:t>Plataforma de Força (Bertec®)</w:t>
              </w:r>
            </w:ins>
          </w:p>
        </w:tc>
        <w:tc>
          <w:tcPr>
            <w:tcW w:w="374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Times New Roman" w:hAnsi="Times New Roman" w:eastAsia="Times New Roman" w:cs="Times New Roman"/>
                <w:sz w:val="24"/>
                <w:szCs w:val="24"/>
                <w:shd w:fill="8DFF00" w:val="clear"/>
                <w:ins w:id="1051" w:author="Autor desconhecido" w:date="2025-09-28T19:29:38Z"/>
              </w:rPr>
            </w:pPr>
            <w:ins w:id="1050" w:author="Autor desconhecido" w:date="2025-09-28T19:29:38Z">
              <w:r>
                <w:rPr>
                  <w:rFonts w:eastAsia="Times New Roman" w:cs="Times New Roman" w:ascii="Times New Roman" w:hAnsi="Times New Roman"/>
                  <w:sz w:val="24"/>
                  <w:szCs w:val="24"/>
                  <w:shd w:fill="8DFF00" w:val="clear"/>
                </w:rPr>
                <w:t>Quantifica a estabilidade e a complexidade dos ajustes posturais.</w:t>
              </w:r>
            </w:ins>
          </w:p>
        </w:tc>
      </w:tr>
      <w:tr>
        <w:trPr>
          <w:ins w:id="1052" w:author="Autor desconhecido" w:date="2025-09-28T19:29:38Z"/>
        </w:trPr>
        <w:tc>
          <w:tcPr>
            <w:tcW w:w="29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Times New Roman" w:hAnsi="Times New Roman" w:eastAsia="Times New Roman" w:cs="Times New Roman"/>
                <w:sz w:val="24"/>
                <w:szCs w:val="24"/>
                <w:shd w:fill="8DFF00" w:val="clear"/>
                <w:ins w:id="1054" w:author="Autor desconhecido" w:date="2025-09-28T19:29:38Z"/>
              </w:rPr>
            </w:pPr>
            <w:ins w:id="1053" w:author="Autor desconhecido" w:date="2025-09-28T19:29:38Z">
              <w:r>
                <w:rPr>
                  <w:rFonts w:eastAsia="Times New Roman" w:cs="Times New Roman" w:ascii="Times New Roman" w:hAnsi="Times New Roman"/>
                  <w:sz w:val="24"/>
                  <w:szCs w:val="24"/>
                  <w:shd w:fill="8DFF00" w:val="clear"/>
                </w:rPr>
                <w:t>Força de flexores de punhos</w:t>
              </w:r>
            </w:ins>
          </w:p>
        </w:tc>
        <w:tc>
          <w:tcPr>
            <w:tcW w:w="245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Times New Roman" w:hAnsi="Times New Roman" w:eastAsia="Times New Roman" w:cs="Times New Roman"/>
                <w:sz w:val="24"/>
                <w:szCs w:val="24"/>
                <w:shd w:fill="8DFF00" w:val="clear"/>
                <w:ins w:id="1056" w:author="Autor desconhecido" w:date="2025-09-28T19:29:38Z"/>
              </w:rPr>
            </w:pPr>
            <w:ins w:id="1055" w:author="Autor desconhecido" w:date="2025-09-28T19:29:38Z">
              <w:r>
                <w:rPr>
                  <w:rFonts w:eastAsia="Times New Roman" w:cs="Times New Roman" w:ascii="Times New Roman" w:hAnsi="Times New Roman"/>
                  <w:sz w:val="24"/>
                  <w:szCs w:val="24"/>
                  <w:shd w:fill="8DFF00" w:val="clear"/>
                </w:rPr>
                <w:t xml:space="preserve">Dinamômetro </w:t>
              </w:r>
            </w:ins>
          </w:p>
        </w:tc>
        <w:tc>
          <w:tcPr>
            <w:tcW w:w="374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Times New Roman" w:hAnsi="Times New Roman" w:eastAsia="Times New Roman" w:cs="Times New Roman"/>
                <w:sz w:val="24"/>
                <w:szCs w:val="24"/>
                <w:shd w:fill="8DFF00" w:val="clear"/>
                <w:ins w:id="1058" w:author="Autor desconhecido" w:date="2025-09-28T19:29:38Z"/>
              </w:rPr>
            </w:pPr>
            <w:ins w:id="1057" w:author="Autor desconhecido" w:date="2025-09-28T19:29:38Z">
              <w:r>
                <w:rPr>
                  <w:rFonts w:eastAsia="Times New Roman" w:cs="Times New Roman" w:ascii="Times New Roman" w:hAnsi="Times New Roman"/>
                  <w:sz w:val="24"/>
                  <w:szCs w:val="24"/>
                  <w:shd w:fill="8DFF00" w:val="clear"/>
                </w:rPr>
                <w:t>Relaciona-se à capacidade de ajustes finos na base de apoio.</w:t>
              </w:r>
            </w:ins>
          </w:p>
        </w:tc>
      </w:tr>
      <w:tr>
        <w:trPr>
          <w:ins w:id="1059" w:author="Autor desconhecido" w:date="2025-09-28T19:29:38Z"/>
        </w:trPr>
        <w:tc>
          <w:tcPr>
            <w:tcW w:w="29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Times New Roman" w:hAnsi="Times New Roman" w:eastAsia="Times New Roman" w:cs="Times New Roman"/>
                <w:sz w:val="24"/>
                <w:szCs w:val="24"/>
                <w:shd w:fill="8DFF00" w:val="clear"/>
                <w:ins w:id="1061" w:author="Autor desconhecido" w:date="2025-09-28T19:29:38Z"/>
              </w:rPr>
            </w:pPr>
            <w:ins w:id="1060" w:author="Autor desconhecido" w:date="2025-09-28T19:29:38Z">
              <w:r>
                <w:rPr>
                  <w:rFonts w:eastAsia="Times New Roman" w:cs="Times New Roman" w:ascii="Times New Roman" w:hAnsi="Times New Roman"/>
                  <w:sz w:val="24"/>
                  <w:szCs w:val="24"/>
                  <w:shd w:fill="8DFF00" w:val="clear"/>
                </w:rPr>
                <w:t>Força de flexores dos dedos</w:t>
              </w:r>
            </w:ins>
          </w:p>
        </w:tc>
        <w:tc>
          <w:tcPr>
            <w:tcW w:w="245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Times New Roman" w:hAnsi="Times New Roman" w:eastAsia="Times New Roman" w:cs="Times New Roman"/>
                <w:sz w:val="24"/>
                <w:szCs w:val="24"/>
                <w:shd w:fill="8DFF00" w:val="clear"/>
                <w:ins w:id="1063" w:author="Autor desconhecido" w:date="2025-09-28T19:29:38Z"/>
              </w:rPr>
            </w:pPr>
            <w:ins w:id="1062" w:author="Autor desconhecido" w:date="2025-09-28T19:29:38Z">
              <w:r>
                <w:rPr>
                  <w:rFonts w:eastAsia="Times New Roman" w:cs="Times New Roman" w:ascii="Times New Roman" w:hAnsi="Times New Roman"/>
                  <w:sz w:val="24"/>
                  <w:szCs w:val="24"/>
                  <w:shd w:fill="8DFF00" w:val="clear"/>
                </w:rPr>
                <w:t xml:space="preserve">Dinamômetro </w:t>
              </w:r>
            </w:ins>
          </w:p>
        </w:tc>
        <w:tc>
          <w:tcPr>
            <w:tcW w:w="374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Times New Roman" w:hAnsi="Times New Roman" w:eastAsia="Times New Roman" w:cs="Times New Roman"/>
                <w:sz w:val="24"/>
                <w:szCs w:val="24"/>
                <w:shd w:fill="8DFF00" w:val="clear"/>
                <w:ins w:id="1065" w:author="Autor desconhecido" w:date="2025-09-28T19:29:38Z"/>
              </w:rPr>
            </w:pPr>
            <w:ins w:id="1064" w:author="Autor desconhecido" w:date="2025-09-28T19:29:38Z">
              <w:r>
                <w:rPr>
                  <w:rFonts w:eastAsia="Times New Roman" w:cs="Times New Roman" w:ascii="Times New Roman" w:hAnsi="Times New Roman"/>
                  <w:sz w:val="24"/>
                  <w:szCs w:val="24"/>
                  <w:shd w:fill="8DFF00" w:val="clear"/>
                </w:rPr>
                <w:t>Relaciona-se à capacidade de ajustes finos na base de apoio.</w:t>
              </w:r>
            </w:ins>
          </w:p>
        </w:tc>
      </w:tr>
      <w:tr>
        <w:trPr>
          <w:ins w:id="1066" w:author="Autor desconhecido" w:date="2025-09-28T19:29:38Z"/>
        </w:trPr>
        <w:tc>
          <w:tcPr>
            <w:tcW w:w="29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Times New Roman" w:hAnsi="Times New Roman"/>
                <w:sz w:val="24"/>
                <w:szCs w:val="24"/>
                <w:shd w:fill="8DFF00" w:val="clear"/>
                <w:ins w:id="1069" w:author="Autor desconhecido" w:date="2025-09-28T19:29:38Z"/>
              </w:rPr>
            </w:pPr>
            <w:ins w:id="1067" w:author="Autor desconhecido" w:date="2025-09-28T19:29:38Z">
              <w:r>
                <w:rPr>
                  <w:rFonts w:eastAsia="Times New Roman" w:cs="Times New Roman" w:ascii="Times New Roman" w:hAnsi="Times New Roman"/>
                  <w:sz w:val="24"/>
                  <w:szCs w:val="24"/>
                  <w:shd w:fill="8DFF00" w:val="clear"/>
                </w:rPr>
                <w:t xml:space="preserve">Força máxima relativa à massa corporal no </w:t>
              </w:r>
            </w:ins>
            <w:ins w:id="1068" w:author="Autor desconhecido" w:date="2025-09-28T19:29:38Z">
              <w:r>
                <w:rPr>
                  <w:rFonts w:eastAsia="Times New Roman" w:cs="Times New Roman" w:ascii="Times New Roman" w:hAnsi="Times New Roman"/>
                  <w:i/>
                  <w:sz w:val="24"/>
                  <w:szCs w:val="24"/>
                  <w:shd w:fill="8DFF00" w:val="clear"/>
                </w:rPr>
                <w:t>shoulder press</w:t>
              </w:r>
            </w:ins>
          </w:p>
        </w:tc>
        <w:tc>
          <w:tcPr>
            <w:tcW w:w="245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Times New Roman" w:hAnsi="Times New Roman" w:eastAsia="Times New Roman" w:cs="Times New Roman"/>
                <w:sz w:val="24"/>
                <w:szCs w:val="24"/>
                <w:shd w:fill="8DFF00" w:val="clear"/>
                <w:ins w:id="1071" w:author="Autor desconhecido" w:date="2025-09-28T19:29:38Z"/>
              </w:rPr>
            </w:pPr>
            <w:ins w:id="1070" w:author="Autor desconhecido" w:date="2025-09-28T19:29:38Z">
              <w:r>
                <w:rPr>
                  <w:rFonts w:eastAsia="Times New Roman" w:cs="Times New Roman" w:ascii="Times New Roman" w:hAnsi="Times New Roman"/>
                  <w:sz w:val="24"/>
                  <w:szCs w:val="24"/>
                  <w:shd w:fill="8DFF00" w:val="clear"/>
                </w:rPr>
                <w:t>Teste de 1-RM</w:t>
              </w:r>
            </w:ins>
          </w:p>
        </w:tc>
        <w:tc>
          <w:tcPr>
            <w:tcW w:w="374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Times New Roman" w:hAnsi="Times New Roman" w:eastAsia="Times New Roman" w:cs="Times New Roman"/>
                <w:sz w:val="24"/>
                <w:szCs w:val="24"/>
                <w:shd w:fill="8DFF00" w:val="clear"/>
                <w:ins w:id="1073" w:author="Autor desconhecido" w:date="2025-09-28T19:29:38Z"/>
              </w:rPr>
            </w:pPr>
            <w:ins w:id="1072" w:author="Autor desconhecido" w:date="2025-09-28T19:29:38Z">
              <w:r>
                <w:rPr>
                  <w:rFonts w:eastAsia="Times New Roman" w:cs="Times New Roman" w:ascii="Times New Roman" w:hAnsi="Times New Roman"/>
                  <w:sz w:val="24"/>
                  <w:szCs w:val="24"/>
                  <w:shd w:fill="8DFF00" w:val="clear"/>
                </w:rPr>
                <w:t>Relaciona-se à capacidade de sustentação da massa corporal.</w:t>
              </w:r>
            </w:ins>
          </w:p>
        </w:tc>
      </w:tr>
      <w:tr>
        <w:trPr>
          <w:ins w:id="1074" w:author="Autor desconhecido" w:date="2025-09-28T19:29:38Z"/>
        </w:trPr>
        <w:tc>
          <w:tcPr>
            <w:tcW w:w="29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Times New Roman" w:hAnsi="Times New Roman"/>
                <w:sz w:val="24"/>
                <w:szCs w:val="24"/>
                <w:shd w:fill="8DFF00" w:val="clear"/>
                <w:ins w:id="1077" w:author="Autor desconhecido" w:date="2025-09-28T19:29:38Z"/>
              </w:rPr>
            </w:pPr>
            <w:ins w:id="1075" w:author="Autor desconhecido" w:date="2025-09-28T19:29:38Z">
              <w:r>
                <w:rPr>
                  <w:rFonts w:eastAsia="Times New Roman" w:cs="Times New Roman" w:ascii="Times New Roman" w:hAnsi="Times New Roman"/>
                  <w:sz w:val="24"/>
                  <w:szCs w:val="24"/>
                  <w:shd w:fill="8DFF00" w:val="clear"/>
                </w:rPr>
                <w:t>Resistência em posição invertida (</w:t>
              </w:r>
            </w:ins>
            <w:ins w:id="1076" w:author="Autor desconhecido" w:date="2025-09-28T19:29:38Z">
              <w:r>
                <w:rPr>
                  <w:rFonts w:eastAsia="Times New Roman" w:cs="Times New Roman" w:ascii="Times New Roman" w:hAnsi="Times New Roman"/>
                  <w:i/>
                  <w:sz w:val="24"/>
                  <w:szCs w:val="24"/>
                  <w:shd w:fill="8DFF00" w:val="clear"/>
                </w:rPr>
                <w:t>wall-supported HS)</w:t>
              </w:r>
            </w:ins>
          </w:p>
        </w:tc>
        <w:tc>
          <w:tcPr>
            <w:tcW w:w="245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Times New Roman" w:hAnsi="Times New Roman" w:eastAsia="Times New Roman" w:cs="Times New Roman"/>
                <w:sz w:val="24"/>
                <w:szCs w:val="24"/>
                <w:shd w:fill="8DFF00" w:val="clear"/>
                <w:ins w:id="1079" w:author="Autor desconhecido" w:date="2025-09-28T19:29:38Z"/>
              </w:rPr>
            </w:pPr>
            <w:ins w:id="1078" w:author="Autor desconhecido" w:date="2025-09-28T19:29:38Z">
              <w:r>
                <w:rPr>
                  <w:rFonts w:eastAsia="Times New Roman" w:cs="Times New Roman" w:ascii="Times New Roman" w:hAnsi="Times New Roman"/>
                  <w:sz w:val="24"/>
                  <w:szCs w:val="24"/>
                  <w:shd w:fill="8DFF00" w:val="clear"/>
                </w:rPr>
                <w:t>Cronometro Digital</w:t>
              </w:r>
            </w:ins>
          </w:p>
        </w:tc>
        <w:tc>
          <w:tcPr>
            <w:tcW w:w="374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Times New Roman" w:hAnsi="Times New Roman" w:eastAsia="Times New Roman" w:cs="Times New Roman"/>
                <w:sz w:val="24"/>
                <w:szCs w:val="24"/>
                <w:shd w:fill="8DFF00" w:val="clear"/>
                <w:ins w:id="1081" w:author="Autor desconhecido" w:date="2025-09-28T19:29:38Z"/>
              </w:rPr>
            </w:pPr>
            <w:ins w:id="1080" w:author="Autor desconhecido" w:date="2025-09-28T19:29:38Z">
              <w:r>
                <w:rPr>
                  <w:rFonts w:eastAsia="Times New Roman" w:cs="Times New Roman" w:ascii="Times New Roman" w:hAnsi="Times New Roman"/>
                  <w:sz w:val="24"/>
                  <w:szCs w:val="24"/>
                  <w:shd w:fill="8DFF00" w:val="clear"/>
                </w:rPr>
                <w:t xml:space="preserve">Avalia capacidade de resistir à fadiga em posição invertida </w:t>
              </w:r>
            </w:ins>
          </w:p>
        </w:tc>
      </w:tr>
      <w:tr>
        <w:trPr>
          <w:ins w:id="1082" w:author="Autor desconhecido" w:date="2025-09-28T19:29:38Z"/>
        </w:trPr>
        <w:tc>
          <w:tcPr>
            <w:tcW w:w="29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Times New Roman" w:hAnsi="Times New Roman" w:eastAsia="Times New Roman" w:cs="Times New Roman"/>
                <w:sz w:val="24"/>
                <w:szCs w:val="24"/>
                <w:shd w:fill="8DFF00" w:val="clear"/>
                <w:ins w:id="1084" w:author="Autor desconhecido" w:date="2025-09-28T19:29:38Z"/>
              </w:rPr>
            </w:pPr>
            <w:ins w:id="1083" w:author="Autor desconhecido" w:date="2025-09-28T19:29:38Z">
              <w:r>
                <w:rPr>
                  <w:rFonts w:eastAsia="Times New Roman" w:cs="Times New Roman" w:ascii="Times New Roman" w:hAnsi="Times New Roman"/>
                  <w:sz w:val="24"/>
                  <w:szCs w:val="24"/>
                  <w:shd w:fill="8DFF00" w:val="clear"/>
                </w:rPr>
                <w:t>Altura do CoM</w:t>
              </w:r>
            </w:ins>
          </w:p>
        </w:tc>
        <w:tc>
          <w:tcPr>
            <w:tcW w:w="245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Times New Roman" w:hAnsi="Times New Roman" w:eastAsia="Times New Roman" w:cs="Times New Roman"/>
                <w:sz w:val="24"/>
                <w:szCs w:val="24"/>
                <w:shd w:fill="8DFF00" w:val="clear"/>
                <w:ins w:id="1086" w:author="Autor desconhecido" w:date="2025-09-28T19:29:38Z"/>
              </w:rPr>
            </w:pPr>
            <w:ins w:id="1085" w:author="Autor desconhecido" w:date="2025-09-28T19:29:38Z">
              <w:r>
                <w:rPr>
                  <w:rFonts w:eastAsia="Times New Roman" w:cs="Times New Roman" w:ascii="Times New Roman" w:hAnsi="Times New Roman"/>
                  <w:sz w:val="24"/>
                  <w:szCs w:val="24"/>
                  <w:shd w:fill="8DFF00" w:val="clear"/>
                </w:rPr>
                <w:t xml:space="preserve">Captura de Movimento </w:t>
              </w:r>
            </w:ins>
          </w:p>
          <w:p>
            <w:pPr>
              <w:pStyle w:val="Normal"/>
              <w:spacing w:lineRule="auto" w:line="240"/>
              <w:jc w:val="start"/>
              <w:rPr>
                <w:rFonts w:ascii="Times New Roman" w:hAnsi="Times New Roman" w:eastAsia="Times New Roman" w:cs="Times New Roman"/>
                <w:sz w:val="24"/>
                <w:szCs w:val="24"/>
                <w:shd w:fill="8DFF00" w:val="clear"/>
                <w:ins w:id="1088" w:author="Autor desconhecido" w:date="2025-09-28T19:29:38Z"/>
              </w:rPr>
            </w:pPr>
            <w:ins w:id="1087" w:author="Autor desconhecido" w:date="2025-09-28T19:29:38Z">
              <w:r>
                <w:rPr>
                  <w:rFonts w:eastAsia="Times New Roman" w:cs="Times New Roman" w:ascii="Times New Roman" w:hAnsi="Times New Roman"/>
                  <w:sz w:val="24"/>
                  <w:szCs w:val="24"/>
                  <w:shd w:fill="8DFF00" w:val="clear"/>
                </w:rPr>
                <w:t>(Vicon®)</w:t>
              </w:r>
            </w:ins>
          </w:p>
        </w:tc>
        <w:tc>
          <w:tcPr>
            <w:tcW w:w="374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Times New Roman" w:hAnsi="Times New Roman" w:eastAsia="Times New Roman" w:cs="Times New Roman"/>
                <w:sz w:val="24"/>
                <w:szCs w:val="24"/>
                <w:shd w:fill="8DFF00" w:val="clear"/>
                <w:ins w:id="1090" w:author="Autor desconhecido" w:date="2025-09-28T19:29:38Z"/>
              </w:rPr>
            </w:pPr>
            <w:ins w:id="1089" w:author="Autor desconhecido" w:date="2025-09-28T19:29:38Z">
              <w:r>
                <w:rPr>
                  <w:rFonts w:eastAsia="Times New Roman" w:cs="Times New Roman" w:ascii="Times New Roman" w:hAnsi="Times New Roman"/>
                  <w:sz w:val="24"/>
                  <w:szCs w:val="24"/>
                  <w:shd w:fill="8DFF00" w:val="clear"/>
                </w:rPr>
                <w:t>Verifica o nível instabilidade inerente à tarefa.</w:t>
              </w:r>
            </w:ins>
          </w:p>
        </w:tc>
      </w:tr>
      <w:tr>
        <w:trPr>
          <w:ins w:id="1091" w:author="Autor desconhecido" w:date="2025-09-28T19:29:38Z"/>
        </w:trPr>
        <w:tc>
          <w:tcPr>
            <w:tcW w:w="29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Times New Roman" w:hAnsi="Times New Roman" w:eastAsia="Times New Roman" w:cs="Times New Roman"/>
                <w:sz w:val="24"/>
                <w:szCs w:val="24"/>
                <w:shd w:fill="8DFF00" w:val="clear"/>
                <w:ins w:id="1093" w:author="Autor desconhecido" w:date="2025-09-28T19:29:38Z"/>
              </w:rPr>
            </w:pPr>
            <w:ins w:id="1092" w:author="Autor desconhecido" w:date="2025-09-28T19:29:38Z">
              <w:r>
                <w:rPr>
                  <w:rFonts w:eastAsia="Times New Roman" w:cs="Times New Roman" w:ascii="Times New Roman" w:hAnsi="Times New Roman"/>
                  <w:sz w:val="24"/>
                  <w:szCs w:val="24"/>
                  <w:shd w:fill="8DFF00" w:val="clear"/>
                </w:rPr>
                <w:t>Comprimentos dos Membros</w:t>
              </w:r>
            </w:ins>
          </w:p>
        </w:tc>
        <w:tc>
          <w:tcPr>
            <w:tcW w:w="245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Times New Roman" w:hAnsi="Times New Roman" w:eastAsia="Times New Roman" w:cs="Times New Roman"/>
                <w:sz w:val="24"/>
                <w:szCs w:val="24"/>
                <w:shd w:fill="8DFF00" w:val="clear"/>
                <w:ins w:id="1095" w:author="Autor desconhecido" w:date="2025-09-28T19:29:38Z"/>
              </w:rPr>
            </w:pPr>
            <w:ins w:id="1094" w:author="Autor desconhecido" w:date="2025-09-28T19:29:38Z">
              <w:r>
                <w:rPr>
                  <w:rFonts w:eastAsia="Times New Roman" w:cs="Times New Roman" w:ascii="Times New Roman" w:hAnsi="Times New Roman"/>
                  <w:sz w:val="24"/>
                  <w:szCs w:val="24"/>
                  <w:shd w:fill="8DFF00" w:val="clear"/>
                </w:rPr>
                <w:t xml:space="preserve">Captura de Movimento </w:t>
              </w:r>
            </w:ins>
          </w:p>
          <w:p>
            <w:pPr>
              <w:pStyle w:val="Normal"/>
              <w:spacing w:lineRule="auto" w:line="240"/>
              <w:jc w:val="start"/>
              <w:rPr>
                <w:rFonts w:ascii="Times New Roman" w:hAnsi="Times New Roman" w:eastAsia="Times New Roman" w:cs="Times New Roman"/>
                <w:sz w:val="24"/>
                <w:szCs w:val="24"/>
                <w:shd w:fill="8DFF00" w:val="clear"/>
                <w:ins w:id="1097" w:author="Autor desconhecido" w:date="2025-09-28T19:29:38Z"/>
              </w:rPr>
            </w:pPr>
            <w:ins w:id="1096" w:author="Autor desconhecido" w:date="2025-09-28T19:29:38Z">
              <w:r>
                <w:rPr>
                  <w:rFonts w:eastAsia="Times New Roman" w:cs="Times New Roman" w:ascii="Times New Roman" w:hAnsi="Times New Roman"/>
                  <w:sz w:val="24"/>
                  <w:szCs w:val="24"/>
                  <w:shd w:fill="8DFF00" w:val="clear"/>
                </w:rPr>
                <w:t>(Vicon®)</w:t>
              </w:r>
            </w:ins>
          </w:p>
        </w:tc>
        <w:tc>
          <w:tcPr>
            <w:tcW w:w="374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Times New Roman" w:hAnsi="Times New Roman" w:eastAsia="Times New Roman" w:cs="Times New Roman"/>
                <w:sz w:val="24"/>
                <w:szCs w:val="24"/>
                <w:shd w:fill="8DFF00" w:val="clear"/>
                <w:ins w:id="1099" w:author="Autor desconhecido" w:date="2025-09-28T19:29:38Z"/>
              </w:rPr>
            </w:pPr>
            <w:ins w:id="1098" w:author="Autor desconhecido" w:date="2025-09-28T19:29:38Z">
              <w:r>
                <w:rPr>
                  <w:rFonts w:eastAsia="Times New Roman" w:cs="Times New Roman" w:ascii="Times New Roman" w:hAnsi="Times New Roman"/>
                  <w:sz w:val="24"/>
                  <w:szCs w:val="24"/>
                  <w:shd w:fill="8DFF00" w:val="clear"/>
                </w:rPr>
                <w:t>Avalia o quanto o tamanho de braços e pernas pode influenciar na estabilidade.</w:t>
              </w:r>
            </w:ins>
          </w:p>
        </w:tc>
      </w:tr>
      <w:tr>
        <w:trPr>
          <w:ins w:id="1100" w:author="Autor desconhecido" w:date="2025-09-28T19:29:38Z"/>
        </w:trPr>
        <w:tc>
          <w:tcPr>
            <w:tcW w:w="29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Times New Roman" w:hAnsi="Times New Roman" w:eastAsia="Times New Roman" w:cs="Times New Roman"/>
                <w:sz w:val="24"/>
                <w:szCs w:val="24"/>
                <w:shd w:fill="8DFF00" w:val="clear"/>
                <w:ins w:id="1102" w:author="Autor desconhecido" w:date="2025-09-28T19:29:38Z"/>
              </w:rPr>
            </w:pPr>
            <w:ins w:id="1101" w:author="Autor desconhecido" w:date="2025-09-28T19:29:38Z">
              <w:r>
                <w:rPr>
                  <w:rFonts w:eastAsia="Times New Roman" w:cs="Times New Roman" w:ascii="Times New Roman" w:hAnsi="Times New Roman"/>
                  <w:sz w:val="24"/>
                  <w:szCs w:val="24"/>
                  <w:shd w:fill="8DFF00" w:val="clear"/>
                </w:rPr>
                <w:t>Composição Corporal</w:t>
              </w:r>
            </w:ins>
          </w:p>
        </w:tc>
        <w:tc>
          <w:tcPr>
            <w:tcW w:w="245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Times New Roman" w:hAnsi="Times New Roman"/>
                <w:sz w:val="24"/>
                <w:szCs w:val="24"/>
                <w:shd w:fill="8DFF00" w:val="clear"/>
                <w:ins w:id="1106" w:author="Autor desconhecido" w:date="2025-09-28T19:29:38Z"/>
              </w:rPr>
            </w:pPr>
            <w:ins w:id="1103" w:author="Autor desconhecido" w:date="2025-09-28T19:29:38Z">
              <w:r>
                <w:rPr>
                  <w:rFonts w:eastAsia="Times New Roman" w:cs="Times New Roman" w:ascii="Times New Roman" w:hAnsi="Times New Roman"/>
                  <w:sz w:val="24"/>
                  <w:szCs w:val="24"/>
                  <w:shd w:fill="8DFF00" w:val="clear"/>
                </w:rPr>
                <w:t>Absorciometria de Raios-X de Dupla Energia (</w:t>
              </w:r>
            </w:ins>
            <w:ins w:id="1104" w:author="Autor desconhecido" w:date="2025-09-28T19:29:38Z">
              <w:r>
                <w:rPr>
                  <w:rFonts w:eastAsia="Times New Roman" w:cs="Times New Roman" w:ascii="Times New Roman" w:hAnsi="Times New Roman"/>
                  <w:i/>
                  <w:iCs/>
                  <w:sz w:val="24"/>
                  <w:szCs w:val="24"/>
                  <w:shd w:fill="8DFF00" w:val="clear"/>
                </w:rPr>
                <w:t>Dexa</w:t>
              </w:r>
            </w:ins>
            <w:ins w:id="1105" w:author="Autor desconhecido" w:date="2025-09-28T19:29:38Z">
              <w:r>
                <w:rPr>
                  <w:rFonts w:eastAsia="Times New Roman" w:cs="Times New Roman" w:ascii="Times New Roman" w:hAnsi="Times New Roman"/>
                  <w:sz w:val="24"/>
                  <w:szCs w:val="24"/>
                  <w:shd w:fill="8DFF00" w:val="clear"/>
                </w:rPr>
                <w:t>)</w:t>
              </w:r>
            </w:ins>
          </w:p>
        </w:tc>
        <w:tc>
          <w:tcPr>
            <w:tcW w:w="374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Times New Roman" w:hAnsi="Times New Roman" w:eastAsia="Times New Roman" w:cs="Times New Roman"/>
                <w:sz w:val="24"/>
                <w:szCs w:val="24"/>
                <w:shd w:fill="8DFF00" w:val="clear"/>
                <w:ins w:id="1108" w:author="Autor desconhecido" w:date="2025-09-28T19:29:38Z"/>
              </w:rPr>
            </w:pPr>
            <w:ins w:id="1107" w:author="Autor desconhecido" w:date="2025-09-28T19:29:38Z">
              <w:r>
                <w:rPr>
                  <w:rFonts w:eastAsia="Times New Roman" w:cs="Times New Roman" w:ascii="Times New Roman" w:hAnsi="Times New Roman"/>
                  <w:sz w:val="24"/>
                  <w:szCs w:val="24"/>
                  <w:shd w:fill="8DFF00" w:val="clear"/>
                </w:rPr>
                <w:t xml:space="preserve">Mede a quantidade de gordura e massa muscular. </w:t>
              </w:r>
            </w:ins>
          </w:p>
        </w:tc>
      </w:tr>
      <w:tr>
        <w:trPr>
          <w:ins w:id="1109" w:author="Autor desconhecido" w:date="2025-09-28T19:29:38Z"/>
          <w:trHeight w:val="1216" w:hRule="atLeast"/>
        </w:trPr>
        <w:tc>
          <w:tcPr>
            <w:tcW w:w="2990" w:type="dxa"/>
            <w:tcBorders>
              <w:top w:val="single" w:sz="4" w:space="0" w:color="000000"/>
              <w:start w:val="single" w:sz="4" w:space="0" w:color="000000"/>
              <w:bottom w:val="single" w:sz="4" w:space="0" w:color="000000"/>
              <w:end w:val="single" w:sz="4" w:space="0" w:color="000000"/>
            </w:tcBorders>
          </w:tcPr>
          <w:p>
            <w:pPr>
              <w:pStyle w:val="Normal"/>
              <w:widowControl w:val="false"/>
              <w:pBdr/>
              <w:spacing w:lineRule="auto" w:line="276"/>
              <w:jc w:val="start"/>
              <w:rPr>
                <w:rFonts w:ascii="Times New Roman" w:hAnsi="Times New Roman" w:eastAsia="Times New Roman" w:cs="Times New Roman"/>
                <w:sz w:val="24"/>
                <w:szCs w:val="24"/>
                <w:shd w:fill="8DFF00" w:val="clear"/>
                <w:ins w:id="1111" w:author="Autor desconhecido" w:date="2025-09-28T19:29:38Z"/>
              </w:rPr>
            </w:pPr>
            <w:ins w:id="1110" w:author="Autor desconhecido" w:date="2025-09-28T19:29:38Z">
              <w:r>
                <w:rPr>
                  <w:rFonts w:eastAsia="Times New Roman" w:cs="Times New Roman" w:ascii="Times New Roman" w:hAnsi="Times New Roman"/>
                  <w:sz w:val="24"/>
                  <w:szCs w:val="24"/>
                  <w:shd w:fill="8DFF00" w:val="clear"/>
                </w:rPr>
              </w:r>
            </w:ins>
          </w:p>
          <w:tbl>
            <w:tblPr>
              <w:tblW w:w="1771" w:type="dxa"/>
              <w:jc w:val="start"/>
              <w:tblInd w:w="0" w:type="dxa"/>
              <w:tblLayout w:type="fixed"/>
              <w:tblCellMar>
                <w:top w:w="0" w:type="dxa"/>
                <w:start w:w="108" w:type="dxa"/>
                <w:bottom w:w="0" w:type="dxa"/>
                <w:end w:w="108" w:type="dxa"/>
              </w:tblCellMar>
            </w:tblPr>
            <w:tblGrid>
              <w:gridCol w:w="1771"/>
            </w:tblGrid>
            <w:tr>
              <w:trPr>
                <w:ins w:id="1112" w:author="Autor desconhecido" w:date="2025-09-28T19:29:38Z"/>
              </w:trPr>
              <w:tc>
                <w:tcPr>
                  <w:tcW w:w="1771" w:type="dxa"/>
                  <w:tcBorders/>
                  <w:vAlign w:val="center"/>
                </w:tcPr>
                <w:p>
                  <w:pPr>
                    <w:pStyle w:val="Normal"/>
                    <w:spacing w:lineRule="auto" w:line="240"/>
                    <w:rPr>
                      <w:rFonts w:ascii="Times New Roman" w:hAnsi="Times New Roman" w:eastAsia="Times New Roman" w:cs="Times New Roman"/>
                      <w:sz w:val="24"/>
                      <w:szCs w:val="24"/>
                      <w:shd w:fill="8DFF00" w:val="clear"/>
                      <w:ins w:id="1114" w:author="Autor desconhecido" w:date="2025-09-28T19:29:38Z"/>
                    </w:rPr>
                  </w:pPr>
                  <w:ins w:id="1113" w:author="Autor desconhecido" w:date="2025-09-28T19:29:38Z">
                    <w:r>
                      <w:rPr>
                        <w:rFonts w:eastAsia="Times New Roman" w:cs="Times New Roman" w:ascii="Times New Roman" w:hAnsi="Times New Roman"/>
                        <w:sz w:val="24"/>
                        <w:szCs w:val="24"/>
                        <w:shd w:fill="8DFF00" w:val="clear"/>
                      </w:rPr>
                      <w:t xml:space="preserve">Tempo de prática </w:t>
                    </w:r>
                  </w:ins>
                </w:p>
              </w:tc>
            </w:tr>
          </w:tbl>
          <w:p>
            <w:pPr>
              <w:pStyle w:val="Normal"/>
              <w:spacing w:lineRule="auto" w:line="240"/>
              <w:rPr>
                <w:rFonts w:ascii="Times New Roman" w:hAnsi="Times New Roman" w:eastAsia="Times New Roman" w:cs="Times New Roman"/>
                <w:sz w:val="24"/>
                <w:szCs w:val="24"/>
                <w:shd w:fill="8DFF00" w:val="clear"/>
                <w:ins w:id="1116" w:author="Autor desconhecido" w:date="2025-09-28T19:29:38Z"/>
              </w:rPr>
            </w:pPr>
            <w:ins w:id="1115" w:author="Autor desconhecido" w:date="2025-09-28T19:29:38Z">
              <w:r>
                <w:rPr>
                  <w:rFonts w:eastAsia="Times New Roman" w:cs="Times New Roman" w:ascii="Times New Roman" w:hAnsi="Times New Roman"/>
                  <w:sz w:val="24"/>
                  <w:szCs w:val="24"/>
                  <w:shd w:fill="8DFF00" w:val="clear"/>
                </w:rPr>
                <w:t>e idade cronológica</w:t>
              </w:r>
            </w:ins>
          </w:p>
        </w:tc>
        <w:tc>
          <w:tcPr>
            <w:tcW w:w="2451" w:type="dxa"/>
            <w:tcBorders>
              <w:top w:val="single" w:sz="4" w:space="0" w:color="000000"/>
              <w:start w:val="single" w:sz="4" w:space="0" w:color="000000"/>
              <w:bottom w:val="single" w:sz="4" w:space="0" w:color="000000"/>
              <w:end w:val="single" w:sz="4" w:space="0" w:color="000000"/>
            </w:tcBorders>
          </w:tcPr>
          <w:p>
            <w:pPr>
              <w:pStyle w:val="Normal"/>
              <w:widowControl w:val="false"/>
              <w:pBdr/>
              <w:spacing w:lineRule="auto" w:line="276"/>
              <w:jc w:val="start"/>
              <w:rPr>
                <w:rFonts w:ascii="Times New Roman" w:hAnsi="Times New Roman" w:eastAsia="Times New Roman" w:cs="Times New Roman"/>
                <w:sz w:val="24"/>
                <w:szCs w:val="24"/>
                <w:shd w:fill="8DFF00" w:val="clear"/>
                <w:ins w:id="1118" w:author="Autor desconhecido" w:date="2025-09-28T19:29:38Z"/>
              </w:rPr>
            </w:pPr>
            <w:ins w:id="1117" w:author="Autor desconhecido" w:date="2025-09-28T19:29:38Z">
              <w:r>
                <w:rPr>
                  <w:rFonts w:eastAsia="Times New Roman" w:cs="Times New Roman" w:ascii="Times New Roman" w:hAnsi="Times New Roman"/>
                  <w:sz w:val="24"/>
                  <w:szCs w:val="24"/>
                  <w:shd w:fill="8DFF00" w:val="clear"/>
                </w:rPr>
              </w:r>
            </w:ins>
          </w:p>
          <w:tbl>
            <w:tblPr>
              <w:tblW w:w="96" w:type="dxa"/>
              <w:jc w:val="start"/>
              <w:tblInd w:w="0" w:type="dxa"/>
              <w:tblLayout w:type="fixed"/>
              <w:tblCellMar>
                <w:top w:w="0" w:type="dxa"/>
                <w:start w:w="108" w:type="dxa"/>
                <w:bottom w:w="0" w:type="dxa"/>
                <w:end w:w="108" w:type="dxa"/>
              </w:tblCellMar>
            </w:tblPr>
            <w:tblGrid>
              <w:gridCol w:w="96"/>
            </w:tblGrid>
            <w:tr>
              <w:trPr>
                <w:ins w:id="1119" w:author="Autor desconhecido" w:date="2025-09-28T19:29:38Z"/>
              </w:trPr>
              <w:tc>
                <w:tcPr>
                  <w:tcW w:w="96" w:type="dxa"/>
                  <w:tcBorders/>
                  <w:vAlign w:val="center"/>
                </w:tcPr>
                <w:p>
                  <w:pPr>
                    <w:pStyle w:val="Normal"/>
                    <w:spacing w:lineRule="auto" w:line="240"/>
                    <w:rPr>
                      <w:rFonts w:ascii="Times New Roman" w:hAnsi="Times New Roman" w:eastAsia="Times New Roman" w:cs="Times New Roman"/>
                      <w:sz w:val="24"/>
                      <w:szCs w:val="24"/>
                      <w:shd w:fill="8DFF00" w:val="clear"/>
                      <w:ins w:id="1121" w:author="Autor desconhecido" w:date="2025-09-28T19:29:38Z"/>
                    </w:rPr>
                  </w:pPr>
                  <w:ins w:id="1120" w:author="Autor desconhecido" w:date="2025-09-28T19:29:38Z">
                    <w:r>
                      <w:rPr>
                        <w:rFonts w:eastAsia="Times New Roman" w:cs="Times New Roman" w:ascii="Times New Roman" w:hAnsi="Times New Roman"/>
                        <w:sz w:val="24"/>
                        <w:szCs w:val="24"/>
                        <w:shd w:fill="8DFF00" w:val="clear"/>
                      </w:rPr>
                    </w:r>
                  </w:ins>
                </w:p>
              </w:tc>
            </w:tr>
          </w:tbl>
          <w:p>
            <w:pPr>
              <w:pStyle w:val="Normal"/>
              <w:spacing w:lineRule="auto" w:line="240"/>
              <w:rPr>
                <w:rFonts w:ascii="Times New Roman" w:hAnsi="Times New Roman" w:eastAsia="Times New Roman" w:cs="Times New Roman"/>
                <w:sz w:val="24"/>
                <w:szCs w:val="24"/>
                <w:shd w:fill="8DFF00" w:val="clear"/>
                <w:ins w:id="1123" w:author="Autor desconhecido" w:date="2025-09-28T19:29:38Z"/>
              </w:rPr>
            </w:pPr>
            <w:ins w:id="1122" w:author="Autor desconhecido" w:date="2025-09-28T19:29:38Z">
              <w:r>
                <w:rPr>
                  <w:rFonts w:eastAsia="Times New Roman" w:cs="Times New Roman" w:ascii="Times New Roman" w:hAnsi="Times New Roman"/>
                  <w:sz w:val="24"/>
                  <w:szCs w:val="24"/>
                  <w:shd w:fill="8DFF00" w:val="clear"/>
                </w:rPr>
                <w:t>Questionário online</w:t>
              </w:r>
            </w:ins>
          </w:p>
        </w:tc>
        <w:tc>
          <w:tcPr>
            <w:tcW w:w="3740"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pBdr/>
              <w:spacing w:lineRule="auto" w:line="276"/>
              <w:jc w:val="start"/>
              <w:rPr>
                <w:rFonts w:ascii="Times New Roman" w:hAnsi="Times New Roman" w:eastAsia="Times New Roman" w:cs="Times New Roman"/>
                <w:sz w:val="24"/>
                <w:szCs w:val="24"/>
                <w:shd w:fill="8DFF00" w:val="clear"/>
                <w:ins w:id="1125" w:author="Autor desconhecido" w:date="2025-09-28T19:29:38Z"/>
              </w:rPr>
            </w:pPr>
            <w:ins w:id="1124" w:author="Autor desconhecido" w:date="2025-09-28T19:29:38Z">
              <w:r>
                <w:rPr>
                  <w:rFonts w:eastAsia="Times New Roman" w:cs="Times New Roman" w:ascii="Times New Roman" w:hAnsi="Times New Roman"/>
                  <w:sz w:val="24"/>
                  <w:szCs w:val="24"/>
                  <w:shd w:fill="8DFF00" w:val="clear"/>
                </w:rPr>
              </w:r>
            </w:ins>
          </w:p>
          <w:tbl>
            <w:tblPr>
              <w:tblW w:w="3644" w:type="dxa"/>
              <w:jc w:val="start"/>
              <w:tblInd w:w="0" w:type="dxa"/>
              <w:tblLayout w:type="fixed"/>
              <w:tblCellMar>
                <w:top w:w="0" w:type="dxa"/>
                <w:start w:w="108" w:type="dxa"/>
                <w:bottom w:w="0" w:type="dxa"/>
                <w:end w:w="108" w:type="dxa"/>
              </w:tblCellMar>
            </w:tblPr>
            <w:tblGrid>
              <w:gridCol w:w="3644"/>
            </w:tblGrid>
            <w:tr>
              <w:trPr>
                <w:ins w:id="1126" w:author="Autor desconhecido" w:date="2025-09-28T19:29:38Z"/>
              </w:trPr>
              <w:tc>
                <w:tcPr>
                  <w:tcW w:w="3644" w:type="dxa"/>
                  <w:tcBorders/>
                  <w:vAlign w:val="center"/>
                </w:tcPr>
                <w:p>
                  <w:pPr>
                    <w:pStyle w:val="Normal"/>
                    <w:spacing w:lineRule="auto" w:line="240"/>
                    <w:rPr>
                      <w:rFonts w:ascii="Times New Roman" w:hAnsi="Times New Roman" w:eastAsia="Times New Roman" w:cs="Times New Roman"/>
                      <w:sz w:val="24"/>
                      <w:szCs w:val="24"/>
                      <w:shd w:fill="8DFF00" w:val="clear"/>
                      <w:ins w:id="1128" w:author="Autor desconhecido" w:date="2025-09-28T19:29:38Z"/>
                    </w:rPr>
                  </w:pPr>
                  <w:ins w:id="1127" w:author="Autor desconhecido" w:date="2025-09-28T19:29:38Z">
                    <w:r>
                      <w:rPr>
                        <w:rFonts w:eastAsia="Times New Roman" w:cs="Times New Roman" w:ascii="Times New Roman" w:hAnsi="Times New Roman"/>
                        <w:sz w:val="24"/>
                        <w:szCs w:val="24"/>
                        <w:shd w:fill="8DFF00" w:val="clear"/>
                      </w:rPr>
                      <w:t>Avalia se experiência prévia está associada a maior estabilidade e proficiência técnica.</w:t>
                    </w:r>
                  </w:ins>
                </w:p>
              </w:tc>
            </w:tr>
          </w:tbl>
          <w:p>
            <w:pPr>
              <w:pStyle w:val="Normal"/>
              <w:spacing w:lineRule="auto" w:line="240"/>
              <w:rPr>
                <w:rFonts w:ascii="Times New Roman" w:hAnsi="Times New Roman" w:eastAsia="Times New Roman" w:cs="Times New Roman"/>
                <w:sz w:val="24"/>
                <w:szCs w:val="24"/>
                <w:shd w:fill="8DFF00" w:val="clear"/>
                <w:ins w:id="1130" w:author="Autor desconhecido" w:date="2025-09-28T19:29:38Z"/>
              </w:rPr>
            </w:pPr>
            <w:ins w:id="1129" w:author="Autor desconhecido" w:date="2025-09-28T19:29:38Z">
              <w:r>
                <w:rPr>
                  <w:rFonts w:eastAsia="Times New Roman" w:cs="Times New Roman" w:ascii="Times New Roman" w:hAnsi="Times New Roman"/>
                  <w:sz w:val="24"/>
                  <w:szCs w:val="24"/>
                  <w:shd w:fill="8DFF00" w:val="clear"/>
                </w:rPr>
              </w:r>
            </w:ins>
          </w:p>
        </w:tc>
      </w:tr>
    </w:tbl>
    <w:p>
      <w:pPr>
        <w:pStyle w:val="Normal"/>
        <w:spacing w:lineRule="auto" w:line="360"/>
        <w:ind w:firstLine="708"/>
        <w:rPr>
          <w:rFonts w:ascii="Times New Roman" w:hAnsi="Times New Roman"/>
          <w:sz w:val="24"/>
          <w:szCs w:val="24"/>
          <w:shd w:fill="8DFF00" w:val="clear"/>
          <w:ins w:id="1132" w:author="Autor desconhecido" w:date="2025-09-28T19:32:37Z"/>
        </w:rPr>
      </w:pPr>
      <w:r>
        <w:rPr>
          <w:rFonts w:ascii="Times New Roman" w:hAnsi="Times New Roman"/>
          <w:sz w:val="24"/>
          <w:szCs w:val="24"/>
          <w:shd w:fill="8DFF00" w:val="clear"/>
          <w:rPrChange w:id="0" w:author="Autor desconhecido" w:date="2025-09-28T19:32:47Z">
            <w:rPr>
              <w:sz w:val="22"/>
              <w:shd w:fill="FFFF38" w:val="clear"/>
              <w:szCs w:val="22"/>
            </w:rPr>
          </w:rPrChange>
        </w:rPr>
        <w:t>Fonte: Elaborado pelo autor (2025).</w:t>
      </w:r>
    </w:p>
    <w:p>
      <w:pPr>
        <w:pStyle w:val="Normal"/>
        <w:spacing w:lineRule="auto" w:line="360"/>
        <w:ind w:firstLine="426"/>
        <w:rPr>
          <w:rFonts w:ascii="Times New Roman" w:hAnsi="Times New Roman"/>
          <w:sz w:val="24"/>
          <w:szCs w:val="24"/>
          <w:shd w:fill="8DFF00" w:val="clear"/>
          <w:ins w:id="1135" w:author="Autor desconhecido" w:date="2025-09-28T19:32:37Z"/>
        </w:rPr>
      </w:pPr>
      <w:ins w:id="1133" w:author="Autor desconhecido" w:date="2025-09-28T19:32:37Z">
        <w:r>
          <w:rPr>
            <w:rFonts w:eastAsia="Times New Roman" w:cs="Times New Roman" w:ascii="Times New Roman" w:hAnsi="Times New Roman"/>
            <w:sz w:val="24"/>
            <w:szCs w:val="24"/>
            <w:shd w:fill="8DFF00" w:val="clear"/>
          </w:rPr>
          <w:t xml:space="preserve">QUADRO 2 – Variáveis relacionadas ao desempenho no </w:t>
        </w:r>
      </w:ins>
      <w:ins w:id="1134" w:author="Autor desconhecido" w:date="2025-09-28T19:32:37Z">
        <w:r>
          <w:rPr>
            <w:rFonts w:eastAsia="Times New Roman" w:cs="Times New Roman" w:ascii="Times New Roman" w:hAnsi="Times New Roman"/>
            <w:i/>
            <w:sz w:val="24"/>
            <w:szCs w:val="24"/>
            <w:shd w:fill="8DFF00" w:val="clear"/>
          </w:rPr>
          <w:t>HSW.</w:t>
        </w:r>
      </w:ins>
    </w:p>
    <w:tbl>
      <w:tblPr>
        <w:tblW w:w="9261" w:type="dxa"/>
        <w:jc w:val="start"/>
        <w:tblInd w:w="-15" w:type="dxa"/>
        <w:tblLayout w:type="fixed"/>
        <w:tblCellMar>
          <w:top w:w="0" w:type="dxa"/>
          <w:start w:w="108" w:type="dxa"/>
          <w:bottom w:w="0" w:type="dxa"/>
          <w:end w:w="108" w:type="dxa"/>
        </w:tblCellMar>
      </w:tblPr>
      <w:tblGrid>
        <w:gridCol w:w="2970"/>
        <w:gridCol w:w="2552"/>
        <w:gridCol w:w="3739"/>
      </w:tblGrid>
      <w:tr>
        <w:trPr>
          <w:tblHeader w:val="true"/>
          <w:ins w:id="1136" w:author="Autor desconhecido" w:date="2025-09-28T19:32:37Z"/>
        </w:trPr>
        <w:tc>
          <w:tcPr>
            <w:tcW w:w="2970"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spacing w:lineRule="auto" w:line="240"/>
              <w:jc w:val="start"/>
              <w:rPr>
                <w:rFonts w:ascii="Times New Roman" w:hAnsi="Times New Roman" w:eastAsia="Times New Roman" w:cs="Times New Roman"/>
                <w:b/>
                <w:sz w:val="24"/>
                <w:szCs w:val="24"/>
                <w:shd w:fill="8DFF00" w:val="clear"/>
                <w:ins w:id="1138" w:author="Autor desconhecido" w:date="2025-09-28T19:32:37Z"/>
              </w:rPr>
            </w:pPr>
            <w:ins w:id="1137" w:author="Autor desconhecido" w:date="2025-09-28T19:32:37Z">
              <w:r>
                <w:rPr>
                  <w:rFonts w:eastAsia="Times New Roman" w:cs="Times New Roman" w:ascii="Times New Roman" w:hAnsi="Times New Roman"/>
                  <w:b/>
                  <w:sz w:val="24"/>
                  <w:szCs w:val="24"/>
                  <w:shd w:fill="8DFF00" w:val="clear"/>
                </w:rPr>
                <w:t>Variável</w:t>
              </w:r>
            </w:ins>
          </w:p>
        </w:tc>
        <w:tc>
          <w:tcPr>
            <w:tcW w:w="2552"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spacing w:lineRule="auto" w:line="240"/>
              <w:jc w:val="start"/>
              <w:rPr>
                <w:rFonts w:ascii="Times New Roman" w:hAnsi="Times New Roman" w:eastAsia="Times New Roman" w:cs="Times New Roman"/>
                <w:b/>
                <w:sz w:val="24"/>
                <w:szCs w:val="24"/>
                <w:shd w:fill="8DFF00" w:val="clear"/>
                <w:ins w:id="1140" w:author="Autor desconhecido" w:date="2025-09-28T19:32:37Z"/>
              </w:rPr>
            </w:pPr>
            <w:ins w:id="1139" w:author="Autor desconhecido" w:date="2025-09-28T19:32:37Z">
              <w:r>
                <w:rPr>
                  <w:rFonts w:eastAsia="Times New Roman" w:cs="Times New Roman" w:ascii="Times New Roman" w:hAnsi="Times New Roman"/>
                  <w:b/>
                  <w:sz w:val="24"/>
                  <w:szCs w:val="24"/>
                  <w:shd w:fill="8DFF00" w:val="clear"/>
                </w:rPr>
                <w:t>Método de Medição</w:t>
              </w:r>
            </w:ins>
          </w:p>
        </w:tc>
        <w:tc>
          <w:tcPr>
            <w:tcW w:w="3739"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spacing w:lineRule="auto" w:line="240"/>
              <w:jc w:val="start"/>
              <w:rPr>
                <w:rFonts w:ascii="Times New Roman" w:hAnsi="Times New Roman" w:eastAsia="Times New Roman" w:cs="Times New Roman"/>
                <w:b/>
                <w:sz w:val="24"/>
                <w:szCs w:val="24"/>
                <w:shd w:fill="8DFF00" w:val="clear"/>
                <w:ins w:id="1142" w:author="Autor desconhecido" w:date="2025-09-28T19:32:37Z"/>
              </w:rPr>
            </w:pPr>
            <w:ins w:id="1141" w:author="Autor desconhecido" w:date="2025-09-28T19:32:37Z">
              <w:r>
                <w:rPr>
                  <w:rFonts w:eastAsia="Times New Roman" w:cs="Times New Roman" w:ascii="Times New Roman" w:hAnsi="Times New Roman"/>
                  <w:b/>
                  <w:sz w:val="24"/>
                  <w:szCs w:val="24"/>
                  <w:shd w:fill="8DFF00" w:val="clear"/>
                </w:rPr>
                <w:t>Justificativa</w:t>
              </w:r>
            </w:ins>
          </w:p>
        </w:tc>
      </w:tr>
      <w:tr>
        <w:trPr>
          <w:ins w:id="1143" w:author="Autor desconhecido" w:date="2025-09-28T19:32:37Z"/>
        </w:trPr>
        <w:tc>
          <w:tcPr>
            <w:tcW w:w="297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Times New Roman" w:hAnsi="Times New Roman" w:eastAsia="Times New Roman" w:cs="Times New Roman"/>
                <w:sz w:val="24"/>
                <w:szCs w:val="24"/>
                <w:shd w:fill="8DFF00" w:val="clear"/>
                <w:ins w:id="1145" w:author="Autor desconhecido" w:date="2025-09-28T19:32:37Z"/>
              </w:rPr>
            </w:pPr>
            <w:ins w:id="1144" w:author="Autor desconhecido" w:date="2025-09-28T19:32:37Z">
              <w:r>
                <w:rPr>
                  <w:rFonts w:eastAsia="Times New Roman" w:cs="Times New Roman" w:ascii="Times New Roman" w:hAnsi="Times New Roman"/>
                  <w:sz w:val="24"/>
                  <w:szCs w:val="24"/>
                  <w:shd w:fill="8DFF00" w:val="clear"/>
                </w:rPr>
                <w:t>Distância percorrida</w:t>
              </w:r>
            </w:ins>
          </w:p>
        </w:tc>
        <w:tc>
          <w:tcPr>
            <w:tcW w:w="255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Times New Roman" w:hAnsi="Times New Roman" w:eastAsia="Times New Roman" w:cs="Times New Roman"/>
                <w:sz w:val="24"/>
                <w:szCs w:val="24"/>
                <w:shd w:fill="8DFF00" w:val="clear"/>
                <w:ins w:id="1147" w:author="Autor desconhecido" w:date="2025-09-28T19:32:37Z"/>
              </w:rPr>
            </w:pPr>
            <w:ins w:id="1146" w:author="Autor desconhecido" w:date="2025-09-28T19:32:37Z">
              <w:r>
                <w:rPr>
                  <w:rFonts w:eastAsia="Times New Roman" w:cs="Times New Roman" w:ascii="Times New Roman" w:hAnsi="Times New Roman"/>
                  <w:sz w:val="24"/>
                  <w:szCs w:val="24"/>
                  <w:shd w:fill="8DFF00" w:val="clear"/>
                </w:rPr>
                <w:t xml:space="preserve">Sistema GaitRite® + Captura de Movimento  </w:t>
              </w:r>
            </w:ins>
          </w:p>
          <w:p>
            <w:pPr>
              <w:pStyle w:val="Normal"/>
              <w:spacing w:lineRule="auto" w:line="240"/>
              <w:jc w:val="start"/>
              <w:rPr>
                <w:rFonts w:ascii="Times New Roman" w:hAnsi="Times New Roman" w:eastAsia="Times New Roman" w:cs="Times New Roman"/>
                <w:sz w:val="24"/>
                <w:szCs w:val="24"/>
                <w:shd w:fill="8DFF00" w:val="clear"/>
                <w:ins w:id="1149" w:author="Autor desconhecido" w:date="2025-09-28T19:32:37Z"/>
              </w:rPr>
            </w:pPr>
            <w:ins w:id="1148" w:author="Autor desconhecido" w:date="2025-09-28T19:32:37Z">
              <w:r>
                <w:rPr>
                  <w:rFonts w:eastAsia="Times New Roman" w:cs="Times New Roman" w:ascii="Times New Roman" w:hAnsi="Times New Roman"/>
                  <w:sz w:val="24"/>
                  <w:szCs w:val="24"/>
                  <w:shd w:fill="8DFF00" w:val="clear"/>
                </w:rPr>
                <w:t>(Vicon®)</w:t>
              </w:r>
            </w:ins>
          </w:p>
        </w:tc>
        <w:tc>
          <w:tcPr>
            <w:tcW w:w="373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Times New Roman" w:hAnsi="Times New Roman" w:eastAsia="Times New Roman" w:cs="Times New Roman"/>
                <w:sz w:val="24"/>
                <w:szCs w:val="24"/>
                <w:shd w:fill="8DFF00" w:val="clear"/>
                <w:ins w:id="1151" w:author="Autor desconhecido" w:date="2025-09-28T19:32:37Z"/>
              </w:rPr>
            </w:pPr>
            <w:ins w:id="1150" w:author="Autor desconhecido" w:date="2025-09-28T19:32:37Z">
              <w:r>
                <w:rPr>
                  <w:rFonts w:eastAsia="Times New Roman" w:cs="Times New Roman" w:ascii="Times New Roman" w:hAnsi="Times New Roman"/>
                  <w:sz w:val="24"/>
                  <w:szCs w:val="24"/>
                  <w:shd w:fill="8DFF00" w:val="clear"/>
                </w:rPr>
                <w:t>Reflete a capacidade de manter a posição invertida em deslocamento contínuo.</w:t>
              </w:r>
            </w:ins>
          </w:p>
        </w:tc>
      </w:tr>
      <w:tr>
        <w:trPr>
          <w:ins w:id="1152" w:author="Autor desconhecido" w:date="2025-09-28T19:32:37Z"/>
        </w:trPr>
        <w:tc>
          <w:tcPr>
            <w:tcW w:w="297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Times New Roman" w:hAnsi="Times New Roman" w:eastAsia="Times New Roman" w:cs="Times New Roman"/>
                <w:sz w:val="24"/>
                <w:szCs w:val="24"/>
                <w:shd w:fill="8DFF00" w:val="clear"/>
                <w:ins w:id="1154" w:author="Autor desconhecido" w:date="2025-09-28T19:32:37Z"/>
              </w:rPr>
            </w:pPr>
            <w:ins w:id="1153" w:author="Autor desconhecido" w:date="2025-09-28T19:32:37Z">
              <w:r>
                <w:rPr>
                  <w:rFonts w:eastAsia="Times New Roman" w:cs="Times New Roman" w:ascii="Times New Roman" w:hAnsi="Times New Roman"/>
                  <w:sz w:val="24"/>
                  <w:szCs w:val="24"/>
                  <w:shd w:fill="8DFF00" w:val="clear"/>
                </w:rPr>
                <w:t>Tempo de execução</w:t>
              </w:r>
            </w:ins>
          </w:p>
        </w:tc>
        <w:tc>
          <w:tcPr>
            <w:tcW w:w="255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Times New Roman" w:hAnsi="Times New Roman" w:eastAsia="Times New Roman" w:cs="Times New Roman"/>
                <w:sz w:val="24"/>
                <w:szCs w:val="24"/>
                <w:shd w:fill="8DFF00" w:val="clear"/>
                <w:ins w:id="1156" w:author="Autor desconhecido" w:date="2025-09-28T19:32:37Z"/>
              </w:rPr>
            </w:pPr>
            <w:ins w:id="1155" w:author="Autor desconhecido" w:date="2025-09-28T19:32:37Z">
              <w:r>
                <w:rPr>
                  <w:rFonts w:eastAsia="Times New Roman" w:cs="Times New Roman" w:ascii="Times New Roman" w:hAnsi="Times New Roman"/>
                  <w:sz w:val="24"/>
                  <w:szCs w:val="24"/>
                  <w:shd w:fill="8DFF00" w:val="clear"/>
                </w:rPr>
                <w:t xml:space="preserve">Sistema GaitRite® + Captura de Movimento  </w:t>
              </w:r>
            </w:ins>
          </w:p>
          <w:p>
            <w:pPr>
              <w:pStyle w:val="Normal"/>
              <w:spacing w:lineRule="auto" w:line="240"/>
              <w:jc w:val="start"/>
              <w:rPr>
                <w:rFonts w:ascii="Times New Roman" w:hAnsi="Times New Roman" w:eastAsia="Times New Roman" w:cs="Times New Roman"/>
                <w:sz w:val="24"/>
                <w:szCs w:val="24"/>
                <w:shd w:fill="8DFF00" w:val="clear"/>
                <w:ins w:id="1158" w:author="Autor desconhecido" w:date="2025-09-28T19:32:37Z"/>
              </w:rPr>
            </w:pPr>
            <w:ins w:id="1157" w:author="Autor desconhecido" w:date="2025-09-28T19:32:37Z">
              <w:r>
                <w:rPr>
                  <w:rFonts w:eastAsia="Times New Roman" w:cs="Times New Roman" w:ascii="Times New Roman" w:hAnsi="Times New Roman"/>
                  <w:sz w:val="24"/>
                  <w:szCs w:val="24"/>
                  <w:shd w:fill="8DFF00" w:val="clear"/>
                </w:rPr>
                <w:t>(Vicon®)</w:t>
              </w:r>
            </w:ins>
          </w:p>
        </w:tc>
        <w:tc>
          <w:tcPr>
            <w:tcW w:w="373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Times New Roman" w:hAnsi="Times New Roman" w:eastAsia="Times New Roman" w:cs="Times New Roman"/>
                <w:sz w:val="24"/>
                <w:szCs w:val="24"/>
                <w:shd w:fill="8DFF00" w:val="clear"/>
                <w:ins w:id="1160" w:author="Autor desconhecido" w:date="2025-09-28T19:32:37Z"/>
              </w:rPr>
            </w:pPr>
            <w:ins w:id="1159" w:author="Autor desconhecido" w:date="2025-09-28T19:32:37Z">
              <w:r>
                <w:rPr>
                  <w:rFonts w:eastAsia="Times New Roman" w:cs="Times New Roman" w:ascii="Times New Roman" w:hAnsi="Times New Roman"/>
                  <w:sz w:val="24"/>
                  <w:szCs w:val="24"/>
                  <w:shd w:fill="8DFF00" w:val="clear"/>
                </w:rPr>
                <w:t>Permite avaliar a eficiência temporal do deslocamento em inversão.</w:t>
              </w:r>
            </w:ins>
          </w:p>
        </w:tc>
      </w:tr>
      <w:tr>
        <w:trPr>
          <w:ins w:id="1161" w:author="Autor desconhecido" w:date="2025-09-28T19:32:37Z"/>
        </w:trPr>
        <w:tc>
          <w:tcPr>
            <w:tcW w:w="297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Times New Roman" w:hAnsi="Times New Roman" w:eastAsia="Times New Roman" w:cs="Times New Roman"/>
                <w:sz w:val="24"/>
                <w:szCs w:val="24"/>
                <w:shd w:fill="8DFF00" w:val="clear"/>
                <w:ins w:id="1163" w:author="Autor desconhecido" w:date="2025-09-28T19:32:37Z"/>
              </w:rPr>
            </w:pPr>
            <w:ins w:id="1162" w:author="Autor desconhecido" w:date="2025-09-28T19:32:37Z">
              <w:r>
                <w:rPr>
                  <w:rFonts w:eastAsia="Times New Roman" w:cs="Times New Roman" w:ascii="Times New Roman" w:hAnsi="Times New Roman"/>
                  <w:sz w:val="24"/>
                  <w:szCs w:val="24"/>
                  <w:shd w:fill="8DFF00" w:val="clear"/>
                </w:rPr>
                <w:t>Velocidade média</w:t>
              </w:r>
            </w:ins>
          </w:p>
        </w:tc>
        <w:tc>
          <w:tcPr>
            <w:tcW w:w="255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Times New Roman" w:hAnsi="Times New Roman" w:eastAsia="Times New Roman" w:cs="Times New Roman"/>
                <w:sz w:val="24"/>
                <w:szCs w:val="24"/>
                <w:shd w:fill="8DFF00" w:val="clear"/>
                <w:ins w:id="1165" w:author="Autor desconhecido" w:date="2025-09-28T19:32:37Z"/>
              </w:rPr>
            </w:pPr>
            <w:ins w:id="1164" w:author="Autor desconhecido" w:date="2025-09-28T19:32:37Z">
              <w:r>
                <w:rPr>
                  <w:rFonts w:eastAsia="Times New Roman" w:cs="Times New Roman" w:ascii="Times New Roman" w:hAnsi="Times New Roman"/>
                  <w:sz w:val="24"/>
                  <w:szCs w:val="24"/>
                  <w:shd w:fill="8DFF00" w:val="clear"/>
                </w:rPr>
                <w:t xml:space="preserve">Sistema GaitRite® + Captura de Movimento  </w:t>
              </w:r>
            </w:ins>
          </w:p>
          <w:p>
            <w:pPr>
              <w:pStyle w:val="Normal"/>
              <w:spacing w:lineRule="auto" w:line="240"/>
              <w:jc w:val="start"/>
              <w:rPr>
                <w:rFonts w:ascii="Times New Roman" w:hAnsi="Times New Roman" w:eastAsia="Times New Roman" w:cs="Times New Roman"/>
                <w:sz w:val="24"/>
                <w:szCs w:val="24"/>
                <w:shd w:fill="8DFF00" w:val="clear"/>
                <w:ins w:id="1167" w:author="Autor desconhecido" w:date="2025-09-28T19:32:37Z"/>
              </w:rPr>
            </w:pPr>
            <w:ins w:id="1166" w:author="Autor desconhecido" w:date="2025-09-28T19:32:37Z">
              <w:r>
                <w:rPr>
                  <w:rFonts w:eastAsia="Times New Roman" w:cs="Times New Roman" w:ascii="Times New Roman" w:hAnsi="Times New Roman"/>
                  <w:sz w:val="24"/>
                  <w:szCs w:val="24"/>
                  <w:shd w:fill="8DFF00" w:val="clear"/>
                </w:rPr>
                <w:t>(Vicon®)</w:t>
              </w:r>
            </w:ins>
          </w:p>
        </w:tc>
        <w:tc>
          <w:tcPr>
            <w:tcW w:w="373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Times New Roman" w:hAnsi="Times New Roman" w:eastAsia="Times New Roman" w:cs="Times New Roman"/>
                <w:sz w:val="24"/>
                <w:szCs w:val="24"/>
                <w:shd w:fill="8DFF00" w:val="clear"/>
                <w:ins w:id="1169" w:author="Autor desconhecido" w:date="2025-09-28T19:32:37Z"/>
              </w:rPr>
            </w:pPr>
            <w:ins w:id="1168" w:author="Autor desconhecido" w:date="2025-09-28T19:32:37Z">
              <w:r>
                <w:rPr>
                  <w:rFonts w:eastAsia="Times New Roman" w:cs="Times New Roman" w:ascii="Times New Roman" w:hAnsi="Times New Roman"/>
                  <w:sz w:val="24"/>
                  <w:szCs w:val="24"/>
                  <w:shd w:fill="8DFF00" w:val="clear"/>
                </w:rPr>
                <w:t>Integra tempo e distância, fornecendo índice global de desempenho dinâmico.</w:t>
              </w:r>
            </w:ins>
          </w:p>
        </w:tc>
      </w:tr>
      <w:tr>
        <w:trPr>
          <w:ins w:id="1170" w:author="Autor desconhecido" w:date="2025-09-28T19:32:37Z"/>
        </w:trPr>
        <w:tc>
          <w:tcPr>
            <w:tcW w:w="297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Times New Roman" w:hAnsi="Times New Roman"/>
                <w:sz w:val="24"/>
                <w:szCs w:val="24"/>
                <w:shd w:fill="8DFF00" w:val="clear"/>
                <w:ins w:id="1173" w:author="Autor desconhecido" w:date="2025-09-28T19:32:37Z"/>
              </w:rPr>
            </w:pPr>
            <w:ins w:id="1171" w:author="Autor desconhecido" w:date="2025-09-28T19:32:37Z">
              <w:r>
                <w:rPr>
                  <w:rFonts w:eastAsia="Times New Roman" w:cs="Times New Roman" w:ascii="Times New Roman" w:hAnsi="Times New Roman"/>
                  <w:sz w:val="24"/>
                  <w:szCs w:val="24"/>
                  <w:shd w:fill="8DFF00" w:val="clear"/>
                </w:rPr>
                <w:t xml:space="preserve">Tempo de sustentação no </w:t>
              </w:r>
            </w:ins>
            <w:ins w:id="1172" w:author="Autor desconhecido" w:date="2025-09-28T19:32:37Z">
              <w:r>
                <w:rPr>
                  <w:rFonts w:eastAsia="Times New Roman" w:cs="Times New Roman" w:ascii="Times New Roman" w:hAnsi="Times New Roman"/>
                  <w:i/>
                  <w:sz w:val="24"/>
                  <w:szCs w:val="24"/>
                  <w:shd w:fill="8DFF00" w:val="clear"/>
                </w:rPr>
                <w:t>HS</w:t>
              </w:r>
            </w:ins>
          </w:p>
        </w:tc>
        <w:tc>
          <w:tcPr>
            <w:tcW w:w="255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Times New Roman" w:hAnsi="Times New Roman" w:eastAsia="Times New Roman" w:cs="Times New Roman"/>
                <w:sz w:val="24"/>
                <w:szCs w:val="24"/>
                <w:shd w:fill="8DFF00" w:val="clear"/>
                <w:ins w:id="1175" w:author="Autor desconhecido" w:date="2025-09-28T19:32:37Z"/>
              </w:rPr>
            </w:pPr>
            <w:ins w:id="1174" w:author="Autor desconhecido" w:date="2025-09-28T19:32:37Z">
              <w:r>
                <w:rPr>
                  <w:rFonts w:eastAsia="Times New Roman" w:cs="Times New Roman" w:ascii="Times New Roman" w:hAnsi="Times New Roman"/>
                  <w:sz w:val="24"/>
                  <w:szCs w:val="24"/>
                  <w:shd w:fill="8DFF00" w:val="clear"/>
                </w:rPr>
                <w:t xml:space="preserve">Captura de Movimento  </w:t>
              </w:r>
            </w:ins>
          </w:p>
          <w:p>
            <w:pPr>
              <w:pStyle w:val="Normal"/>
              <w:spacing w:lineRule="auto" w:line="240"/>
              <w:jc w:val="start"/>
              <w:rPr>
                <w:rFonts w:ascii="Times New Roman" w:hAnsi="Times New Roman" w:eastAsia="Times New Roman" w:cs="Times New Roman"/>
                <w:sz w:val="24"/>
                <w:szCs w:val="24"/>
                <w:shd w:fill="8DFF00" w:val="clear"/>
                <w:ins w:id="1177" w:author="Autor desconhecido" w:date="2025-09-28T19:32:37Z"/>
              </w:rPr>
            </w:pPr>
            <w:ins w:id="1176" w:author="Autor desconhecido" w:date="2025-09-28T19:32:37Z">
              <w:r>
                <w:rPr>
                  <w:rFonts w:eastAsia="Times New Roman" w:cs="Times New Roman" w:ascii="Times New Roman" w:hAnsi="Times New Roman"/>
                  <w:sz w:val="24"/>
                  <w:szCs w:val="24"/>
                  <w:shd w:fill="8DFF00" w:val="clear"/>
                </w:rPr>
                <w:t>(Vicon®)</w:t>
              </w:r>
            </w:ins>
          </w:p>
        </w:tc>
        <w:tc>
          <w:tcPr>
            <w:tcW w:w="373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Times New Roman" w:hAnsi="Times New Roman" w:eastAsia="Times New Roman" w:cs="Times New Roman"/>
                <w:sz w:val="24"/>
                <w:szCs w:val="24"/>
                <w:shd w:fill="8DFF00" w:val="clear"/>
                <w:ins w:id="1179" w:author="Autor desconhecido" w:date="2025-09-28T19:32:37Z"/>
              </w:rPr>
            </w:pPr>
            <w:ins w:id="1178" w:author="Autor desconhecido" w:date="2025-09-28T19:32:37Z">
              <w:r>
                <w:rPr>
                  <w:rFonts w:eastAsia="Times New Roman" w:cs="Times New Roman" w:ascii="Times New Roman" w:hAnsi="Times New Roman"/>
                  <w:sz w:val="24"/>
                  <w:szCs w:val="24"/>
                  <w:shd w:fill="8DFF00" w:val="clear"/>
                </w:rPr>
                <w:t>Reflete a capacidade básica de manutenção do equilíbrio.</w:t>
              </w:r>
            </w:ins>
          </w:p>
        </w:tc>
      </w:tr>
      <w:tr>
        <w:trPr>
          <w:ins w:id="1180" w:author="Autor desconhecido" w:date="2025-09-28T19:32:37Z"/>
        </w:trPr>
        <w:tc>
          <w:tcPr>
            <w:tcW w:w="297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Times New Roman" w:hAnsi="Times New Roman" w:eastAsia="Times New Roman" w:cs="Times New Roman"/>
                <w:sz w:val="24"/>
                <w:szCs w:val="24"/>
                <w:shd w:fill="8DFF00" w:val="clear"/>
                <w:ins w:id="1182" w:author="Autor desconhecido" w:date="2025-09-28T19:32:37Z"/>
              </w:rPr>
            </w:pPr>
            <w:ins w:id="1181" w:author="Autor desconhecido" w:date="2025-09-28T19:32:37Z">
              <w:r>
                <w:rPr>
                  <w:rFonts w:eastAsia="Times New Roman" w:cs="Times New Roman" w:ascii="Times New Roman" w:hAnsi="Times New Roman"/>
                  <w:sz w:val="24"/>
                  <w:szCs w:val="24"/>
                  <w:shd w:fill="8DFF00" w:val="clear"/>
                </w:rPr>
                <w:t>Comprimento médio das passadas</w:t>
              </w:r>
            </w:ins>
          </w:p>
        </w:tc>
        <w:tc>
          <w:tcPr>
            <w:tcW w:w="255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Times New Roman" w:hAnsi="Times New Roman" w:eastAsia="Times New Roman" w:cs="Times New Roman"/>
                <w:sz w:val="24"/>
                <w:szCs w:val="24"/>
                <w:shd w:fill="8DFF00" w:val="clear"/>
                <w:ins w:id="1184" w:author="Autor desconhecido" w:date="2025-09-28T19:32:37Z"/>
              </w:rPr>
            </w:pPr>
            <w:ins w:id="1183" w:author="Autor desconhecido" w:date="2025-09-28T19:32:37Z">
              <w:r>
                <w:rPr>
                  <w:rFonts w:eastAsia="Times New Roman" w:cs="Times New Roman" w:ascii="Times New Roman" w:hAnsi="Times New Roman"/>
                  <w:sz w:val="24"/>
                  <w:szCs w:val="24"/>
                  <w:shd w:fill="8DFF00" w:val="clear"/>
                </w:rPr>
                <w:t>Sistema GaitRite®</w:t>
              </w:r>
            </w:ins>
          </w:p>
        </w:tc>
        <w:tc>
          <w:tcPr>
            <w:tcW w:w="373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Times New Roman" w:hAnsi="Times New Roman" w:eastAsia="Times New Roman" w:cs="Times New Roman"/>
                <w:sz w:val="24"/>
                <w:szCs w:val="24"/>
                <w:shd w:fill="8DFF00" w:val="clear"/>
                <w:ins w:id="1186" w:author="Autor desconhecido" w:date="2025-09-28T19:32:37Z"/>
              </w:rPr>
            </w:pPr>
            <w:ins w:id="1185" w:author="Autor desconhecido" w:date="2025-09-28T19:32:37Z">
              <w:r>
                <w:rPr>
                  <w:rFonts w:eastAsia="Times New Roman" w:cs="Times New Roman" w:ascii="Times New Roman" w:hAnsi="Times New Roman"/>
                  <w:sz w:val="24"/>
                  <w:szCs w:val="24"/>
                  <w:shd w:fill="8DFF00" w:val="clear"/>
                </w:rPr>
                <w:t>Identifica o padrão de locomoção, distinguindo estratégias de propulsão ou estabilidade.</w:t>
              </w:r>
            </w:ins>
          </w:p>
        </w:tc>
      </w:tr>
      <w:tr>
        <w:trPr>
          <w:ins w:id="1187" w:author="Autor desconhecido" w:date="2025-09-28T19:32:37Z"/>
        </w:trPr>
        <w:tc>
          <w:tcPr>
            <w:tcW w:w="297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Times New Roman" w:hAnsi="Times New Roman" w:eastAsia="Times New Roman" w:cs="Times New Roman"/>
                <w:sz w:val="24"/>
                <w:szCs w:val="24"/>
                <w:shd w:fill="8DFF00" w:val="clear"/>
                <w:ins w:id="1189" w:author="Autor desconhecido" w:date="2025-09-28T19:32:37Z"/>
              </w:rPr>
            </w:pPr>
            <w:ins w:id="1188" w:author="Autor desconhecido" w:date="2025-09-28T19:32:37Z">
              <w:r>
                <w:rPr>
                  <w:rFonts w:eastAsia="Times New Roman" w:cs="Times New Roman" w:ascii="Times New Roman" w:hAnsi="Times New Roman"/>
                  <w:sz w:val="24"/>
                  <w:szCs w:val="24"/>
                  <w:shd w:fill="8DFF00" w:val="clear"/>
                </w:rPr>
                <w:t>Cadência (nº de passadas/s)</w:t>
              </w:r>
            </w:ins>
          </w:p>
        </w:tc>
        <w:tc>
          <w:tcPr>
            <w:tcW w:w="255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Times New Roman" w:hAnsi="Times New Roman" w:eastAsia="Times New Roman" w:cs="Times New Roman"/>
                <w:sz w:val="24"/>
                <w:szCs w:val="24"/>
                <w:shd w:fill="8DFF00" w:val="clear"/>
                <w:ins w:id="1191" w:author="Autor desconhecido" w:date="2025-09-28T19:32:37Z"/>
              </w:rPr>
            </w:pPr>
            <w:ins w:id="1190" w:author="Autor desconhecido" w:date="2025-09-28T19:32:37Z">
              <w:r>
                <w:rPr>
                  <w:rFonts w:eastAsia="Times New Roman" w:cs="Times New Roman" w:ascii="Times New Roman" w:hAnsi="Times New Roman"/>
                  <w:sz w:val="24"/>
                  <w:szCs w:val="24"/>
                  <w:shd w:fill="8DFF00" w:val="clear"/>
                </w:rPr>
                <w:t>Sistema GaitRite®</w:t>
              </w:r>
            </w:ins>
          </w:p>
        </w:tc>
        <w:tc>
          <w:tcPr>
            <w:tcW w:w="373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Times New Roman" w:hAnsi="Times New Roman" w:eastAsia="Times New Roman" w:cs="Times New Roman"/>
                <w:sz w:val="24"/>
                <w:szCs w:val="24"/>
                <w:shd w:fill="8DFF00" w:val="clear"/>
                <w:ins w:id="1193" w:author="Autor desconhecido" w:date="2025-09-28T19:32:37Z"/>
              </w:rPr>
            </w:pPr>
            <w:ins w:id="1192" w:author="Autor desconhecido" w:date="2025-09-28T19:32:37Z">
              <w:r>
                <w:rPr>
                  <w:rFonts w:eastAsia="Times New Roman" w:cs="Times New Roman" w:ascii="Times New Roman" w:hAnsi="Times New Roman"/>
                  <w:sz w:val="24"/>
                  <w:szCs w:val="24"/>
                  <w:shd w:fill="8DFF00" w:val="clear"/>
                </w:rPr>
                <w:t>Avalia a frequência dos apoios e sua relação com eficiência ou fadiga.</w:t>
              </w:r>
            </w:ins>
          </w:p>
        </w:tc>
      </w:tr>
      <w:tr>
        <w:trPr>
          <w:ins w:id="1194" w:author="Autor desconhecido" w:date="2025-09-28T19:32:37Z"/>
        </w:trPr>
        <w:tc>
          <w:tcPr>
            <w:tcW w:w="297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Times New Roman" w:hAnsi="Times New Roman" w:eastAsia="Times New Roman" w:cs="Times New Roman"/>
                <w:sz w:val="24"/>
                <w:szCs w:val="24"/>
                <w:shd w:fill="8DFF00" w:val="clear"/>
                <w:ins w:id="1196" w:author="Autor desconhecido" w:date="2025-09-28T19:32:37Z"/>
              </w:rPr>
            </w:pPr>
            <w:ins w:id="1195" w:author="Autor desconhecido" w:date="2025-09-28T19:32:37Z">
              <w:r>
                <w:rPr>
                  <w:rFonts w:eastAsia="Times New Roman" w:cs="Times New Roman" w:ascii="Times New Roman" w:hAnsi="Times New Roman"/>
                  <w:sz w:val="24"/>
                  <w:szCs w:val="24"/>
                  <w:shd w:fill="8DFF00" w:val="clear"/>
                </w:rPr>
                <w:t>Tempo de contato das mãos com o solo</w:t>
              </w:r>
            </w:ins>
          </w:p>
        </w:tc>
        <w:tc>
          <w:tcPr>
            <w:tcW w:w="255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Times New Roman" w:hAnsi="Times New Roman" w:eastAsia="Times New Roman" w:cs="Times New Roman"/>
                <w:sz w:val="24"/>
                <w:szCs w:val="24"/>
                <w:shd w:fill="8DFF00" w:val="clear"/>
                <w:ins w:id="1198" w:author="Autor desconhecido" w:date="2025-09-28T19:32:37Z"/>
              </w:rPr>
            </w:pPr>
            <w:ins w:id="1197" w:author="Autor desconhecido" w:date="2025-09-28T19:32:37Z">
              <w:r>
                <w:rPr>
                  <w:rFonts w:eastAsia="Times New Roman" w:cs="Times New Roman" w:ascii="Times New Roman" w:hAnsi="Times New Roman"/>
                  <w:sz w:val="24"/>
                  <w:szCs w:val="24"/>
                  <w:shd w:fill="8DFF00" w:val="clear"/>
                </w:rPr>
                <w:t>Sistema GaitRite®</w:t>
              </w:r>
            </w:ins>
          </w:p>
        </w:tc>
        <w:tc>
          <w:tcPr>
            <w:tcW w:w="373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Times New Roman" w:hAnsi="Times New Roman" w:eastAsia="Times New Roman" w:cs="Times New Roman"/>
                <w:sz w:val="24"/>
                <w:szCs w:val="24"/>
                <w:shd w:fill="8DFF00" w:val="clear"/>
                <w:ins w:id="1200" w:author="Autor desconhecido" w:date="2025-09-28T19:32:37Z"/>
              </w:rPr>
            </w:pPr>
            <w:ins w:id="1199" w:author="Autor desconhecido" w:date="2025-09-28T19:32:37Z">
              <w:r>
                <w:rPr>
                  <w:rFonts w:eastAsia="Times New Roman" w:cs="Times New Roman" w:ascii="Times New Roman" w:hAnsi="Times New Roman"/>
                  <w:sz w:val="24"/>
                  <w:szCs w:val="24"/>
                  <w:shd w:fill="8DFF00" w:val="clear"/>
                </w:rPr>
                <w:t>Indica a estabilidade mediolateral e controle postural.</w:t>
              </w:r>
            </w:ins>
          </w:p>
        </w:tc>
      </w:tr>
      <w:tr>
        <w:trPr>
          <w:ins w:id="1201" w:author="Autor desconhecido" w:date="2025-09-28T19:32:37Z"/>
        </w:trPr>
        <w:tc>
          <w:tcPr>
            <w:tcW w:w="297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Times New Roman" w:hAnsi="Times New Roman" w:eastAsia="Times New Roman" w:cs="Times New Roman"/>
                <w:sz w:val="24"/>
                <w:szCs w:val="24"/>
                <w:shd w:fill="8DFF00" w:val="clear"/>
                <w:ins w:id="1203" w:author="Autor desconhecido" w:date="2025-09-28T19:32:37Z"/>
              </w:rPr>
            </w:pPr>
            <w:ins w:id="1202" w:author="Autor desconhecido" w:date="2025-09-28T19:32:37Z">
              <w:r>
                <w:rPr>
                  <w:rFonts w:eastAsia="Times New Roman" w:cs="Times New Roman" w:ascii="Times New Roman" w:hAnsi="Times New Roman"/>
                  <w:sz w:val="24"/>
                  <w:szCs w:val="24"/>
                  <w:shd w:fill="8DFF00" w:val="clear"/>
                </w:rPr>
                <w:t>Tempo em duplo suporte</w:t>
              </w:r>
            </w:ins>
          </w:p>
        </w:tc>
        <w:tc>
          <w:tcPr>
            <w:tcW w:w="255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Times New Roman" w:hAnsi="Times New Roman" w:eastAsia="Times New Roman" w:cs="Times New Roman"/>
                <w:sz w:val="24"/>
                <w:szCs w:val="24"/>
                <w:shd w:fill="8DFF00" w:val="clear"/>
                <w:ins w:id="1205" w:author="Autor desconhecido" w:date="2025-09-28T19:32:37Z"/>
              </w:rPr>
            </w:pPr>
            <w:ins w:id="1204" w:author="Autor desconhecido" w:date="2025-09-28T19:32:37Z">
              <w:r>
                <w:rPr>
                  <w:rFonts w:eastAsia="Times New Roman" w:cs="Times New Roman" w:ascii="Times New Roman" w:hAnsi="Times New Roman"/>
                  <w:sz w:val="24"/>
                  <w:szCs w:val="24"/>
                  <w:shd w:fill="8DFF00" w:val="clear"/>
                </w:rPr>
                <w:t>Sistema GaitRite®</w:t>
              </w:r>
            </w:ins>
          </w:p>
        </w:tc>
        <w:tc>
          <w:tcPr>
            <w:tcW w:w="373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Times New Roman" w:hAnsi="Times New Roman"/>
                <w:sz w:val="24"/>
                <w:szCs w:val="24"/>
                <w:shd w:fill="8DFF00" w:val="clear"/>
                <w:ins w:id="1209" w:author="Autor desconhecido" w:date="2025-09-28T19:32:37Z"/>
              </w:rPr>
            </w:pPr>
            <w:ins w:id="1206" w:author="Autor desconhecido" w:date="2025-09-28T19:32:37Z">
              <w:r>
                <w:rPr>
                  <w:rFonts w:eastAsia="Times New Roman" w:cs="Times New Roman" w:ascii="Times New Roman" w:hAnsi="Times New Roman"/>
                  <w:sz w:val="24"/>
                  <w:szCs w:val="24"/>
                  <w:shd w:fill="8DFF00" w:val="clear"/>
                </w:rPr>
                <w:t xml:space="preserve">Indica a busca por estabilidade </w:t>
              </w:r>
            </w:ins>
            <w:ins w:id="1207" w:author="Autor desconhecido" w:date="2025-09-28T19:32:37Z">
              <w:r>
                <w:rPr>
                  <w:rFonts w:eastAsia="Times New Roman" w:cs="Times New Roman" w:ascii="Times New Roman" w:hAnsi="Times New Roman"/>
                  <w:i/>
                  <w:sz w:val="24"/>
                  <w:szCs w:val="24"/>
                  <w:shd w:fill="8DFF00" w:val="clear"/>
                </w:rPr>
                <w:t>versus</w:t>
              </w:r>
            </w:ins>
            <w:ins w:id="1208" w:author="Autor desconhecido" w:date="2025-09-28T19:32:37Z">
              <w:r>
                <w:rPr>
                  <w:rFonts w:eastAsia="Times New Roman" w:cs="Times New Roman" w:ascii="Times New Roman" w:hAnsi="Times New Roman"/>
                  <w:sz w:val="24"/>
                  <w:szCs w:val="24"/>
                  <w:shd w:fill="8DFF00" w:val="clear"/>
                </w:rPr>
                <w:t xml:space="preserve"> propulsão.</w:t>
              </w:r>
            </w:ins>
          </w:p>
        </w:tc>
      </w:tr>
      <w:tr>
        <w:trPr>
          <w:ins w:id="1210" w:author="Autor desconhecido" w:date="2025-09-28T19:32:37Z"/>
        </w:trPr>
        <w:tc>
          <w:tcPr>
            <w:tcW w:w="297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Times New Roman" w:hAnsi="Times New Roman" w:eastAsia="Times New Roman" w:cs="Times New Roman"/>
                <w:sz w:val="24"/>
                <w:szCs w:val="24"/>
                <w:shd w:fill="8DFF00" w:val="clear"/>
                <w:ins w:id="1212" w:author="Autor desconhecido" w:date="2025-09-28T19:32:37Z"/>
              </w:rPr>
            </w:pPr>
            <w:ins w:id="1211" w:author="Autor desconhecido" w:date="2025-09-28T19:32:37Z">
              <w:r>
                <w:rPr>
                  <w:rFonts w:eastAsia="Times New Roman" w:cs="Times New Roman" w:ascii="Times New Roman" w:hAnsi="Times New Roman"/>
                  <w:sz w:val="24"/>
                  <w:szCs w:val="24"/>
                  <w:shd w:fill="8DFF00" w:val="clear"/>
                </w:rPr>
                <w:t>Variabilidade entre passadas</w:t>
              </w:r>
            </w:ins>
          </w:p>
        </w:tc>
        <w:tc>
          <w:tcPr>
            <w:tcW w:w="255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Times New Roman" w:hAnsi="Times New Roman" w:eastAsia="Times New Roman" w:cs="Times New Roman"/>
                <w:sz w:val="24"/>
                <w:szCs w:val="24"/>
                <w:shd w:fill="8DFF00" w:val="clear"/>
                <w:ins w:id="1214" w:author="Autor desconhecido" w:date="2025-09-28T19:32:37Z"/>
              </w:rPr>
            </w:pPr>
            <w:ins w:id="1213" w:author="Autor desconhecido" w:date="2025-09-28T19:32:37Z">
              <w:r>
                <w:rPr>
                  <w:rFonts w:eastAsia="Times New Roman" w:cs="Times New Roman" w:ascii="Times New Roman" w:hAnsi="Times New Roman"/>
                  <w:sz w:val="24"/>
                  <w:szCs w:val="24"/>
                  <w:shd w:fill="8DFF00" w:val="clear"/>
                </w:rPr>
                <w:t>Sistema GaitRite®</w:t>
              </w:r>
            </w:ins>
          </w:p>
        </w:tc>
        <w:tc>
          <w:tcPr>
            <w:tcW w:w="373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Times New Roman" w:hAnsi="Times New Roman" w:eastAsia="Times New Roman" w:cs="Times New Roman"/>
                <w:sz w:val="24"/>
                <w:szCs w:val="24"/>
                <w:shd w:fill="8DFF00" w:val="clear"/>
                <w:ins w:id="1216" w:author="Autor desconhecido" w:date="2025-09-28T19:32:37Z"/>
              </w:rPr>
            </w:pPr>
            <w:ins w:id="1215" w:author="Autor desconhecido" w:date="2025-09-28T19:32:37Z">
              <w:r>
                <w:rPr>
                  <w:rFonts w:eastAsia="Times New Roman" w:cs="Times New Roman" w:ascii="Times New Roman" w:hAnsi="Times New Roman"/>
                  <w:sz w:val="24"/>
                  <w:szCs w:val="24"/>
                  <w:shd w:fill="8DFF00" w:val="clear"/>
                </w:rPr>
                <w:t>Quantifica consistência e controle motor na locomoção.</w:t>
              </w:r>
            </w:ins>
          </w:p>
        </w:tc>
      </w:tr>
      <w:tr>
        <w:trPr>
          <w:ins w:id="1217" w:author="Autor desconhecido" w:date="2025-09-28T19:32:37Z"/>
        </w:trPr>
        <w:tc>
          <w:tcPr>
            <w:tcW w:w="297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Times New Roman" w:hAnsi="Times New Roman" w:eastAsia="Times New Roman" w:cs="Times New Roman"/>
                <w:sz w:val="24"/>
                <w:szCs w:val="24"/>
                <w:shd w:fill="8DFF00" w:val="clear"/>
                <w:ins w:id="1219" w:author="Autor desconhecido" w:date="2025-09-28T19:32:37Z"/>
              </w:rPr>
            </w:pPr>
            <w:ins w:id="1218" w:author="Autor desconhecido" w:date="2025-09-28T19:32:37Z">
              <w:r>
                <w:rPr>
                  <w:rFonts w:eastAsia="Times New Roman" w:cs="Times New Roman" w:ascii="Times New Roman" w:hAnsi="Times New Roman"/>
                  <w:sz w:val="24"/>
                  <w:szCs w:val="24"/>
                  <w:shd w:fill="8DFF00" w:val="clear"/>
                </w:rPr>
                <w:t>Simetria do deslocamento</w:t>
              </w:r>
            </w:ins>
          </w:p>
        </w:tc>
        <w:tc>
          <w:tcPr>
            <w:tcW w:w="255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Times New Roman" w:hAnsi="Times New Roman" w:eastAsia="Times New Roman" w:cs="Times New Roman"/>
                <w:sz w:val="24"/>
                <w:szCs w:val="24"/>
                <w:shd w:fill="8DFF00" w:val="clear"/>
                <w:ins w:id="1221" w:author="Autor desconhecido" w:date="2025-09-28T19:32:37Z"/>
              </w:rPr>
            </w:pPr>
            <w:ins w:id="1220" w:author="Autor desconhecido" w:date="2025-09-28T19:32:37Z">
              <w:r>
                <w:rPr>
                  <w:rFonts w:eastAsia="Times New Roman" w:cs="Times New Roman" w:ascii="Times New Roman" w:hAnsi="Times New Roman"/>
                  <w:sz w:val="24"/>
                  <w:szCs w:val="24"/>
                  <w:shd w:fill="8DFF00" w:val="clear"/>
                </w:rPr>
                <w:t>Sistema GaitRite®</w:t>
              </w:r>
            </w:ins>
          </w:p>
        </w:tc>
        <w:tc>
          <w:tcPr>
            <w:tcW w:w="373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Times New Roman" w:hAnsi="Times New Roman" w:eastAsia="Times New Roman" w:cs="Times New Roman"/>
                <w:sz w:val="24"/>
                <w:szCs w:val="24"/>
                <w:shd w:fill="8DFF00" w:val="clear"/>
                <w:ins w:id="1223" w:author="Autor desconhecido" w:date="2025-09-28T19:32:37Z"/>
              </w:rPr>
            </w:pPr>
            <w:ins w:id="1222" w:author="Autor desconhecido" w:date="2025-09-28T19:32:37Z">
              <w:r>
                <w:rPr>
                  <w:rFonts w:eastAsia="Times New Roman" w:cs="Times New Roman" w:ascii="Times New Roman" w:hAnsi="Times New Roman"/>
                  <w:sz w:val="24"/>
                  <w:szCs w:val="24"/>
                  <w:shd w:fill="8DFF00" w:val="clear"/>
                </w:rPr>
                <w:t>Avalia equilíbrio entre os lados e possíveis compensações assimétricas.</w:t>
              </w:r>
            </w:ins>
          </w:p>
        </w:tc>
      </w:tr>
      <w:tr>
        <w:trPr>
          <w:ins w:id="1224" w:author="Autor desconhecido" w:date="2025-09-28T19:32:37Z"/>
        </w:trPr>
        <w:tc>
          <w:tcPr>
            <w:tcW w:w="297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Times New Roman" w:hAnsi="Times New Roman" w:eastAsia="Times New Roman" w:cs="Times New Roman"/>
                <w:sz w:val="24"/>
                <w:szCs w:val="24"/>
                <w:shd w:fill="8DFF00" w:val="clear"/>
                <w:ins w:id="1226" w:author="Autor desconhecido" w:date="2025-09-28T19:32:37Z"/>
              </w:rPr>
            </w:pPr>
            <w:ins w:id="1225" w:author="Autor desconhecido" w:date="2025-09-28T19:32:37Z">
              <w:r>
                <w:rPr>
                  <w:rFonts w:eastAsia="Times New Roman" w:cs="Times New Roman" w:ascii="Times New Roman" w:hAnsi="Times New Roman"/>
                  <w:sz w:val="24"/>
                  <w:szCs w:val="24"/>
                  <w:shd w:fill="8DFF00" w:val="clear"/>
                </w:rPr>
                <w:t>Ângulos articulares (cabeça, ombros, punhos e quadril)</w:t>
              </w:r>
            </w:ins>
          </w:p>
        </w:tc>
        <w:tc>
          <w:tcPr>
            <w:tcW w:w="255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Times New Roman" w:hAnsi="Times New Roman" w:eastAsia="Times New Roman" w:cs="Times New Roman"/>
                <w:sz w:val="24"/>
                <w:szCs w:val="24"/>
                <w:shd w:fill="8DFF00" w:val="clear"/>
                <w:ins w:id="1228" w:author="Autor desconhecido" w:date="2025-09-28T19:32:37Z"/>
              </w:rPr>
            </w:pPr>
            <w:ins w:id="1227" w:author="Autor desconhecido" w:date="2025-09-28T19:32:37Z">
              <w:r>
                <w:rPr>
                  <w:rFonts w:eastAsia="Times New Roman" w:cs="Times New Roman" w:ascii="Times New Roman" w:hAnsi="Times New Roman"/>
                  <w:sz w:val="24"/>
                  <w:szCs w:val="24"/>
                  <w:shd w:fill="8DFF00" w:val="clear"/>
                </w:rPr>
                <w:t xml:space="preserve">Captura de Movimento  </w:t>
              </w:r>
            </w:ins>
          </w:p>
          <w:p>
            <w:pPr>
              <w:pStyle w:val="Normal"/>
              <w:spacing w:lineRule="auto" w:line="240"/>
              <w:jc w:val="start"/>
              <w:rPr>
                <w:rFonts w:ascii="Times New Roman" w:hAnsi="Times New Roman" w:eastAsia="Times New Roman" w:cs="Times New Roman"/>
                <w:sz w:val="24"/>
                <w:szCs w:val="24"/>
                <w:shd w:fill="8DFF00" w:val="clear"/>
                <w:ins w:id="1230" w:author="Autor desconhecido" w:date="2025-09-28T19:32:37Z"/>
              </w:rPr>
            </w:pPr>
            <w:ins w:id="1229" w:author="Autor desconhecido" w:date="2025-09-28T19:32:37Z">
              <w:r>
                <w:rPr>
                  <w:rFonts w:eastAsia="Times New Roman" w:cs="Times New Roman" w:ascii="Times New Roman" w:hAnsi="Times New Roman"/>
                  <w:sz w:val="24"/>
                  <w:szCs w:val="24"/>
                  <w:shd w:fill="8DFF00" w:val="clear"/>
                </w:rPr>
                <w:t>(Vicon®)</w:t>
              </w:r>
            </w:ins>
          </w:p>
        </w:tc>
        <w:tc>
          <w:tcPr>
            <w:tcW w:w="373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Times New Roman" w:hAnsi="Times New Roman" w:eastAsia="Times New Roman" w:cs="Times New Roman"/>
                <w:sz w:val="24"/>
                <w:szCs w:val="24"/>
                <w:shd w:fill="8DFF00" w:val="clear"/>
                <w:ins w:id="1232" w:author="Autor desconhecido" w:date="2025-09-28T19:32:37Z"/>
              </w:rPr>
            </w:pPr>
            <w:ins w:id="1231" w:author="Autor desconhecido" w:date="2025-09-28T19:32:37Z">
              <w:r>
                <w:rPr>
                  <w:rFonts w:eastAsia="Times New Roman" w:cs="Times New Roman" w:ascii="Times New Roman" w:hAnsi="Times New Roman"/>
                  <w:sz w:val="24"/>
                  <w:szCs w:val="24"/>
                  <w:shd w:fill="8DFF00" w:val="clear"/>
                </w:rPr>
                <w:t>Verifica o alinhamento corporal e sua influência sobre eficiência e estabilidade.</w:t>
              </w:r>
            </w:ins>
          </w:p>
        </w:tc>
      </w:tr>
      <w:tr>
        <w:trPr>
          <w:ins w:id="1233" w:author="Autor desconhecido" w:date="2025-09-28T19:32:37Z"/>
        </w:trPr>
        <w:tc>
          <w:tcPr>
            <w:tcW w:w="297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Times New Roman" w:hAnsi="Times New Roman" w:eastAsia="Times New Roman" w:cs="Times New Roman"/>
                <w:sz w:val="24"/>
                <w:szCs w:val="24"/>
                <w:shd w:fill="8DFF00" w:val="clear"/>
                <w:ins w:id="1235" w:author="Autor desconhecido" w:date="2025-09-28T19:32:37Z"/>
              </w:rPr>
            </w:pPr>
            <w:ins w:id="1234" w:author="Autor desconhecido" w:date="2025-09-28T19:32:37Z">
              <w:r>
                <w:rPr>
                  <w:rFonts w:eastAsia="Times New Roman" w:cs="Times New Roman" w:ascii="Times New Roman" w:hAnsi="Times New Roman"/>
                  <w:sz w:val="24"/>
                  <w:szCs w:val="24"/>
                  <w:shd w:fill="8DFF00" w:val="clear"/>
                </w:rPr>
                <w:t>Base de apoio (distância média entre mãos)</w:t>
              </w:r>
            </w:ins>
          </w:p>
        </w:tc>
        <w:tc>
          <w:tcPr>
            <w:tcW w:w="255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Times New Roman" w:hAnsi="Times New Roman" w:eastAsia="Times New Roman" w:cs="Times New Roman"/>
                <w:sz w:val="24"/>
                <w:szCs w:val="24"/>
                <w:shd w:fill="8DFF00" w:val="clear"/>
                <w:ins w:id="1237" w:author="Autor desconhecido" w:date="2025-09-28T19:32:37Z"/>
              </w:rPr>
            </w:pPr>
            <w:ins w:id="1236" w:author="Autor desconhecido" w:date="2025-09-28T19:32:37Z">
              <w:r>
                <w:rPr>
                  <w:rFonts w:eastAsia="Times New Roman" w:cs="Times New Roman" w:ascii="Times New Roman" w:hAnsi="Times New Roman"/>
                  <w:sz w:val="24"/>
                  <w:szCs w:val="24"/>
                  <w:shd w:fill="8DFF00" w:val="clear"/>
                </w:rPr>
                <w:t>Sistema GaitRite®</w:t>
              </w:r>
            </w:ins>
          </w:p>
        </w:tc>
        <w:tc>
          <w:tcPr>
            <w:tcW w:w="373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Times New Roman" w:hAnsi="Times New Roman" w:eastAsia="Times New Roman" w:cs="Times New Roman"/>
                <w:sz w:val="24"/>
                <w:szCs w:val="24"/>
                <w:shd w:fill="8DFF00" w:val="clear"/>
                <w:ins w:id="1239" w:author="Autor desconhecido" w:date="2025-09-28T19:32:37Z"/>
              </w:rPr>
            </w:pPr>
            <w:ins w:id="1238" w:author="Autor desconhecido" w:date="2025-09-28T19:32:37Z">
              <w:r>
                <w:rPr>
                  <w:rFonts w:eastAsia="Times New Roman" w:cs="Times New Roman" w:ascii="Times New Roman" w:hAnsi="Times New Roman"/>
                  <w:sz w:val="24"/>
                  <w:szCs w:val="24"/>
                  <w:shd w:fill="8DFF00" w:val="clear"/>
                </w:rPr>
                <w:t>Analisa como bases mais amplas ou estreitas influenciam o controle postural.</w:t>
              </w:r>
            </w:ins>
          </w:p>
        </w:tc>
      </w:tr>
      <w:tr>
        <w:trPr>
          <w:ins w:id="1240" w:author="Autor desconhecido" w:date="2025-09-28T19:32:37Z"/>
        </w:trPr>
        <w:tc>
          <w:tcPr>
            <w:tcW w:w="297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Times New Roman" w:hAnsi="Times New Roman" w:eastAsia="Times New Roman" w:cs="Times New Roman"/>
                <w:sz w:val="24"/>
                <w:szCs w:val="24"/>
                <w:shd w:fill="8DFF00" w:val="clear"/>
                <w:ins w:id="1242" w:author="Autor desconhecido" w:date="2025-09-28T19:32:37Z"/>
              </w:rPr>
            </w:pPr>
            <w:ins w:id="1241" w:author="Autor desconhecido" w:date="2025-09-28T19:32:37Z">
              <w:r>
                <w:rPr>
                  <w:rFonts w:eastAsia="Times New Roman" w:cs="Times New Roman" w:ascii="Times New Roman" w:hAnsi="Times New Roman"/>
                  <w:sz w:val="24"/>
                  <w:szCs w:val="24"/>
                  <w:shd w:fill="8DFF00" w:val="clear"/>
                </w:rPr>
                <w:t>Variabilidade do CoP + GFR</w:t>
              </w:r>
            </w:ins>
          </w:p>
        </w:tc>
        <w:tc>
          <w:tcPr>
            <w:tcW w:w="255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Times New Roman" w:hAnsi="Times New Roman" w:eastAsia="Times New Roman" w:cs="Times New Roman"/>
                <w:sz w:val="24"/>
                <w:szCs w:val="24"/>
                <w:shd w:fill="8DFF00" w:val="clear"/>
                <w:ins w:id="1244" w:author="Autor desconhecido" w:date="2025-09-28T19:32:37Z"/>
              </w:rPr>
            </w:pPr>
            <w:ins w:id="1243" w:author="Autor desconhecido" w:date="2025-09-28T19:32:37Z">
              <w:r>
                <w:rPr>
                  <w:rFonts w:eastAsia="Times New Roman" w:cs="Times New Roman" w:ascii="Times New Roman" w:hAnsi="Times New Roman"/>
                  <w:sz w:val="24"/>
                  <w:szCs w:val="24"/>
                  <w:shd w:fill="8DFF00" w:val="clear"/>
                </w:rPr>
                <w:t>Plataforma de Força (Bertec®)</w:t>
              </w:r>
            </w:ins>
          </w:p>
        </w:tc>
        <w:tc>
          <w:tcPr>
            <w:tcW w:w="373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Times New Roman" w:hAnsi="Times New Roman" w:eastAsia="Times New Roman" w:cs="Times New Roman"/>
                <w:sz w:val="24"/>
                <w:szCs w:val="24"/>
                <w:shd w:fill="8DFF00" w:val="clear"/>
                <w:ins w:id="1246" w:author="Autor desconhecido" w:date="2025-09-28T19:32:37Z"/>
              </w:rPr>
            </w:pPr>
            <w:ins w:id="1245" w:author="Autor desconhecido" w:date="2025-09-28T19:32:37Z">
              <w:r>
                <w:rPr>
                  <w:rFonts w:eastAsia="Times New Roman" w:cs="Times New Roman" w:ascii="Times New Roman" w:hAnsi="Times New Roman"/>
                  <w:sz w:val="24"/>
                  <w:szCs w:val="24"/>
                  <w:shd w:fill="8DFF00" w:val="clear"/>
                </w:rPr>
                <w:t>Analisa o controle postural antecipatório dos primeiros passos</w:t>
              </w:r>
            </w:ins>
          </w:p>
        </w:tc>
      </w:tr>
      <w:tr>
        <w:trPr>
          <w:ins w:id="1247" w:author="Autor desconhecido" w:date="2025-09-28T19:32:37Z"/>
        </w:trPr>
        <w:tc>
          <w:tcPr>
            <w:tcW w:w="297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Times New Roman" w:hAnsi="Times New Roman" w:eastAsia="Times New Roman" w:cs="Times New Roman"/>
                <w:sz w:val="24"/>
                <w:szCs w:val="24"/>
                <w:shd w:fill="8DFF00" w:val="clear"/>
                <w:ins w:id="1249" w:author="Autor desconhecido" w:date="2025-09-28T19:32:37Z"/>
              </w:rPr>
            </w:pPr>
            <w:ins w:id="1248" w:author="Autor desconhecido" w:date="2025-09-28T19:32:37Z">
              <w:r>
                <w:rPr>
                  <w:rFonts w:eastAsia="Times New Roman" w:cs="Times New Roman" w:ascii="Times New Roman" w:hAnsi="Times New Roman"/>
                  <w:sz w:val="24"/>
                  <w:szCs w:val="24"/>
                  <w:shd w:fill="8DFF00" w:val="clear"/>
                </w:rPr>
                <w:t>Força dos flexores de punho</w:t>
              </w:r>
            </w:ins>
          </w:p>
        </w:tc>
        <w:tc>
          <w:tcPr>
            <w:tcW w:w="255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Times New Roman" w:hAnsi="Times New Roman" w:eastAsia="Times New Roman" w:cs="Times New Roman"/>
                <w:sz w:val="24"/>
                <w:szCs w:val="24"/>
                <w:shd w:fill="8DFF00" w:val="clear"/>
                <w:ins w:id="1251" w:author="Autor desconhecido" w:date="2025-09-28T19:32:37Z"/>
              </w:rPr>
            </w:pPr>
            <w:ins w:id="1250" w:author="Autor desconhecido" w:date="2025-09-28T19:32:37Z">
              <w:r>
                <w:rPr>
                  <w:rFonts w:eastAsia="Times New Roman" w:cs="Times New Roman" w:ascii="Times New Roman" w:hAnsi="Times New Roman"/>
                  <w:sz w:val="24"/>
                  <w:szCs w:val="24"/>
                  <w:shd w:fill="8DFF00" w:val="clear"/>
                </w:rPr>
                <w:t>Dinamômetro</w:t>
              </w:r>
            </w:ins>
          </w:p>
        </w:tc>
        <w:tc>
          <w:tcPr>
            <w:tcW w:w="373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Times New Roman" w:hAnsi="Times New Roman" w:eastAsia="Times New Roman" w:cs="Times New Roman"/>
                <w:sz w:val="24"/>
                <w:szCs w:val="24"/>
                <w:shd w:fill="8DFF00" w:val="clear"/>
                <w:ins w:id="1253" w:author="Autor desconhecido" w:date="2025-09-28T19:32:37Z"/>
              </w:rPr>
            </w:pPr>
            <w:ins w:id="1252" w:author="Autor desconhecido" w:date="2025-09-28T19:32:37Z">
              <w:r>
                <w:rPr>
                  <w:rFonts w:eastAsia="Times New Roman" w:cs="Times New Roman" w:ascii="Times New Roman" w:hAnsi="Times New Roman"/>
                  <w:sz w:val="24"/>
                  <w:szCs w:val="24"/>
                  <w:shd w:fill="8DFF00" w:val="clear"/>
                </w:rPr>
                <w:t>Relaciona-se à capacidade de realizar correções finas e manter estabilidade durante a propulsão.</w:t>
              </w:r>
            </w:ins>
          </w:p>
        </w:tc>
      </w:tr>
      <w:tr>
        <w:trPr>
          <w:ins w:id="1254" w:author="Autor desconhecido" w:date="2025-09-28T19:32:37Z"/>
        </w:trPr>
        <w:tc>
          <w:tcPr>
            <w:tcW w:w="297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Times New Roman" w:hAnsi="Times New Roman" w:eastAsia="Times New Roman" w:cs="Times New Roman"/>
                <w:sz w:val="24"/>
                <w:szCs w:val="24"/>
                <w:shd w:fill="8DFF00" w:val="clear"/>
                <w:ins w:id="1256" w:author="Autor desconhecido" w:date="2025-09-28T19:32:37Z"/>
              </w:rPr>
            </w:pPr>
            <w:ins w:id="1255" w:author="Autor desconhecido" w:date="2025-09-28T19:32:37Z">
              <w:r>
                <w:rPr>
                  <w:rFonts w:eastAsia="Times New Roman" w:cs="Times New Roman" w:ascii="Times New Roman" w:hAnsi="Times New Roman"/>
                  <w:sz w:val="24"/>
                  <w:szCs w:val="24"/>
                  <w:shd w:fill="8DFF00" w:val="clear"/>
                </w:rPr>
                <w:t>Força dos flexores dos dedos</w:t>
              </w:r>
            </w:ins>
          </w:p>
        </w:tc>
        <w:tc>
          <w:tcPr>
            <w:tcW w:w="255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Times New Roman" w:hAnsi="Times New Roman" w:eastAsia="Times New Roman" w:cs="Times New Roman"/>
                <w:sz w:val="24"/>
                <w:szCs w:val="24"/>
                <w:shd w:fill="8DFF00" w:val="clear"/>
                <w:ins w:id="1258" w:author="Autor desconhecido" w:date="2025-09-28T19:32:37Z"/>
              </w:rPr>
            </w:pPr>
            <w:ins w:id="1257" w:author="Autor desconhecido" w:date="2025-09-28T19:32:37Z">
              <w:r>
                <w:rPr>
                  <w:rFonts w:eastAsia="Times New Roman" w:cs="Times New Roman" w:ascii="Times New Roman" w:hAnsi="Times New Roman"/>
                  <w:sz w:val="24"/>
                  <w:szCs w:val="24"/>
                  <w:shd w:fill="8DFF00" w:val="clear"/>
                </w:rPr>
                <w:t>Dinamômetro</w:t>
              </w:r>
            </w:ins>
          </w:p>
        </w:tc>
        <w:tc>
          <w:tcPr>
            <w:tcW w:w="373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Times New Roman" w:hAnsi="Times New Roman" w:eastAsia="Times New Roman" w:cs="Times New Roman"/>
                <w:sz w:val="24"/>
                <w:szCs w:val="24"/>
                <w:shd w:fill="8DFF00" w:val="clear"/>
                <w:ins w:id="1260" w:author="Autor desconhecido" w:date="2025-09-28T19:32:37Z"/>
              </w:rPr>
            </w:pPr>
            <w:ins w:id="1259" w:author="Autor desconhecido" w:date="2025-09-28T19:32:37Z">
              <w:r>
                <w:rPr>
                  <w:rFonts w:eastAsia="Times New Roman" w:cs="Times New Roman" w:ascii="Times New Roman" w:hAnsi="Times New Roman"/>
                  <w:sz w:val="24"/>
                  <w:szCs w:val="24"/>
                  <w:shd w:fill="8DFF00" w:val="clear"/>
                </w:rPr>
                <w:t>Contribui para ajustes finos de pressão na base de apoio.</w:t>
              </w:r>
            </w:ins>
          </w:p>
        </w:tc>
      </w:tr>
      <w:tr>
        <w:trPr>
          <w:ins w:id="1261" w:author="Autor desconhecido" w:date="2025-09-28T19:32:37Z"/>
        </w:trPr>
        <w:tc>
          <w:tcPr>
            <w:tcW w:w="297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Times New Roman" w:hAnsi="Times New Roman"/>
                <w:sz w:val="24"/>
                <w:szCs w:val="24"/>
                <w:shd w:fill="8DFF00" w:val="clear"/>
                <w:ins w:id="1264" w:author="Autor desconhecido" w:date="2025-09-28T19:32:37Z"/>
              </w:rPr>
            </w:pPr>
            <w:ins w:id="1262" w:author="Autor desconhecido" w:date="2025-09-28T19:32:37Z">
              <w:r>
                <w:rPr>
                  <w:rFonts w:eastAsia="Times New Roman" w:cs="Times New Roman" w:ascii="Times New Roman" w:hAnsi="Times New Roman"/>
                  <w:sz w:val="24"/>
                  <w:szCs w:val="24"/>
                  <w:shd w:fill="8DFF00" w:val="clear"/>
                </w:rPr>
                <w:t xml:space="preserve">Força máxima relativa à massa corporal no </w:t>
              </w:r>
            </w:ins>
            <w:ins w:id="1263" w:author="Autor desconhecido" w:date="2025-09-28T19:32:37Z">
              <w:r>
                <w:rPr>
                  <w:rFonts w:eastAsia="Times New Roman" w:cs="Times New Roman" w:ascii="Times New Roman" w:hAnsi="Times New Roman"/>
                  <w:i/>
                  <w:sz w:val="24"/>
                  <w:szCs w:val="24"/>
                  <w:shd w:fill="8DFF00" w:val="clear"/>
                </w:rPr>
                <w:t>shoulder press</w:t>
              </w:r>
            </w:ins>
          </w:p>
        </w:tc>
        <w:tc>
          <w:tcPr>
            <w:tcW w:w="255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Times New Roman" w:hAnsi="Times New Roman" w:eastAsia="Times New Roman" w:cs="Times New Roman"/>
                <w:sz w:val="24"/>
                <w:szCs w:val="24"/>
                <w:shd w:fill="8DFF00" w:val="clear"/>
                <w:ins w:id="1266" w:author="Autor desconhecido" w:date="2025-09-28T19:32:37Z"/>
              </w:rPr>
            </w:pPr>
            <w:ins w:id="1265" w:author="Autor desconhecido" w:date="2025-09-28T19:32:37Z">
              <w:r>
                <w:rPr>
                  <w:rFonts w:eastAsia="Times New Roman" w:cs="Times New Roman" w:ascii="Times New Roman" w:hAnsi="Times New Roman"/>
                  <w:sz w:val="24"/>
                  <w:szCs w:val="24"/>
                  <w:shd w:fill="8DFF00" w:val="clear"/>
                </w:rPr>
                <w:t xml:space="preserve">Teste de 1-RM </w:t>
              </w:r>
            </w:ins>
          </w:p>
        </w:tc>
        <w:tc>
          <w:tcPr>
            <w:tcW w:w="373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Times New Roman" w:hAnsi="Times New Roman" w:eastAsia="Times New Roman" w:cs="Times New Roman"/>
                <w:sz w:val="24"/>
                <w:szCs w:val="24"/>
                <w:shd w:fill="8DFF00" w:val="clear"/>
                <w:ins w:id="1268" w:author="Autor desconhecido" w:date="2025-09-28T19:32:37Z"/>
              </w:rPr>
            </w:pPr>
            <w:ins w:id="1267" w:author="Autor desconhecido" w:date="2025-09-28T19:32:37Z">
              <w:r>
                <w:rPr>
                  <w:rFonts w:eastAsia="Times New Roman" w:cs="Times New Roman" w:ascii="Times New Roman" w:hAnsi="Times New Roman"/>
                  <w:sz w:val="24"/>
                  <w:szCs w:val="24"/>
                  <w:shd w:fill="8DFF00" w:val="clear"/>
                </w:rPr>
                <w:t>Relaciona-se à sustentação da massa corporal e estabilidade do ombro.</w:t>
              </w:r>
            </w:ins>
          </w:p>
        </w:tc>
      </w:tr>
      <w:tr>
        <w:trPr>
          <w:ins w:id="1269" w:author="Autor desconhecido" w:date="2025-09-28T19:32:37Z"/>
        </w:trPr>
        <w:tc>
          <w:tcPr>
            <w:tcW w:w="297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Times New Roman" w:hAnsi="Times New Roman"/>
                <w:sz w:val="24"/>
                <w:szCs w:val="24"/>
                <w:shd w:fill="8DFF00" w:val="clear"/>
                <w:ins w:id="1272" w:author="Autor desconhecido" w:date="2025-09-28T19:32:37Z"/>
              </w:rPr>
            </w:pPr>
            <w:ins w:id="1270" w:author="Autor desconhecido" w:date="2025-09-28T19:32:37Z">
              <w:r>
                <w:rPr>
                  <w:rFonts w:eastAsia="Times New Roman" w:cs="Times New Roman" w:ascii="Times New Roman" w:hAnsi="Times New Roman"/>
                  <w:sz w:val="24"/>
                  <w:szCs w:val="24"/>
                  <w:shd w:fill="8DFF00" w:val="clear"/>
                </w:rPr>
                <w:t>Resistência em posição invertida (</w:t>
              </w:r>
            </w:ins>
            <w:ins w:id="1271" w:author="Autor desconhecido" w:date="2025-09-28T19:32:37Z">
              <w:r>
                <w:rPr>
                  <w:rFonts w:eastAsia="Times New Roman" w:cs="Times New Roman" w:ascii="Times New Roman" w:hAnsi="Times New Roman"/>
                  <w:i/>
                  <w:sz w:val="24"/>
                  <w:szCs w:val="24"/>
                  <w:shd w:fill="8DFF00" w:val="clear"/>
                </w:rPr>
                <w:t>wall-supported HS)</w:t>
              </w:r>
            </w:ins>
          </w:p>
        </w:tc>
        <w:tc>
          <w:tcPr>
            <w:tcW w:w="255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Times New Roman" w:hAnsi="Times New Roman" w:eastAsia="Times New Roman" w:cs="Times New Roman"/>
                <w:sz w:val="24"/>
                <w:szCs w:val="24"/>
                <w:shd w:fill="8DFF00" w:val="clear"/>
                <w:ins w:id="1274" w:author="Autor desconhecido" w:date="2025-09-28T19:32:37Z"/>
              </w:rPr>
            </w:pPr>
            <w:ins w:id="1273" w:author="Autor desconhecido" w:date="2025-09-28T19:32:37Z">
              <w:r>
                <w:rPr>
                  <w:rFonts w:eastAsia="Times New Roman" w:cs="Times New Roman" w:ascii="Times New Roman" w:hAnsi="Times New Roman"/>
                  <w:sz w:val="24"/>
                  <w:szCs w:val="24"/>
                  <w:shd w:fill="8DFF00" w:val="clear"/>
                </w:rPr>
                <w:t>Cronometro Digital</w:t>
              </w:r>
            </w:ins>
          </w:p>
        </w:tc>
        <w:tc>
          <w:tcPr>
            <w:tcW w:w="373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Times New Roman" w:hAnsi="Times New Roman" w:eastAsia="Times New Roman" w:cs="Times New Roman"/>
                <w:sz w:val="24"/>
                <w:szCs w:val="24"/>
                <w:shd w:fill="8DFF00" w:val="clear"/>
                <w:ins w:id="1276" w:author="Autor desconhecido" w:date="2025-09-28T19:32:37Z"/>
              </w:rPr>
            </w:pPr>
            <w:ins w:id="1275" w:author="Autor desconhecido" w:date="2025-09-28T19:32:37Z">
              <w:r>
                <w:rPr>
                  <w:rFonts w:eastAsia="Times New Roman" w:cs="Times New Roman" w:ascii="Times New Roman" w:hAnsi="Times New Roman"/>
                  <w:sz w:val="24"/>
                  <w:szCs w:val="24"/>
                  <w:shd w:fill="8DFF00" w:val="clear"/>
                </w:rPr>
                <w:t>Avalia capacidade de resistir à fadiga em posição invertida</w:t>
              </w:r>
            </w:ins>
          </w:p>
        </w:tc>
      </w:tr>
      <w:tr>
        <w:trPr>
          <w:ins w:id="1277" w:author="Autor desconhecido" w:date="2025-09-28T19:32:37Z"/>
        </w:trPr>
        <w:tc>
          <w:tcPr>
            <w:tcW w:w="297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Times New Roman" w:hAnsi="Times New Roman" w:eastAsia="Times New Roman" w:cs="Times New Roman"/>
                <w:sz w:val="24"/>
                <w:szCs w:val="24"/>
                <w:shd w:fill="8DFF00" w:val="clear"/>
                <w:ins w:id="1279" w:author="Autor desconhecido" w:date="2025-09-28T19:32:37Z"/>
              </w:rPr>
            </w:pPr>
            <w:ins w:id="1278" w:author="Autor desconhecido" w:date="2025-09-28T19:32:37Z">
              <w:r>
                <w:rPr>
                  <w:rFonts w:eastAsia="Times New Roman" w:cs="Times New Roman" w:ascii="Times New Roman" w:hAnsi="Times New Roman"/>
                  <w:sz w:val="24"/>
                  <w:szCs w:val="24"/>
                  <w:shd w:fill="8DFF00" w:val="clear"/>
                </w:rPr>
                <w:t>Altura do CoM</w:t>
              </w:r>
            </w:ins>
          </w:p>
        </w:tc>
        <w:tc>
          <w:tcPr>
            <w:tcW w:w="255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Times New Roman" w:hAnsi="Times New Roman" w:eastAsia="Times New Roman" w:cs="Times New Roman"/>
                <w:sz w:val="24"/>
                <w:szCs w:val="24"/>
                <w:shd w:fill="8DFF00" w:val="clear"/>
                <w:ins w:id="1281" w:author="Autor desconhecido" w:date="2025-09-28T19:32:37Z"/>
              </w:rPr>
            </w:pPr>
            <w:ins w:id="1280" w:author="Autor desconhecido" w:date="2025-09-28T19:32:37Z">
              <w:r>
                <w:rPr>
                  <w:rFonts w:eastAsia="Times New Roman" w:cs="Times New Roman" w:ascii="Times New Roman" w:hAnsi="Times New Roman"/>
                  <w:sz w:val="24"/>
                  <w:szCs w:val="24"/>
                  <w:shd w:fill="8DFF00" w:val="clear"/>
                </w:rPr>
                <w:t xml:space="preserve">Captura de Movimento  </w:t>
              </w:r>
            </w:ins>
          </w:p>
          <w:p>
            <w:pPr>
              <w:pStyle w:val="Normal"/>
              <w:spacing w:lineRule="auto" w:line="240"/>
              <w:jc w:val="start"/>
              <w:rPr>
                <w:rFonts w:ascii="Times New Roman" w:hAnsi="Times New Roman" w:eastAsia="Times New Roman" w:cs="Times New Roman"/>
                <w:sz w:val="24"/>
                <w:szCs w:val="24"/>
                <w:shd w:fill="8DFF00" w:val="clear"/>
                <w:ins w:id="1283" w:author="Autor desconhecido" w:date="2025-09-28T19:32:37Z"/>
              </w:rPr>
            </w:pPr>
            <w:ins w:id="1282" w:author="Autor desconhecido" w:date="2025-09-28T19:32:37Z">
              <w:r>
                <w:rPr>
                  <w:rFonts w:eastAsia="Times New Roman" w:cs="Times New Roman" w:ascii="Times New Roman" w:hAnsi="Times New Roman"/>
                  <w:sz w:val="24"/>
                  <w:szCs w:val="24"/>
                  <w:shd w:fill="8DFF00" w:val="clear"/>
                </w:rPr>
                <w:t>(Vicon®)</w:t>
              </w:r>
            </w:ins>
          </w:p>
        </w:tc>
        <w:tc>
          <w:tcPr>
            <w:tcW w:w="373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Times New Roman" w:hAnsi="Times New Roman" w:eastAsia="Times New Roman" w:cs="Times New Roman"/>
                <w:sz w:val="24"/>
                <w:szCs w:val="24"/>
                <w:shd w:fill="8DFF00" w:val="clear"/>
                <w:ins w:id="1285" w:author="Autor desconhecido" w:date="2025-09-28T19:32:37Z"/>
              </w:rPr>
            </w:pPr>
            <w:ins w:id="1284" w:author="Autor desconhecido" w:date="2025-09-28T19:32:37Z">
              <w:r>
                <w:rPr>
                  <w:rFonts w:eastAsia="Times New Roman" w:cs="Times New Roman" w:ascii="Times New Roman" w:hAnsi="Times New Roman"/>
                  <w:sz w:val="24"/>
                  <w:szCs w:val="24"/>
                  <w:shd w:fill="8DFF00" w:val="clear"/>
                </w:rPr>
                <w:t>Determina o nível de instabilidade inerente ao deslocamento invertido.</w:t>
              </w:r>
            </w:ins>
          </w:p>
        </w:tc>
      </w:tr>
      <w:tr>
        <w:trPr>
          <w:ins w:id="1286" w:author="Autor desconhecido" w:date="2025-09-28T19:32:37Z"/>
        </w:trPr>
        <w:tc>
          <w:tcPr>
            <w:tcW w:w="297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Times New Roman" w:hAnsi="Times New Roman" w:eastAsia="Times New Roman" w:cs="Times New Roman"/>
                <w:sz w:val="24"/>
                <w:szCs w:val="24"/>
                <w:shd w:fill="8DFF00" w:val="clear"/>
                <w:ins w:id="1288" w:author="Autor desconhecido" w:date="2025-09-28T19:32:37Z"/>
              </w:rPr>
            </w:pPr>
            <w:ins w:id="1287" w:author="Autor desconhecido" w:date="2025-09-28T19:32:37Z">
              <w:r>
                <w:rPr>
                  <w:rFonts w:eastAsia="Times New Roman" w:cs="Times New Roman" w:ascii="Times New Roman" w:hAnsi="Times New Roman"/>
                  <w:sz w:val="24"/>
                  <w:szCs w:val="24"/>
                  <w:shd w:fill="8DFF00" w:val="clear"/>
                </w:rPr>
                <w:t>Comprimento dos membros</w:t>
              </w:r>
            </w:ins>
          </w:p>
        </w:tc>
        <w:tc>
          <w:tcPr>
            <w:tcW w:w="255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Times New Roman" w:hAnsi="Times New Roman" w:eastAsia="Times New Roman" w:cs="Times New Roman"/>
                <w:sz w:val="24"/>
                <w:szCs w:val="24"/>
                <w:shd w:fill="8DFF00" w:val="clear"/>
                <w:ins w:id="1290" w:author="Autor desconhecido" w:date="2025-09-28T19:32:37Z"/>
              </w:rPr>
            </w:pPr>
            <w:ins w:id="1289" w:author="Autor desconhecido" w:date="2025-09-28T19:32:37Z">
              <w:r>
                <w:rPr>
                  <w:rFonts w:eastAsia="Times New Roman" w:cs="Times New Roman" w:ascii="Times New Roman" w:hAnsi="Times New Roman"/>
                  <w:sz w:val="24"/>
                  <w:szCs w:val="24"/>
                  <w:shd w:fill="8DFF00" w:val="clear"/>
                </w:rPr>
                <w:t xml:space="preserve">Captura de Movimento  </w:t>
              </w:r>
            </w:ins>
          </w:p>
          <w:p>
            <w:pPr>
              <w:pStyle w:val="Normal"/>
              <w:spacing w:lineRule="auto" w:line="240"/>
              <w:jc w:val="start"/>
              <w:rPr>
                <w:rFonts w:ascii="Times New Roman" w:hAnsi="Times New Roman" w:eastAsia="Times New Roman" w:cs="Times New Roman"/>
                <w:sz w:val="24"/>
                <w:szCs w:val="24"/>
                <w:shd w:fill="8DFF00" w:val="clear"/>
                <w:ins w:id="1292" w:author="Autor desconhecido" w:date="2025-09-28T19:32:37Z"/>
              </w:rPr>
            </w:pPr>
            <w:ins w:id="1291" w:author="Autor desconhecido" w:date="2025-09-28T19:32:37Z">
              <w:r>
                <w:rPr>
                  <w:rFonts w:eastAsia="Times New Roman" w:cs="Times New Roman" w:ascii="Times New Roman" w:hAnsi="Times New Roman"/>
                  <w:sz w:val="24"/>
                  <w:szCs w:val="24"/>
                  <w:shd w:fill="8DFF00" w:val="clear"/>
                </w:rPr>
                <w:t>(Vicon®)</w:t>
              </w:r>
            </w:ins>
          </w:p>
        </w:tc>
        <w:tc>
          <w:tcPr>
            <w:tcW w:w="373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Times New Roman" w:hAnsi="Times New Roman" w:eastAsia="Times New Roman" w:cs="Times New Roman"/>
                <w:sz w:val="24"/>
                <w:szCs w:val="24"/>
                <w:shd w:fill="8DFF00" w:val="clear"/>
                <w:ins w:id="1294" w:author="Autor desconhecido" w:date="2025-09-28T19:32:37Z"/>
              </w:rPr>
            </w:pPr>
            <w:ins w:id="1293" w:author="Autor desconhecido" w:date="2025-09-28T19:32:37Z">
              <w:r>
                <w:rPr>
                  <w:rFonts w:eastAsia="Times New Roman" w:cs="Times New Roman" w:ascii="Times New Roman" w:hAnsi="Times New Roman"/>
                  <w:sz w:val="24"/>
                  <w:szCs w:val="24"/>
                  <w:shd w:fill="8DFF00" w:val="clear"/>
                </w:rPr>
                <w:t>Afeta alavancas mecânicas e a precisão dos ajustes posturais.</w:t>
              </w:r>
            </w:ins>
          </w:p>
        </w:tc>
      </w:tr>
      <w:tr>
        <w:trPr>
          <w:ins w:id="1295" w:author="Autor desconhecido" w:date="2025-09-28T19:32:37Z"/>
        </w:trPr>
        <w:tc>
          <w:tcPr>
            <w:tcW w:w="297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Times New Roman" w:hAnsi="Times New Roman" w:eastAsia="Times New Roman" w:cs="Times New Roman"/>
                <w:sz w:val="24"/>
                <w:szCs w:val="24"/>
                <w:shd w:fill="8DFF00" w:val="clear"/>
                <w:ins w:id="1297" w:author="Autor desconhecido" w:date="2025-09-28T19:32:37Z"/>
              </w:rPr>
            </w:pPr>
            <w:ins w:id="1296" w:author="Autor desconhecido" w:date="2025-09-28T19:32:37Z">
              <w:r>
                <w:rPr>
                  <w:rFonts w:eastAsia="Times New Roman" w:cs="Times New Roman" w:ascii="Times New Roman" w:hAnsi="Times New Roman"/>
                  <w:sz w:val="24"/>
                  <w:szCs w:val="24"/>
                  <w:shd w:fill="8DFF00" w:val="clear"/>
                </w:rPr>
                <w:t>Composição Corporal</w:t>
              </w:r>
            </w:ins>
          </w:p>
        </w:tc>
        <w:tc>
          <w:tcPr>
            <w:tcW w:w="255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Times New Roman" w:hAnsi="Times New Roman" w:eastAsia="Times New Roman" w:cs="Times New Roman"/>
                <w:sz w:val="24"/>
                <w:szCs w:val="24"/>
                <w:shd w:fill="8DFF00" w:val="clear"/>
                <w:ins w:id="1299" w:author="Autor desconhecido" w:date="2025-09-28T19:32:37Z"/>
              </w:rPr>
            </w:pPr>
            <w:ins w:id="1298" w:author="Autor desconhecido" w:date="2025-09-28T19:32:37Z">
              <w:r>
                <w:rPr>
                  <w:rFonts w:eastAsia="Times New Roman" w:cs="Times New Roman" w:ascii="Times New Roman" w:hAnsi="Times New Roman"/>
                  <w:sz w:val="24"/>
                  <w:szCs w:val="24"/>
                  <w:shd w:fill="8DFF00" w:val="clear"/>
                </w:rPr>
                <w:t>Absorciometria de Raios-X de Dupla Energia (Dexa)</w:t>
              </w:r>
            </w:ins>
          </w:p>
        </w:tc>
        <w:tc>
          <w:tcPr>
            <w:tcW w:w="373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Times New Roman" w:hAnsi="Times New Roman" w:eastAsia="Times New Roman" w:cs="Times New Roman"/>
                <w:sz w:val="24"/>
                <w:szCs w:val="24"/>
                <w:shd w:fill="8DFF00" w:val="clear"/>
                <w:ins w:id="1301" w:author="Autor desconhecido" w:date="2025-09-28T19:32:37Z"/>
              </w:rPr>
            </w:pPr>
            <w:ins w:id="1300" w:author="Autor desconhecido" w:date="2025-09-28T19:32:37Z">
              <w:r>
                <w:rPr>
                  <w:rFonts w:eastAsia="Times New Roman" w:cs="Times New Roman" w:ascii="Times New Roman" w:hAnsi="Times New Roman"/>
                  <w:sz w:val="24"/>
                  <w:szCs w:val="24"/>
                  <w:shd w:fill="8DFF00" w:val="clear"/>
                </w:rPr>
                <w:t xml:space="preserve">Mensura a quantidade de gordura e massa muscular. </w:t>
              </w:r>
            </w:ins>
          </w:p>
        </w:tc>
      </w:tr>
      <w:tr>
        <w:trPr>
          <w:ins w:id="1302" w:author="Autor desconhecido" w:date="2025-09-28T19:32:37Z"/>
        </w:trPr>
        <w:tc>
          <w:tcPr>
            <w:tcW w:w="297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Times New Roman" w:hAnsi="Times New Roman" w:eastAsia="Times New Roman" w:cs="Times New Roman"/>
                <w:sz w:val="24"/>
                <w:szCs w:val="24"/>
                <w:shd w:fill="8DFF00" w:val="clear"/>
                <w:ins w:id="1304" w:author="Autor desconhecido" w:date="2025-09-28T19:32:37Z"/>
              </w:rPr>
            </w:pPr>
            <w:ins w:id="1303" w:author="Autor desconhecido" w:date="2025-09-28T19:32:37Z">
              <w:r>
                <w:rPr>
                  <w:rFonts w:eastAsia="Times New Roman" w:cs="Times New Roman" w:ascii="Times New Roman" w:hAnsi="Times New Roman"/>
                  <w:sz w:val="24"/>
                  <w:szCs w:val="24"/>
                  <w:shd w:fill="8DFF00" w:val="clear"/>
                </w:rPr>
                <w:t>Tempo de prática e idade cronológica</w:t>
              </w:r>
            </w:ins>
          </w:p>
        </w:tc>
        <w:tc>
          <w:tcPr>
            <w:tcW w:w="255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Times New Roman" w:hAnsi="Times New Roman" w:eastAsia="Times New Roman" w:cs="Times New Roman"/>
                <w:sz w:val="24"/>
                <w:szCs w:val="24"/>
                <w:shd w:fill="8DFF00" w:val="clear"/>
                <w:ins w:id="1306" w:author="Autor desconhecido" w:date="2025-09-28T19:32:37Z"/>
              </w:rPr>
            </w:pPr>
            <w:ins w:id="1305" w:author="Autor desconhecido" w:date="2025-09-28T19:32:37Z">
              <w:r>
                <w:rPr>
                  <w:rFonts w:eastAsia="Times New Roman" w:cs="Times New Roman" w:ascii="Times New Roman" w:hAnsi="Times New Roman"/>
                  <w:sz w:val="24"/>
                  <w:szCs w:val="24"/>
                  <w:shd w:fill="8DFF00" w:val="clear"/>
                </w:rPr>
                <w:t>Questionário online</w:t>
              </w:r>
            </w:ins>
          </w:p>
        </w:tc>
        <w:tc>
          <w:tcPr>
            <w:tcW w:w="373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Times New Roman" w:hAnsi="Times New Roman" w:eastAsia="Times New Roman" w:cs="Times New Roman"/>
                <w:sz w:val="24"/>
                <w:szCs w:val="24"/>
                <w:shd w:fill="8DFF00" w:val="clear"/>
                <w:ins w:id="1308" w:author="Autor desconhecido" w:date="2025-09-28T19:32:37Z"/>
              </w:rPr>
            </w:pPr>
            <w:ins w:id="1307" w:author="Autor desconhecido" w:date="2025-09-28T19:32:37Z">
              <w:r>
                <w:rPr>
                  <w:rFonts w:eastAsia="Times New Roman" w:cs="Times New Roman" w:ascii="Times New Roman" w:hAnsi="Times New Roman"/>
                  <w:sz w:val="24"/>
                  <w:szCs w:val="24"/>
                  <w:shd w:fill="8DFF00" w:val="clear"/>
                </w:rPr>
                <w:t>Avalia se experiência prévia está associada a maior estabilidade e proficiência técnica.</w:t>
              </w:r>
            </w:ins>
          </w:p>
        </w:tc>
      </w:tr>
    </w:tbl>
    <w:p>
      <w:pPr>
        <w:pStyle w:val="Normal"/>
        <w:spacing w:lineRule="auto" w:line="360"/>
        <w:ind w:firstLine="708"/>
        <w:rPr>
          <w:rFonts w:ascii="Times New Roman" w:hAnsi="Times New Roman" w:eastAsia="Times New Roman" w:cs="Times New Roman"/>
          <w:sz w:val="24"/>
          <w:szCs w:val="24"/>
          <w:shd w:fill="8DFF00" w:val="clear"/>
          <w:ins w:id="1310" w:author="Autor desconhecido" w:date="2025-09-28T18:35:17Z"/>
        </w:rPr>
      </w:pPr>
      <w:r>
        <w:rPr>
          <w:rFonts w:eastAsia="Times New Roman" w:cs="Times New Roman" w:ascii="Times New Roman" w:hAnsi="Times New Roman"/>
          <w:rFonts w:ascii="Times New Roman" w:hAnsi="Times New Roman" w:eastAsia="Times New Roman" w:cs="Times New Roman"/>
          <w:sz w:val="24"/>
          <w:szCs w:val="24"/>
          <w:shd w:fill="8DFF00" w:val="clear"/>
          <w:rPrChange w:id="0" w:author="Autor desconhecido" w:date="2025-09-28T19:32:47Z">
            <w:rPr>
              <w:sz w:val="20"/>
              <w:shd w:fill="FFFF38" w:val="clear"/>
              <w:szCs w:val="20"/>
            </w:rPr>
          </w:rPrChange>
        </w:rPr>
        <w:t>Fonte: Elaborado pelo autor (2025).</w:t>
      </w:r>
    </w:p>
    <w:p>
      <w:pPr>
        <w:pStyle w:val="Normal"/>
        <w:spacing w:lineRule="auto" w:line="360"/>
        <w:rPr>
          <w:rFonts w:ascii="Times New Roman" w:hAnsi="Times New Roman" w:eastAsia="Times New Roman" w:cs="Times New Roman"/>
        </w:rPr>
      </w:pPr>
      <w:ins w:id="1311" w:author="Autor desconhecido" w:date="2025-09-28T18:37:03Z">
        <w:r>
          <w:rPr>
            <w:rFonts w:eastAsia="Times New Roman" w:cs="Times New Roman" w:ascii="Times New Roman" w:hAnsi="Times New Roman"/>
          </w:rPr>
          <w:t xml:space="preserve">3.2 </w:t>
        </w:r>
      </w:ins>
      <w:r>
        <w:rPr>
          <w:rFonts w:eastAsia="Times New Roman" w:cs="Times New Roman" w:ascii="Times New Roman" w:hAnsi="Times New Roman"/>
        </w:rPr>
        <w:t>Participantes</w:t>
      </w:r>
    </w:p>
    <w:p>
      <w:pPr>
        <w:pStyle w:val="Normal"/>
        <w:spacing w:lineRule="auto" w:line="360"/>
        <w:rPr>
          <w:rFonts w:ascii="Times New Roman" w:hAnsi="Times New Roman" w:eastAsia="Times New Roman" w:cs="Times New Roman"/>
        </w:rPr>
      </w:pPr>
      <w:r>
        <w:rPr>
          <w:rFonts w:eastAsia="Times New Roman" w:cs="Times New Roman" w:ascii="Times New Roman" w:hAnsi="Times New Roman"/>
        </w:rPr>
        <w:tab/>
        <w:t xml:space="preserve">Serão recrutados adultos, de ambos os sexos, </w:t>
      </w:r>
      <w:commentRangeStart w:id="81"/>
      <w:r>
        <w:rPr>
          <w:rFonts w:eastAsia="Times New Roman" w:cs="Times New Roman" w:ascii="Times New Roman" w:hAnsi="Times New Roman"/>
          <w:rFonts w:ascii="Times New Roman" w:hAnsi="Times New Roman" w:eastAsia="Times New Roman" w:cs="Times New Roman"/>
          <w:shd w:fill="8DFF00" w:val="clear"/>
          <w:rPrChange w:id="0" w:author="Autor desconhecido" w:date="2025-09-28T20:34:00Z">
            <w:rPr/>
          </w:rPrChange>
        </w:rPr>
        <w:t xml:space="preserve">com idade </w:t>
      </w:r>
      <w:ins w:id="1313" w:author="Autor desconhecido" w:date="2025-09-28T20:33:43Z">
        <w:r>
          <w:rPr>
            <w:rFonts w:eastAsia="Times New Roman" w:cs="Times New Roman" w:ascii="Times New Roman" w:hAnsi="Times New Roman"/>
            <w:shd w:fill="8DFF00" w:val="clear"/>
          </w:rPr>
          <w:t>mínimo</w:t>
        </w:r>
      </w:ins>
      <w:del w:id="1314" w:author="Autor desconhecido" w:date="2025-09-28T20:33:43Z">
        <w:r>
          <w:rPr>
            <w:rFonts w:eastAsia="Times New Roman" w:cs="Times New Roman" w:ascii="Times New Roman" w:hAnsi="Times New Roman"/>
            <w:shd w:fill="8DFF00" w:val="clear"/>
          </w:rPr>
          <w:delText>entre</w:delText>
        </w:r>
      </w:del>
      <w:ins w:id="1315" w:author="Autor desconhecido" w:date="2025-09-28T20:33:45Z">
        <w:r>
          <w:rPr>
            <w:rFonts w:eastAsia="Times New Roman" w:cs="Times New Roman" w:ascii="Times New Roman" w:hAnsi="Times New Roman"/>
            <w:shd w:fill="8DFF00" w:val="clear"/>
          </w:rPr>
          <w:t xml:space="preserve"> </w:t>
        </w:r>
      </w:ins>
      <w:r>
        <w:rPr>
          <w:rFonts w:eastAsia="Times New Roman" w:cs="Times New Roman" w:ascii="Times New Roman" w:hAnsi="Times New Roman"/>
          <w:rFonts w:ascii="Times New Roman" w:hAnsi="Times New Roman" w:eastAsia="Times New Roman" w:cs="Times New Roman"/>
          <w:shd w:fill="8DFF00" w:val="clear"/>
          <w:rPrChange w:id="0" w:author="Autor desconhecido" w:date="2025-09-28T20:34:00Z">
            <w:rPr>
              <w:shd w:fill="8DFF00" w:val="clear"/>
            </w:rPr>
          </w:rPrChange>
        </w:rPr>
        <w:t>de</w:t>
      </w:r>
      <w:r>
        <w:rPr>
          <w:rFonts w:eastAsia="Times New Roman" w:cs="Times New Roman" w:ascii="Times New Roman" w:hAnsi="Times New Roman"/>
          <w:rFonts w:ascii="Times New Roman" w:hAnsi="Times New Roman" w:eastAsia="Times New Roman" w:cs="Times New Roman"/>
          <w:shd w:fill="8DFF00" w:val="clear"/>
          <w:rPrChange w:id="0" w:author="Autor desconhecido" w:date="2025-09-28T20:34:00Z">
            <w:rPr>
              <w:shd w:fill="8DFF00" w:val="clear"/>
            </w:rPr>
          </w:rPrChange>
        </w:rPr>
        <w:t xml:space="preserve"> 18</w:t>
      </w:r>
      <w:del w:id="1318" w:author="Autor desconhecido" w:date="2025-09-28T20:33:51Z">
        <w:r>
          <w:rPr>
            <w:rFonts w:eastAsia="Times New Roman" w:cs="Times New Roman" w:ascii="Times New Roman" w:hAnsi="Times New Roman"/>
            <w:shd w:fill="8DFF00" w:val="clear"/>
          </w:rPr>
          <w:delText xml:space="preserve"> e 50 anos</w:delText>
        </w:r>
      </w:del>
      <w:ins w:id="1319" w:author="Autor desconhecido" w:date="2025-09-28T20:33:54Z">
        <w:r>
          <w:rPr>
            <w:rFonts w:eastAsia="Times New Roman" w:cs="Times New Roman" w:ascii="Times New Roman" w:hAnsi="Times New Roman"/>
            <w:shd w:fill="8DFF00" w:val="clear"/>
          </w:rPr>
          <w:t xml:space="preserve"> </w:t>
        </w:r>
      </w:ins>
      <w:r>
        <w:rPr>
          <w:rFonts w:eastAsia="Times New Roman" w:cs="Times New Roman" w:ascii="Times New Roman" w:hAnsi="Times New Roman"/>
          <w:rFonts w:ascii="Times New Roman" w:hAnsi="Times New Roman" w:eastAsia="Times New Roman" w:cs="Times New Roman"/>
          <w:shd w:fill="8DFF00" w:val="clear"/>
          <w:rPrChange w:id="0" w:author="Autor desconhecido" w:date="2025-09-28T20:34:00Z">
            <w:rPr>
              <w:shd w:fill="8DFF00" w:val="clear"/>
            </w:rPr>
          </w:rPrChange>
        </w:rPr>
        <w:t>anos</w:t>
      </w:r>
      <w:ins w:id="1321" w:author="Autor desconhecido" w:date="2025-09-28T20:34:03Z">
        <w:r>
          <w:rPr/>
        </w:r>
      </w:ins>
      <w:commentRangeEnd w:id="81"/>
      <w:r>
        <w:commentReference w:id="81"/>
      </w:r>
      <w:r>
        <w:rPr>
          <w:rFonts w:eastAsia="Times New Roman" w:cs="Times New Roman" w:ascii="Times New Roman" w:hAnsi="Times New Roman"/>
        </w:rPr>
        <w:t xml:space="preserve">, fisicamente ativos, praticantes regulares de uma modalidade que inclua o treinamento do </w:t>
      </w:r>
      <w:r>
        <w:rPr>
          <w:rFonts w:eastAsia="Times New Roman" w:cs="Times New Roman" w:ascii="Times New Roman" w:hAnsi="Times New Roman"/>
          <w:i/>
        </w:rPr>
        <w:t>handstand</w:t>
      </w:r>
      <w:r>
        <w:rPr>
          <w:rFonts w:eastAsia="Times New Roman" w:cs="Times New Roman" w:ascii="Times New Roman" w:hAnsi="Times New Roman"/>
        </w:rPr>
        <w:t xml:space="preserve"> há pelo menos 6 meses. Deverão ser capazes </w:t>
      </w:r>
      <w:del w:id="1322" w:author="Matheus Machado Gomes" w:date="2025-09-15T16:34:00Z">
        <w:r>
          <w:rPr>
            <w:rFonts w:eastAsia="Times New Roman" w:cs="Times New Roman" w:ascii="Times New Roman" w:hAnsi="Times New Roman"/>
          </w:rPr>
          <w:delText xml:space="preserve">capacidade </w:delText>
        </w:r>
      </w:del>
      <w:r>
        <w:rPr>
          <w:rFonts w:eastAsia="Times New Roman" w:cs="Times New Roman" w:ascii="Times New Roman" w:hAnsi="Times New Roman"/>
        </w:rPr>
        <w:t xml:space="preserve">de manter o equilíbrio livre no </w:t>
      </w:r>
      <w:r>
        <w:rPr>
          <w:rFonts w:eastAsia="Times New Roman" w:cs="Times New Roman" w:ascii="Times New Roman" w:hAnsi="Times New Roman"/>
          <w:i/>
        </w:rPr>
        <w:t>HS</w:t>
      </w:r>
      <w:r>
        <w:rPr>
          <w:rFonts w:eastAsia="Times New Roman" w:cs="Times New Roman" w:ascii="Times New Roman" w:hAnsi="Times New Roman"/>
        </w:rPr>
        <w:t xml:space="preserve"> por pelo menos 3 segundos e/ou conseguir realizar três passadas no </w:t>
      </w:r>
      <w:r>
        <w:rPr>
          <w:rFonts w:eastAsia="Times New Roman" w:cs="Times New Roman" w:ascii="Times New Roman" w:hAnsi="Times New Roman"/>
          <w:i/>
        </w:rPr>
        <w:t xml:space="preserve">HSW, </w:t>
      </w:r>
      <w:r>
        <w:rPr>
          <w:rFonts w:eastAsia="Times New Roman" w:cs="Times New Roman" w:ascii="Times New Roman" w:hAnsi="Times New Roman"/>
        </w:rPr>
        <w:t xml:space="preserve">condições essas que servirão como critério de exclusão juntamente com: impossibilidade de realizar todas as sessões de testes, histórico de lesão musculoesquelética nos membros superiores nos últimos 12 meses; apresentar qualquer problema de saúde que </w:t>
      </w:r>
      <w:del w:id="1323" w:author="Matheus Machado Gomes" w:date="2025-09-15T16:35:00Z">
        <w:r>
          <w:rPr>
            <w:rFonts w:eastAsia="Times New Roman" w:cs="Times New Roman" w:ascii="Times New Roman" w:hAnsi="Times New Roman"/>
          </w:rPr>
          <w:delText xml:space="preserve">interferisse </w:delText>
        </w:r>
      </w:del>
      <w:ins w:id="1324" w:author="Matheus Machado Gomes" w:date="2025-09-15T16:35:00Z">
        <w:r>
          <w:rPr>
            <w:rFonts w:eastAsia="Times New Roman" w:cs="Times New Roman" w:ascii="Times New Roman" w:hAnsi="Times New Roman"/>
          </w:rPr>
          <w:t xml:space="preserve">interfira </w:t>
        </w:r>
      </w:ins>
      <w:r>
        <w:rPr>
          <w:rFonts w:eastAsia="Times New Roman" w:cs="Times New Roman" w:ascii="Times New Roman" w:hAnsi="Times New Roman"/>
        </w:rPr>
        <w:t xml:space="preserve">na execução dos exercícios e avaliações propostas. Os participantes serão convidados por meio de cartaz virtual compartilhado ao público nas redes sociais: </w:t>
      </w:r>
      <w:r>
        <w:rPr>
          <w:rFonts w:eastAsia="Times New Roman" w:cs="Times New Roman" w:ascii="Times New Roman" w:hAnsi="Times New Roman"/>
          <w:i/>
        </w:rPr>
        <w:t>instagram</w:t>
      </w:r>
      <w:r>
        <w:rPr>
          <w:rFonts w:eastAsia="Times New Roman" w:cs="Times New Roman" w:ascii="Times New Roman" w:hAnsi="Times New Roman"/>
        </w:rPr>
        <w:t xml:space="preserve"> e </w:t>
      </w:r>
      <w:r>
        <w:rPr>
          <w:rFonts w:eastAsia="Times New Roman" w:cs="Times New Roman" w:ascii="Times New Roman" w:hAnsi="Times New Roman"/>
          <w:i/>
        </w:rPr>
        <w:t>facebook</w:t>
      </w:r>
      <w:r>
        <w:rPr>
          <w:rFonts w:eastAsia="Times New Roman" w:cs="Times New Roman" w:ascii="Times New Roman" w:hAnsi="Times New Roman"/>
        </w:rPr>
        <w:t xml:space="preserve">, e aplicativo de mensagem </w:t>
      </w:r>
      <w:r>
        <w:rPr>
          <w:rFonts w:eastAsia="Times New Roman" w:cs="Times New Roman" w:ascii="Times New Roman" w:hAnsi="Times New Roman"/>
          <w:i/>
        </w:rPr>
        <w:t xml:space="preserve">whatsapp, </w:t>
      </w:r>
      <w:r>
        <w:rPr>
          <w:rFonts w:eastAsia="Times New Roman" w:cs="Times New Roman" w:ascii="Times New Roman" w:hAnsi="Times New Roman"/>
        </w:rPr>
        <w:t>além de busca ativa por participantes</w:t>
      </w:r>
      <w:r>
        <w:rPr>
          <w:rFonts w:eastAsia="Times New Roman" w:cs="Times New Roman" w:ascii="Times New Roman" w:hAnsi="Times New Roman"/>
          <w:i/>
        </w:rPr>
        <w:t xml:space="preserve"> </w:t>
      </w:r>
      <w:r>
        <w:rPr>
          <w:rFonts w:eastAsia="Times New Roman" w:cs="Times New Roman" w:ascii="Times New Roman" w:hAnsi="Times New Roman"/>
        </w:rPr>
        <w:t xml:space="preserve">junto a academias de ginástica, </w:t>
      </w:r>
      <w:commentRangeStart w:id="82"/>
      <w:r>
        <w:rPr>
          <w:rFonts w:eastAsia="Times New Roman" w:cs="Times New Roman" w:ascii="Times New Roman" w:hAnsi="Times New Roman"/>
          <w:i/>
          <w:iCs/>
          <w:rPrChange w:id="0" w:author="Autor desconhecido" w:date="2025-09-28T18:55:44Z"/>
        </w:rPr>
        <w:t>boxes</w:t>
      </w:r>
      <w:r>
        <w:rPr>
          <w:rPrChange w:id="0" w:author="Autor desconhecido" w:date="2025-09-28T18:55:44Z"/>
        </w:rPr>
      </w:r>
      <w:commentRangeEnd w:id="82"/>
      <w:r>
        <w:commentReference w:id="82"/>
      </w:r>
      <w:ins w:id="1327" w:author="Autor desconhecido" w:date="2025-09-28T18:55:48Z">
        <w:r>
          <w:rPr>
            <w:i/>
            <w:iCs/>
          </w:rPr>
          <w:commentReference w:id="83"/>
        </w:r>
      </w:ins>
      <w:r>
        <w:rPr>
          <w:rFonts w:eastAsia="Times New Roman" w:cs="Times New Roman" w:ascii="Times New Roman" w:hAnsi="Times New Roman"/>
        </w:rPr>
        <w:t xml:space="preserve"> de </w:t>
      </w:r>
      <w:r>
        <w:rPr>
          <w:rFonts w:eastAsia="Times New Roman" w:cs="Times New Roman" w:ascii="Times New Roman" w:hAnsi="Times New Roman"/>
          <w:i/>
        </w:rPr>
        <w:t>CrossFit</w:t>
      </w:r>
      <w:r>
        <w:rPr>
          <w:rFonts w:eastAsia="Times New Roman" w:cs="Times New Roman" w:ascii="Times New Roman" w:hAnsi="Times New Roman"/>
        </w:rPr>
        <w:t>®, estúdios de dança, centros de treinamento circenses e grupos de calistenia da região.</w:t>
      </w:r>
    </w:p>
    <w:p>
      <w:pPr>
        <w:pStyle w:val="Normal"/>
        <w:spacing w:lineRule="auto" w:line="360"/>
        <w:ind w:firstLine="708"/>
        <w:rPr>
          <w:rFonts w:ascii="Times New Roman" w:hAnsi="Times New Roman" w:eastAsia="Times New Roman" w:cs="Times New Roman"/>
          <w:ins w:id="1335" w:author="Autor desconhecido" w:date="2025-09-28T18:37:10Z"/>
        </w:rPr>
      </w:pPr>
      <w:r>
        <w:rPr>
          <w:rFonts w:eastAsia="Times New Roman" w:cs="Times New Roman" w:ascii="Times New Roman" w:hAnsi="Times New Roman"/>
        </w:rPr>
        <w:t xml:space="preserve">Cada voluntário preencherá um formulário online na plataforma </w:t>
      </w:r>
      <w:r>
        <w:rPr>
          <w:rFonts w:eastAsia="Times New Roman" w:cs="Times New Roman" w:ascii="Times New Roman" w:hAnsi="Times New Roman"/>
          <w:i/>
        </w:rPr>
        <w:t>google forms</w:t>
      </w:r>
      <w:r>
        <w:rPr>
          <w:rFonts w:eastAsia="Times New Roman" w:cs="Times New Roman" w:ascii="Times New Roman" w:hAnsi="Times New Roman"/>
        </w:rPr>
        <w:t xml:space="preserve"> onde serão coletadas as informações como idade, informações pessoais de contato, histórico de lesão nos últimos 12 meses, tempo de prática da modalidade que treina</w:t>
      </w:r>
      <w:r>
        <w:rPr>
          <w:rFonts w:eastAsia="Times New Roman" w:cs="Times New Roman" w:ascii="Times New Roman" w:hAnsi="Times New Roman"/>
          <w:i/>
        </w:rPr>
        <w:t xml:space="preserve"> HS/HSW</w:t>
      </w:r>
      <w:r>
        <w:rPr>
          <w:rFonts w:eastAsia="Times New Roman" w:cs="Times New Roman" w:ascii="Times New Roman" w:hAnsi="Times New Roman"/>
        </w:rPr>
        <w:t xml:space="preserve"> e um questionário de </w:t>
      </w:r>
      <w:del w:id="1328" w:author="Matheus Machado Gomes" w:date="2025-09-15T16:38:00Z">
        <w:r>
          <w:rPr>
            <w:rFonts w:eastAsia="Times New Roman" w:cs="Times New Roman" w:ascii="Times New Roman" w:hAnsi="Times New Roman"/>
          </w:rPr>
          <w:delText xml:space="preserve">aptidão </w:delText>
        </w:r>
      </w:del>
      <w:ins w:id="1329" w:author="Matheus Machado Gomes" w:date="2025-09-15T16:38:00Z">
        <w:r>
          <w:rPr>
            <w:rFonts w:eastAsia="Times New Roman" w:cs="Times New Roman" w:ascii="Times New Roman" w:hAnsi="Times New Roman"/>
          </w:rPr>
          <w:t xml:space="preserve">prontidão para realização de atividades </w:t>
        </w:r>
      </w:ins>
      <w:r>
        <w:rPr>
          <w:rFonts w:eastAsia="Times New Roman" w:cs="Times New Roman" w:ascii="Times New Roman" w:hAnsi="Times New Roman"/>
        </w:rPr>
        <w:t>física</w:t>
      </w:r>
      <w:ins w:id="1330" w:author="Matheus Machado Gomes" w:date="2025-09-15T16:38:00Z">
        <w:r>
          <w:rPr>
            <w:rFonts w:eastAsia="Times New Roman" w:cs="Times New Roman" w:ascii="Times New Roman" w:hAnsi="Times New Roman"/>
          </w:rPr>
          <w:t>s</w:t>
        </w:r>
      </w:ins>
      <w:r>
        <w:rPr>
          <w:rFonts w:eastAsia="Times New Roman" w:cs="Times New Roman" w:ascii="Times New Roman" w:hAnsi="Times New Roman"/>
        </w:rPr>
        <w:t xml:space="preserve"> (PAR-Q)</w:t>
      </w:r>
      <w:del w:id="1331" w:author="Matheus Machado Gomes" w:date="2025-09-15T16:40:00Z">
        <w:r>
          <w:rPr>
            <w:rFonts w:eastAsia="Times New Roman" w:cs="Times New Roman" w:ascii="Times New Roman" w:hAnsi="Times New Roman"/>
          </w:rPr>
          <w:delText xml:space="preserve"> para verificar necessidade de avaliação por um médico antes de realizar a atividade física</w:delText>
        </w:r>
      </w:del>
      <w:r>
        <w:rPr>
          <w:rFonts w:eastAsia="Times New Roman" w:cs="Times New Roman" w:ascii="Times New Roman" w:hAnsi="Times New Roman"/>
        </w:rPr>
        <w:t>.</w:t>
      </w:r>
      <w:del w:id="1332" w:author="Matheus Machado Gomes" w:date="2025-09-15T16:40:00Z">
        <w:r>
          <w:rPr>
            <w:rFonts w:eastAsia="Times New Roman" w:cs="Times New Roman" w:ascii="Times New Roman" w:hAnsi="Times New Roman"/>
          </w:rPr>
          <w:delText xml:space="preserve"> Além disso, neste mesmo questionário outras informações foram coletadas</w:delText>
        </w:r>
      </w:del>
      <w:del w:id="1333" w:author="Autor desconhecido" w:date="2025-09-28T18:57:21Z">
        <w:r>
          <w:rPr>
            <w:rFonts w:eastAsia="Times New Roman" w:cs="Times New Roman" w:ascii="Times New Roman" w:hAnsi="Times New Roman"/>
          </w:rPr>
          <w:delText>.</w:delText>
        </w:r>
      </w:del>
      <w:r>
        <w:rPr>
          <w:rFonts w:eastAsia="Times New Roman" w:cs="Times New Roman" w:ascii="Times New Roman" w:hAnsi="Times New Roman"/>
        </w:rPr>
        <w:t xml:space="preserve"> Todos os participantes elegíveis assinarão um termo de consentimento livre e esclarecido, aprovado pelo Comitê de Ética em Pesquisa da Escola de Educação Física e Esporte de Ribeirão Preto antes de iniciar os testes</w:t>
      </w:r>
      <w:ins w:id="1334" w:author="Matheus Machado Gomes" w:date="2025-09-15T16:41:00Z">
        <w:r>
          <w:rPr>
            <w:rFonts w:eastAsia="Times New Roman" w:cs="Times New Roman" w:ascii="Times New Roman" w:hAnsi="Times New Roman"/>
          </w:rPr>
          <w:t xml:space="preserve">. </w:t>
        </w:r>
      </w:ins>
    </w:p>
    <w:p>
      <w:pPr>
        <w:pStyle w:val="Normal"/>
        <w:spacing w:lineRule="auto" w:line="360"/>
        <w:ind w:hanging="0" w:start="0"/>
        <w:rPr>
          <w:rFonts w:ascii="Times New Roman" w:hAnsi="Times New Roman" w:eastAsia="Times New Roman" w:cs="Times New Roman"/>
          <w:ins w:id="1337" w:author="Autor desconhecido" w:date="2025-09-28T18:58:34Z"/>
        </w:rPr>
      </w:pPr>
      <w:del w:id="1336" w:author="Matheus Machado Gomes" w:date="2025-09-15T16:41:00Z">
        <w:r>
          <w:rPr>
            <w:rFonts w:eastAsia="Times New Roman" w:cs="Times New Roman" w:ascii="Times New Roman" w:hAnsi="Times New Roman"/>
          </w:rPr>
          <w:delText>. E foram devidamente informados sobre todos os procedimentos da pesquisa, qual seu objetivo e que teriam plena liberdade de recusar-se a participar ou retirar seu consentimento em qualquer fase da pesquisa, sem penalização alguma.</w:delText>
        </w:r>
      </w:del>
    </w:p>
    <w:p>
      <w:pPr>
        <w:pStyle w:val="Normal"/>
        <w:spacing w:lineRule="auto" w:line="360"/>
        <w:ind w:hanging="0" w:start="0"/>
        <w:rPr>
          <w:rFonts w:ascii="Times New Roman" w:hAnsi="Times New Roman" w:eastAsia="Times New Roman" w:cs="Times New Roman"/>
          <w:ins w:id="1340" w:author="Autor desconhecido" w:date="2025-09-28T18:37:16Z"/>
        </w:rPr>
      </w:pPr>
      <w:ins w:id="1338" w:author="Autor desconhecido" w:date="2025-09-28T18:37:16Z">
        <w:r>
          <w:rPr>
            <w:rFonts w:eastAsia="Times New Roman" w:cs="Times New Roman" w:ascii="Times New Roman" w:hAnsi="Times New Roman"/>
          </w:rPr>
          <w:t xml:space="preserve">3.3 </w:t>
        </w:r>
      </w:ins>
      <w:ins w:id="1339" w:author="Autor desconhecido" w:date="2025-09-28T18:37:16Z">
        <w:r>
          <w:rPr>
            <w:rFonts w:eastAsia="Times New Roman" w:cs="Times New Roman" w:ascii="Times New Roman" w:hAnsi="Times New Roman"/>
          </w:rPr>
          <w:t>Procedimentos</w:t>
        </w:r>
      </w:ins>
    </w:p>
    <w:p>
      <w:pPr>
        <w:pStyle w:val="Normal"/>
        <w:widowControl w:val="false"/>
        <w:spacing w:lineRule="auto" w:line="360"/>
        <w:rPr>
          <w:rFonts w:ascii="Times New Roman" w:hAnsi="Times New Roman" w:eastAsia="Times New Roman" w:cs="Times New Roman"/>
          <w:u w:val="single"/>
          <w:ins w:id="1343" w:author="Autor desconhecido" w:date="2025-09-28T18:37:16Z"/>
        </w:rPr>
      </w:pPr>
      <w:ins w:id="1341" w:author="Autor desconhecido" w:date="2025-09-28T18:37:16Z">
        <w:r>
          <w:rPr>
            <w:rFonts w:eastAsia="Times New Roman" w:cs="Times New Roman" w:ascii="Times New Roman" w:hAnsi="Times New Roman"/>
            <w:u w:val="single"/>
          </w:rPr>
          <w:t xml:space="preserve"> </w:t>
        </w:r>
      </w:ins>
      <w:ins w:id="1342" w:author="Autor desconhecido" w:date="2025-09-28T18:37:16Z">
        <w:r>
          <w:rPr>
            <w:rFonts w:eastAsia="Times New Roman" w:cs="Times New Roman" w:ascii="Times New Roman" w:hAnsi="Times New Roman"/>
            <w:u w:val="single"/>
          </w:rPr>
          <w:t>Sessão 1 - Avaliação de Variáveis de Força e Composição Corporal</w:t>
        </w:r>
      </w:ins>
    </w:p>
    <w:p>
      <w:pPr>
        <w:pStyle w:val="Normal"/>
        <w:widowControl w:val="false"/>
        <w:spacing w:lineRule="auto" w:line="360"/>
        <w:ind w:firstLine="720"/>
        <w:rPr>
          <w:rFonts w:ascii="Times New Roman" w:hAnsi="Times New Roman" w:eastAsia="Times New Roman" w:cs="Times New Roman"/>
          <w:ins w:id="1351" w:author="Autor desconhecido" w:date="2025-09-28T18:37:16Z"/>
        </w:rPr>
      </w:pPr>
      <w:ins w:id="1344" w:author="Autor desconhecido" w:date="2025-09-28T18:37:16Z">
        <w:r>
          <w:rPr>
            <w:rFonts w:eastAsia="Times New Roman" w:cs="Times New Roman" w:ascii="Times New Roman" w:hAnsi="Times New Roman"/>
          </w:rPr>
          <w:t>Na primeira sessão de testes a ordem de aplicação será a seguinte para minimizar a interferência da fadiga [35]: avaliação da composição corporal, teste de resistência em posição invertida (</w:t>
        </w:r>
      </w:ins>
      <w:ins w:id="1345" w:author="Autor desconhecido" w:date="2025-09-28T18:37:16Z">
        <w:r>
          <w:rPr>
            <w:rFonts w:eastAsia="Times New Roman" w:cs="Times New Roman" w:ascii="Times New Roman" w:hAnsi="Times New Roman"/>
            <w:i/>
            <w:iCs/>
          </w:rPr>
          <w:t>wall-supported HS</w:t>
        </w:r>
      </w:ins>
      <w:ins w:id="1346" w:author="Autor desconhecido" w:date="2025-09-28T18:37:16Z">
        <w:r>
          <w:rPr>
            <w:rFonts w:eastAsia="Times New Roman" w:cs="Times New Roman" w:ascii="Times New Roman" w:hAnsi="Times New Roman"/>
          </w:rPr>
          <w:t xml:space="preserve">); avaliação da força de preensão manual e de flexores dos dedos por dinamometria e teste de força máxima de 1 repetição máxima (1-RM) no </w:t>
        </w:r>
      </w:ins>
      <w:ins w:id="1347" w:author="Autor desconhecido" w:date="2025-09-28T18:37:16Z">
        <w:r>
          <w:rPr>
            <w:rFonts w:eastAsia="Times New Roman" w:cs="Times New Roman" w:ascii="Times New Roman" w:hAnsi="Times New Roman"/>
            <w:i/>
            <w:iCs/>
          </w:rPr>
          <w:t>shoulder</w:t>
        </w:r>
      </w:ins>
      <w:ins w:id="1348" w:author="Autor desconhecido" w:date="2025-09-28T18:37:16Z">
        <w:r>
          <w:rPr>
            <w:rFonts w:eastAsia="Times New Roman" w:cs="Times New Roman" w:ascii="Times New Roman" w:hAnsi="Times New Roman"/>
          </w:rPr>
          <w:t xml:space="preserve"> </w:t>
        </w:r>
      </w:ins>
      <w:ins w:id="1349" w:author="Autor desconhecido" w:date="2025-09-28T18:37:16Z">
        <w:r>
          <w:rPr>
            <w:rFonts w:eastAsia="Times New Roman" w:cs="Times New Roman" w:ascii="Times New Roman" w:hAnsi="Times New Roman"/>
            <w:i/>
            <w:iCs/>
          </w:rPr>
          <w:t>press</w:t>
        </w:r>
      </w:ins>
      <w:ins w:id="1350" w:author="Autor desconhecido" w:date="2025-09-28T18:37:16Z">
        <w:r>
          <w:rPr>
            <w:rFonts w:eastAsia="Times New Roman" w:cs="Times New Roman" w:ascii="Times New Roman" w:hAnsi="Times New Roman"/>
          </w:rPr>
          <w:t>.</w:t>
        </w:r>
      </w:ins>
    </w:p>
    <w:p>
      <w:pPr>
        <w:pStyle w:val="Normal"/>
        <w:widowControl w:val="false"/>
        <w:spacing w:lineRule="auto" w:line="360"/>
        <w:ind w:hanging="0" w:start="0"/>
        <w:rPr>
          <w:rFonts w:ascii="Times New Roman" w:hAnsi="Times New Roman" w:eastAsia="Times New Roman" w:cs="Times New Roman"/>
          <w:ins w:id="1356" w:author="Autor desconhecido" w:date="2025-09-28T18:37:16Z"/>
        </w:rPr>
      </w:pPr>
      <w:ins w:id="1352" w:author="Autor desconhecido" w:date="2025-09-28T18:37:16Z">
        <w:r>
          <w:rPr>
            <w:rFonts w:eastAsia="Times New Roman" w:cs="Times New Roman" w:ascii="Times New Roman" w:hAnsi="Times New Roman"/>
            <w:u w:val="none"/>
          </w:rPr>
          <w:t xml:space="preserve">a) </w:t>
        </w:r>
      </w:ins>
      <w:ins w:id="1353" w:author="Autor desconhecido" w:date="2025-09-28T18:37:16Z">
        <w:r>
          <w:rPr>
            <w:rFonts w:eastAsia="Times New Roman" w:cs="Times New Roman" w:ascii="Times New Roman" w:hAnsi="Times New Roman"/>
            <w:u w:val="none"/>
          </w:rPr>
          <w:t>Composição Corporal por Absorciometria de Raios-X de Dupla Energia (</w:t>
        </w:r>
      </w:ins>
      <w:ins w:id="1354" w:author="Autor desconhecido" w:date="2025-09-28T18:37:16Z">
        <w:r>
          <w:rPr>
            <w:rFonts w:eastAsia="Times New Roman" w:cs="Times New Roman" w:ascii="Times New Roman" w:hAnsi="Times New Roman"/>
            <w:i/>
            <w:iCs/>
            <w:u w:val="none"/>
          </w:rPr>
          <w:t>DEXA</w:t>
        </w:r>
      </w:ins>
      <w:ins w:id="1355" w:author="Autor desconhecido" w:date="2025-09-28T18:37:16Z">
        <w:r>
          <w:rPr>
            <w:rFonts w:eastAsia="Times New Roman" w:cs="Times New Roman" w:ascii="Times New Roman" w:hAnsi="Times New Roman"/>
            <w:u w:val="none"/>
          </w:rPr>
          <w:t>)</w:t>
        </w:r>
      </w:ins>
    </w:p>
    <w:p>
      <w:pPr>
        <w:pStyle w:val="Normal"/>
        <w:widowControl w:val="false"/>
        <w:spacing w:lineRule="auto" w:line="360"/>
        <w:ind w:hanging="0" w:start="0"/>
        <w:rPr>
          <w:rFonts w:ascii="Times New Roman" w:hAnsi="Times New Roman" w:eastAsia="Times New Roman" w:cs="Times New Roman"/>
          <w:ins w:id="1372" w:author="Autor desconhecido" w:date="2025-09-28T18:37:16Z"/>
        </w:rPr>
      </w:pPr>
      <w:ins w:id="1357" w:author="Autor desconhecido" w:date="2025-09-28T18:37:16Z">
        <w:r>
          <w:rPr>
            <w:rFonts w:eastAsia="Times New Roman" w:cs="Times New Roman" w:ascii="Times New Roman" w:hAnsi="Times New Roman"/>
            <w:u w:val="none"/>
          </w:rPr>
          <w:tab/>
        </w:r>
      </w:ins>
      <w:ins w:id="1358" w:author="Autor desconhecido" w:date="2025-09-28T18:37:16Z">
        <w:r>
          <w:rPr>
            <w:rFonts w:eastAsia="Times New Roman" w:cs="Times New Roman" w:ascii="Times New Roman" w:hAnsi="Times New Roman"/>
          </w:rPr>
          <w:t>A composição corporal (massa magra, massa gorda e densidade mineral óssea) será avaliada por meio de um densitômetro por absorciometria de raios-X de dupla energia</w:t>
        </w:r>
      </w:ins>
      <w:ins w:id="1359" w:author="Autor desconhecido" w:date="2025-09-28T18:37:16Z">
        <w:r>
          <w:rPr>
            <w:rFonts w:eastAsia="Times New Roman" w:cs="Times New Roman" w:ascii="Times New Roman" w:hAnsi="Times New Roman"/>
            <w:rFonts w:ascii="Times New Roman" w:hAnsi="Times New Roman" w:eastAsia="Times New Roman" w:cs="Times New Roman"/>
            <w:rPrChange w:id="0" w:author="Autor desconhecido" w:date="2025-09-28T19:13:09Z">
              <w:rPr/>
            </w:rPrChange>
          </w:rPr>
          <w:t xml:space="preserve"> </w:t>
        </w:r>
      </w:ins>
      <w:del w:id="1361" w:author="Autor desconhecido" w:date="2025-09-28T19:07:59Z">
        <w:r>
          <w:rPr>
            <w:rFonts w:eastAsia="Times New Roman" w:cs="Times New Roman" w:ascii="Times New Roman" w:hAnsi="Times New Roman"/>
            <w:i/>
            <w:iCs/>
            <w:shd w:fill="8DFF00" w:val="clear"/>
          </w:rPr>
          <w:delText>MD</w:delText>
        </w:r>
      </w:del>
      <w:ins w:id="1362" w:author="Autor desconhecido" w:date="2025-09-28T19:07:59Z">
        <w:r>
          <w:rPr>
            <w:rFonts w:ascii="Times New Roman" w:hAnsi="Times New Roman"/>
            <w:i w:val="false"/>
            <w:iCs w:val="false"/>
          </w:rPr>
          <w:t>(</w:t>
        </w:r>
      </w:ins>
      <w:ins w:id="1363" w:author="Autor desconhecido" w:date="2025-09-28T19:07:59Z">
        <w:r>
          <w:rPr>
            <w:rFonts w:ascii="Times New Roman" w:hAnsi="Times New Roman"/>
            <w:i w:val="false"/>
            <w:iCs w:val="false"/>
            <w:shd w:fill="8DFF00" w:val="clear"/>
          </w:rPr>
          <w:t xml:space="preserve">General Electric Company, Lunar </w:t>
        </w:r>
      </w:ins>
      <w:ins w:id="1364" w:author="Autor desconhecido" w:date="2025-09-28T19:07:59Z">
        <w:r>
          <w:rPr>
            <w:rFonts w:ascii="Times New Roman" w:hAnsi="Times New Roman"/>
            <w:rFonts w:ascii="Times New Roman" w:hAnsi="Times New Roman"/>
            <w:i w:val="false"/>
            <w:iCs w:val="false"/>
            <w:shd w:fill="8DFF00" w:val="clear"/>
            <w:rPrChange w:id="0" w:author="Autor desconhecido" w:date="2025-09-28T19:54:59Z">
              <w:rPr>
                <w:i/>
                <w:shd w:fill="8DFF00" w:val="clear"/>
                <w:iCs/>
              </w:rPr>
            </w:rPrChange>
          </w:rPr>
          <w:t>DPX</w:t>
        </w:r>
      </w:ins>
      <w:r>
        <w:rPr>
          <w:rFonts w:ascii="Times New Roman" w:hAnsi="Times New Roman"/>
          <w:rFonts w:ascii="Times New Roman" w:hAnsi="Times New Roman"/>
          <w:i w:val="false"/>
          <w:iCs w:val="false"/>
          <w:shd w:fill="8DFF00" w:val="clear"/>
          <w:rPrChange w:id="0" w:author="Autor desconhecido" w:date="2025-09-28T19:54:59Z">
            <w:rPr>
              <w:i/>
              <w:shd w:fill="8DFF00" w:val="clear"/>
              <w:iCs/>
            </w:rPr>
          </w:rPrChange>
        </w:rPr>
        <w:t>-</w:t>
      </w:r>
      <w:ins w:id="1367" w:author="Autor desconhecido" w:date="2025-09-28T19:35:51Z">
        <w:r>
          <w:rPr>
            <w:rFonts w:ascii="Times New Roman" w:hAnsi="Times New Roman"/>
            <w:i w:val="false"/>
            <w:iCs w:val="false"/>
            <w:shd w:fill="8DFF00" w:val="clear"/>
          </w:rPr>
          <w:t>NT</w:t>
        </w:r>
      </w:ins>
      <w:r>
        <w:rPr>
          <w:rFonts w:ascii="Times New Roman" w:hAnsi="Times New Roman"/>
          <w:rFonts w:ascii="Times New Roman" w:hAnsi="Times New Roman"/>
          <w:i w:val="false"/>
          <w:iCs w:val="false"/>
          <w:shd w:fill="8DFF00" w:val="clear"/>
          <w:rPrChange w:id="0" w:author="Autor desconhecido" w:date="2025-09-28T19:54:59Z">
            <w:rPr>
              <w:i/>
              <w:shd w:fill="8DFF00" w:val="clear"/>
              <w:iCs/>
            </w:rPr>
          </w:rPrChange>
        </w:rPr>
        <w:t xml:space="preserve">, </w:t>
      </w:r>
      <w:r>
        <w:rPr>
          <w:rFonts w:ascii="Times New Roman" w:hAnsi="Times New Roman"/>
          <w:rFonts w:ascii="Times New Roman" w:hAnsi="Times New Roman"/>
          <w:i w:val="false"/>
          <w:iCs w:val="false"/>
          <w:shd w:fill="8DFF00" w:val="clear"/>
          <w:rPrChange w:id="0" w:author="Autor desconhecido" w:date="2025-09-28T19:54:59Z">
            <w:rPr>
              <w:i/>
              <w:shd w:fill="8DFF00" w:val="clear"/>
              <w:iCs/>
            </w:rPr>
          </w:rPrChange>
        </w:rPr>
        <w:t>EUA</w:t>
      </w:r>
      <w:ins w:id="1370" w:author="Autor desconhecido" w:date="2025-09-28T18:37:16Z">
        <w:r>
          <w:rPr>
            <w:rFonts w:eastAsia="Times New Roman" w:cs="Times New Roman" w:ascii="Times New Roman" w:hAnsi="Times New Roman"/>
            <w:i w:val="false"/>
            <w:iCs w:val="false"/>
          </w:rPr>
          <w:t>).</w:t>
        </w:r>
      </w:ins>
      <w:ins w:id="1371" w:author="Autor desconhecido" w:date="2025-09-28T18:37:16Z">
        <w:r>
          <w:rPr>
            <w:rFonts w:eastAsia="Times New Roman" w:cs="Times New Roman" w:ascii="Times New Roman" w:hAnsi="Times New Roman"/>
          </w:rPr>
          <w:t xml:space="preserve"> O procedimento seguirá os protocolos padrão do fabricante e as diretrizes internacionais. O participante será posicionado em decúbito dorsal na mesa, permanecendo imóvel por aproximadamente sete minutos, vestindo roupas leves e sem objetos metálicos [36].</w:t>
        </w:r>
      </w:ins>
    </w:p>
    <w:p>
      <w:pPr>
        <w:pStyle w:val="Normal"/>
        <w:widowControl w:val="false"/>
        <w:spacing w:lineRule="auto" w:line="360"/>
        <w:ind w:hanging="0" w:start="0"/>
        <w:rPr>
          <w:rFonts w:ascii="Times New Roman" w:hAnsi="Times New Roman" w:eastAsia="Times New Roman" w:cs="Times New Roman"/>
          <w:ins w:id="1381" w:author="Autor desconhecido" w:date="2025-09-28T18:37:16Z"/>
        </w:rPr>
      </w:pPr>
      <w:ins w:id="1373" w:author="Autor desconhecido" w:date="2025-09-28T18:37:16Z">
        <w:r>
          <w:rPr>
            <w:rFonts w:eastAsia="Times New Roman" w:cs="Times New Roman" w:ascii="Times New Roman" w:hAnsi="Times New Roman"/>
            <w:u w:val="none"/>
          </w:rPr>
          <w:t xml:space="preserve">b) </w:t>
        </w:r>
      </w:ins>
      <w:ins w:id="1374" w:author="Autor desconhecido" w:date="2025-09-28T18:37:16Z">
        <w:r>
          <w:rPr>
            <w:rFonts w:eastAsia="Times New Roman" w:cs="Times New Roman" w:ascii="Times New Roman" w:hAnsi="Times New Roman"/>
            <w:u w:val="none"/>
          </w:rPr>
          <w:t>Teste de Resistência em Posição Invertida (</w:t>
        </w:r>
      </w:ins>
      <w:ins w:id="1375" w:author="Autor desconhecido" w:date="2025-09-28T18:37:16Z">
        <w:r>
          <w:rPr>
            <w:rFonts w:eastAsia="Times New Roman" w:cs="Times New Roman" w:ascii="Times New Roman" w:hAnsi="Times New Roman"/>
            <w:i/>
            <w:u w:val="none"/>
          </w:rPr>
          <w:t>wall</w:t>
        </w:r>
      </w:ins>
      <w:ins w:id="1376" w:author="Autor desconhecido" w:date="2025-09-28T18:37:16Z">
        <w:r>
          <w:rPr>
            <w:rFonts w:eastAsia="Times New Roman" w:cs="Times New Roman" w:ascii="Times New Roman" w:hAnsi="Times New Roman"/>
            <w:u w:val="none"/>
          </w:rPr>
          <w:t>-</w:t>
        </w:r>
      </w:ins>
      <w:ins w:id="1377" w:author="Autor desconhecido" w:date="2025-09-28T18:37:16Z">
        <w:r>
          <w:rPr>
            <w:rFonts w:eastAsia="Times New Roman" w:cs="Times New Roman" w:ascii="Times New Roman" w:hAnsi="Times New Roman"/>
            <w:i/>
            <w:u w:val="none"/>
          </w:rPr>
          <w:t>supported</w:t>
        </w:r>
      </w:ins>
      <w:ins w:id="1378" w:author="Autor desconhecido" w:date="2025-09-28T18:37:16Z">
        <w:r>
          <w:rPr>
            <w:rFonts w:eastAsia="Times New Roman" w:cs="Times New Roman" w:ascii="Times New Roman" w:hAnsi="Times New Roman"/>
            <w:u w:val="none"/>
          </w:rPr>
          <w:t xml:space="preserve"> </w:t>
        </w:r>
      </w:ins>
      <w:ins w:id="1379" w:author="Autor desconhecido" w:date="2025-09-28T18:37:16Z">
        <w:r>
          <w:rPr>
            <w:rFonts w:eastAsia="Times New Roman" w:cs="Times New Roman" w:ascii="Times New Roman" w:hAnsi="Times New Roman"/>
            <w:i/>
            <w:u w:val="none"/>
          </w:rPr>
          <w:t>HS</w:t>
        </w:r>
      </w:ins>
      <w:ins w:id="1380" w:author="Autor desconhecido" w:date="2025-09-28T18:37:16Z">
        <w:r>
          <w:rPr>
            <w:rFonts w:eastAsia="Times New Roman" w:cs="Times New Roman" w:ascii="Times New Roman" w:hAnsi="Times New Roman"/>
            <w:u w:val="none"/>
          </w:rPr>
          <w:t>)</w:t>
        </w:r>
      </w:ins>
    </w:p>
    <w:p>
      <w:pPr>
        <w:pStyle w:val="Normal"/>
        <w:widowControl w:val="false"/>
        <w:spacing w:lineRule="auto" w:line="360"/>
        <w:ind w:hanging="0" w:start="0"/>
        <w:rPr>
          <w:rFonts w:ascii="Times New Roman" w:hAnsi="Times New Roman" w:eastAsia="Times New Roman" w:cs="Times New Roman"/>
          <w:ins w:id="1394" w:author="Autor desconhecido" w:date="2025-09-28T18:37:16Z"/>
        </w:rPr>
      </w:pPr>
      <w:ins w:id="1382" w:author="Autor desconhecido" w:date="2025-09-28T18:37:16Z">
        <w:r>
          <w:rPr>
            <w:rFonts w:eastAsia="Times New Roman" w:cs="Times New Roman" w:ascii="Times New Roman" w:hAnsi="Times New Roman"/>
            <w:u w:val="none"/>
          </w:rPr>
          <w:tab/>
        </w:r>
      </w:ins>
      <w:ins w:id="1383" w:author="Autor desconhecido" w:date="2025-09-28T18:37:16Z">
        <w:r>
          <w:rPr>
            <w:rFonts w:eastAsia="Times New Roman" w:cs="Times New Roman" w:ascii="Times New Roman" w:hAnsi="Times New Roman"/>
          </w:rPr>
          <w:t>A resistência muscular isométrica dos membros superiores em posição invertida será avaliada por meio do tempo máximo de sustentação (em segundos) do</w:t>
        </w:r>
      </w:ins>
      <w:ins w:id="1384" w:author="Autor desconhecido" w:date="2025-09-28T18:37:16Z">
        <w:r>
          <w:rPr>
            <w:rFonts w:eastAsia="Times New Roman" w:cs="Times New Roman" w:ascii="Times New Roman" w:hAnsi="Times New Roman"/>
            <w:i/>
            <w:iCs/>
          </w:rPr>
          <w:t xml:space="preserve"> </w:t>
        </w:r>
      </w:ins>
      <w:ins w:id="1385" w:author="Autor desconhecido" w:date="2025-09-28T18:37:16Z">
        <w:r>
          <w:rPr>
            <w:rFonts w:eastAsia="Times New Roman" w:cs="Times New Roman" w:ascii="Times New Roman" w:hAnsi="Times New Roman"/>
            <w:i/>
            <w:iCs/>
          </w:rPr>
          <w:t>HS</w:t>
        </w:r>
      </w:ins>
      <w:ins w:id="1386" w:author="Autor desconhecido" w:date="2025-09-28T18:37:16Z">
        <w:r>
          <w:rPr>
            <w:rFonts w:eastAsia="Times New Roman" w:cs="Times New Roman" w:ascii="Times New Roman" w:hAnsi="Times New Roman"/>
            <w:i/>
            <w:iCs/>
          </w:rPr>
          <w:t xml:space="preserve"> </w:t>
        </w:r>
      </w:ins>
      <w:ins w:id="1387" w:author="Autor desconhecido" w:date="2025-09-28T18:37:16Z">
        <w:r>
          <w:rPr>
            <w:rFonts w:eastAsia="Times New Roman" w:cs="Times New Roman" w:ascii="Times New Roman" w:hAnsi="Times New Roman"/>
          </w:rPr>
          <w:t xml:space="preserve">com os pés apoiados na parede. O participante será posicionado de frente para a parede, com as mãos alinhadas aos ombros apoiadas no solo. Os pés serão colocados contra a parede, mantendo o corpo o mais vertical possível. Será instruído a manter a posição até a exaustão voluntária, definida como a incapacidade de sustentar o alinhamento corporal ou a perda de contato dos pés com a parede. O tempo será mensurado com um cronômetro digital </w:t>
        </w:r>
      </w:ins>
      <w:ins w:id="1388" w:author="Autor desconhecido" w:date="2025-09-28T19:17:01Z">
        <w:r>
          <w:rPr>
            <w:rFonts w:ascii="Times New Roman" w:hAnsi="Times New Roman"/>
            <w:b w:val="false"/>
            <w:bCs w:val="false"/>
            <w:i w:val="false"/>
            <w:caps w:val="false"/>
            <w:smallCaps w:val="false"/>
            <w:color w:val="0F1115"/>
            <w:spacing w:val="0"/>
            <w:sz w:val="24"/>
          </w:rPr>
          <w:t>(</w:t>
        </w:r>
      </w:ins>
      <w:r>
        <w:rPr>
          <w:rFonts w:ascii="Times New Roman" w:hAnsi="Times New Roman"/>
          <w:rFonts w:ascii="Times New Roman" w:hAnsi="Times New Roman"/>
          <w:b w:val="false"/>
          <w:bCs w:val="false"/>
          <w:i w:val="false"/>
          <w:caps w:val="false"/>
          <w:smallCaps w:val="false"/>
          <w:color w:val="0F1115"/>
          <w:color w:val="0F1115"/>
          <w:spacing w:val="0"/>
          <w:sz w:val="24"/>
          <w:shd w:fill="8DFF00" w:val="clear"/>
          <w:rPrChange w:id="0" w:author="Autor desconhecido" w:date="2025-09-28T19:18:45Z">
            <w:rPr>
              <w:smallCaps w:val="false"/>
              <w:caps w:val="false"/>
              <w:sz w:val="24"/>
              <w:spacing w:val="0"/>
              <w:i w:val="false"/>
              <w:b w:val="false"/>
              <w:bCs w:val="false"/>
            </w:rPr>
          </w:rPrChange>
        </w:rPr>
        <w:t>Casio</w:t>
      </w:r>
      <w:ins w:id="1390" w:author="Autor desconhecido" w:date="2025-09-28T19:54:42Z">
        <w:r>
          <w:rPr>
            <w:rFonts w:eastAsia="Times New Roman" w:cs="Times New Roman" w:ascii="Times New Roman" w:hAnsi="Times New Roman"/>
            <w:b w:val="false"/>
            <w:bCs w:val="false"/>
            <w:i w:val="false"/>
            <w:caps w:val="false"/>
            <w:smallCaps w:val="false"/>
            <w:color w:val="0F1115"/>
            <w:spacing w:val="0"/>
            <w:sz w:val="24"/>
            <w:shd w:fill="8DFF00" w:val="clear"/>
          </w:rPr>
          <w:t>®,</w:t>
        </w:r>
      </w:ins>
      <w:r>
        <w:rPr>
          <w:rFonts w:ascii="Times New Roman" w:hAnsi="Times New Roman"/>
          <w:rFonts w:ascii="Times New Roman" w:hAnsi="Times New Roman"/>
          <w:b w:val="false"/>
          <w:bCs w:val="false"/>
          <w:i w:val="false"/>
          <w:caps w:val="false"/>
          <w:smallCaps w:val="false"/>
          <w:color w:val="0F1115"/>
          <w:color w:val="0F1115"/>
          <w:spacing w:val="0"/>
          <w:sz w:val="24"/>
          <w:shd w:fill="8DFF00" w:val="clear"/>
          <w:rPrChange w:id="0" w:author="Autor desconhecido" w:date="2025-09-28T19:18:45Z">
            <w:rPr>
              <w:smallCaps w:val="false"/>
              <w:caps w:val="false"/>
              <w:sz w:val="24"/>
              <w:spacing w:val="0"/>
              <w:i w:val="false"/>
              <w:b w:val="false"/>
              <w:bCs w:val="false"/>
            </w:rPr>
          </w:rPrChange>
        </w:rPr>
        <w:t>, HS-80TW-BU, Tóquio, Japão</w:t>
      </w:r>
      <w:ins w:id="1392" w:author="Autor desconhecido" w:date="2025-09-28T18:37:16Z">
        <w:r>
          <w:rPr>
            <w:rFonts w:eastAsia="Times New Roman" w:cs="Times New Roman" w:ascii="Times New Roman" w:hAnsi="Times New Roman"/>
            <w:b w:val="false"/>
            <w:bCs w:val="false"/>
          </w:rPr>
          <w:t xml:space="preserve">). Serão </w:t>
        </w:r>
      </w:ins>
      <w:ins w:id="1393" w:author="Autor desconhecido" w:date="2025-09-28T18:37:16Z">
        <w:r>
          <w:rPr>
            <w:rFonts w:eastAsia="Times New Roman" w:cs="Times New Roman" w:ascii="Times New Roman" w:hAnsi="Times New Roman"/>
          </w:rPr>
          <w:t>realizadas duas tentativas, com intervalo de recuperação de cinco minutos entre elas, sendo considerado o melhor tempo.</w:t>
        </w:r>
      </w:ins>
    </w:p>
    <w:p>
      <w:pPr>
        <w:pStyle w:val="Normal"/>
        <w:widowControl w:val="false"/>
        <w:spacing w:lineRule="auto" w:line="360"/>
        <w:ind w:hanging="0" w:start="0"/>
        <w:rPr>
          <w:rFonts w:ascii="Times New Roman" w:hAnsi="Times New Roman" w:eastAsia="Times New Roman" w:cs="Times New Roman"/>
          <w:ins w:id="1401" w:author="Autor desconhecido" w:date="2025-09-28T18:37:16Z"/>
        </w:rPr>
      </w:pPr>
      <w:ins w:id="1395" w:author="Autor desconhecido" w:date="2025-09-28T18:37:16Z">
        <w:r>
          <w:rPr>
            <w:rFonts w:eastAsia="Times New Roman" w:cs="Times New Roman" w:ascii="Times New Roman" w:hAnsi="Times New Roman"/>
            <w:u w:val="none"/>
          </w:rPr>
          <w:t xml:space="preserve">c) </w:t>
        </w:r>
      </w:ins>
      <w:ins w:id="1396" w:author="Autor desconhecido" w:date="2025-09-28T18:37:16Z">
        <w:r>
          <w:rPr>
            <w:rFonts w:eastAsia="Times New Roman" w:cs="Times New Roman" w:ascii="Times New Roman" w:hAnsi="Times New Roman"/>
            <w:u w:val="none"/>
          </w:rPr>
          <w:t xml:space="preserve">Teste de força de flexores do punho </w:t>
        </w:r>
      </w:ins>
      <w:ins w:id="1397" w:author="Autor desconhecido" w:date="2025-09-28T18:37:16Z">
        <w:r>
          <w:rPr>
            <w:rFonts w:eastAsia="Times New Roman" w:cs="Times New Roman" w:ascii="Times New Roman" w:hAnsi="Times New Roman"/>
            <w:u w:val="none"/>
          </w:rPr>
          <w:t>(FFP)</w:t>
        </w:r>
      </w:ins>
      <w:ins w:id="1398" w:author="Autor desconhecido" w:date="2025-09-28T18:37:16Z">
        <w:r>
          <w:rPr>
            <w:rFonts w:eastAsia="Times New Roman" w:cs="Times New Roman" w:ascii="Times New Roman" w:hAnsi="Times New Roman"/>
            <w:u w:val="none"/>
          </w:rPr>
          <w:t xml:space="preserve"> e dos dedos </w:t>
        </w:r>
      </w:ins>
      <w:ins w:id="1399" w:author="Autor desconhecido" w:date="2025-09-28T18:37:16Z">
        <w:r>
          <w:rPr>
            <w:rFonts w:eastAsia="Times New Roman" w:cs="Times New Roman" w:ascii="Times New Roman" w:hAnsi="Times New Roman"/>
            <w:u w:val="none"/>
          </w:rPr>
          <w:t>(FFD)</w:t>
        </w:r>
      </w:ins>
      <w:ins w:id="1400" w:author="Autor desconhecido" w:date="2025-09-28T18:37:16Z">
        <w:r>
          <w:rPr>
            <w:rFonts w:eastAsia="Times New Roman" w:cs="Times New Roman" w:ascii="Times New Roman" w:hAnsi="Times New Roman"/>
            <w:u w:val="none"/>
          </w:rPr>
          <w:t xml:space="preserve"> por dinamometria</w:t>
        </w:r>
      </w:ins>
    </w:p>
    <w:p>
      <w:pPr>
        <w:pStyle w:val="Normal"/>
        <w:widowControl w:val="false"/>
        <w:spacing w:lineRule="auto" w:line="360"/>
        <w:ind w:hanging="0" w:start="0"/>
        <w:rPr>
          <w:rFonts w:ascii="Times New Roman" w:hAnsi="Times New Roman" w:eastAsia="Times New Roman" w:cs="Times New Roman"/>
          <w:ins w:id="1418" w:author="Autor desconhecido" w:date="2025-09-28T18:37:16Z"/>
        </w:rPr>
      </w:pPr>
      <w:ins w:id="1402" w:author="Autor desconhecido" w:date="2025-09-28T18:37:16Z">
        <w:r>
          <w:rPr>
            <w:rFonts w:eastAsia="Times New Roman" w:cs="Times New Roman" w:ascii="Times New Roman" w:hAnsi="Times New Roman"/>
            <w:u w:val="none"/>
          </w:rPr>
          <w:tab/>
        </w:r>
      </w:ins>
      <w:ins w:id="1403" w:author="Autor desconhecido" w:date="2025-09-28T18:37:16Z">
        <w:r>
          <w:rPr>
            <w:rFonts w:eastAsia="Times New Roman" w:cs="Times New Roman" w:ascii="Times New Roman" w:hAnsi="Times New Roman"/>
          </w:rPr>
          <w:t xml:space="preserve">A força de flexão do punho e a força de flexão dos dedos serão avaliadas por meio de um dinamômetro </w:t>
        </w:r>
      </w:ins>
      <w:ins w:id="1404" w:author="Autor desconhecido" w:date="2025-09-28T18:37:16Z">
        <w:r>
          <w:rPr>
            <w:rFonts w:ascii="Times New Roman" w:hAnsi="Times New Roman"/>
            <w:b w:val="false"/>
            <w:i w:val="false"/>
            <w:sz w:val="24"/>
            <w:shd w:fill="8DFF00" w:val="clear"/>
          </w:rPr>
          <w:t>(CEFISE, N2000 Pro, Nova Odessa, SP)</w:t>
        </w:r>
      </w:ins>
      <w:ins w:id="1405" w:author="Autor desconhecido" w:date="2025-09-28T18:37:16Z">
        <w:r>
          <w:rPr>
            <w:rFonts w:eastAsia="Times New Roman" w:cs="Times New Roman" w:ascii="Times New Roman" w:hAnsi="Times New Roman"/>
            <w:shd w:fill="8DFF00" w:val="clear"/>
          </w:rPr>
          <w:t>.</w:t>
        </w:r>
      </w:ins>
      <w:ins w:id="1406" w:author="Autor desconhecido" w:date="2025-09-28T18:37:16Z">
        <w:r>
          <w:rPr>
            <w:rFonts w:eastAsia="Times New Roman" w:cs="Times New Roman" w:ascii="Times New Roman" w:hAnsi="Times New Roman"/>
          </w:rPr>
          <w:t xml:space="preserve"> </w:t>
        </w:r>
      </w:ins>
      <w:ins w:id="1407" w:author="Autor desconhecido" w:date="2025-09-28T18:37:16Z">
        <w:r>
          <w:rPr/>
          <w:commentReference w:id="84"/>
        </w:r>
      </w:ins>
      <w:ins w:id="1408" w:author="Autor desconhecido" w:date="2025-09-28T18:37:16Z">
        <w:r>
          <w:rPr/>
          <w:commentReference w:id="85"/>
        </w:r>
      </w:ins>
      <w:ins w:id="1409" w:author="Autor desconhecido" w:date="2025-09-28T18:37:16Z">
        <w:r>
          <w:rPr>
            <w:rFonts w:eastAsia="Times New Roman" w:cs="Times New Roman" w:ascii="Times New Roman" w:hAnsi="Times New Roman"/>
          </w:rPr>
          <w:t>Para a F</w:t>
        </w:r>
      </w:ins>
      <w:ins w:id="1410" w:author="Autor desconhecido" w:date="2025-09-28T18:37:16Z">
        <w:r>
          <w:rPr>
            <w:rFonts w:eastAsia="Times New Roman" w:cs="Times New Roman" w:ascii="Times New Roman" w:hAnsi="Times New Roman"/>
          </w:rPr>
          <w:t>FP</w:t>
        </w:r>
      </w:ins>
      <w:ins w:id="1411" w:author="Autor desconhecido" w:date="2025-09-28T18:37:16Z">
        <w:r>
          <w:rPr>
            <w:rFonts w:eastAsia="Times New Roman" w:cs="Times New Roman" w:ascii="Times New Roman" w:hAnsi="Times New Roman"/>
          </w:rPr>
          <w:t>,</w:t>
        </w:r>
      </w:ins>
      <w:ins w:id="1412" w:author="Autor desconhecido" w:date="2025-09-28T18:37:16Z">
        <w:r>
          <w:rPr/>
          <w:commentReference w:id="86"/>
        </w:r>
      </w:ins>
      <w:ins w:id="1413" w:author="Autor desconhecido" w:date="2025-09-28T18:37:16Z">
        <w:r>
          <w:rPr/>
          <w:commentReference w:id="87"/>
        </w:r>
      </w:ins>
      <w:ins w:id="1414" w:author="Autor desconhecido" w:date="2025-09-28T18:37:16Z">
        <w:r>
          <w:rPr>
            <w:rFonts w:eastAsia="Times New Roman" w:cs="Times New Roman" w:ascii="Times New Roman" w:hAnsi="Times New Roman"/>
          </w:rPr>
          <w:t xml:space="preserve"> o participante sentado manterá o ombro em posição anatômica, cotovelo fletido a 90° e antebraço em posição neutra. Será instruído a realizar a preensão máxima no aparelho por três a cinco segundos. Para a FFD</w:t>
        </w:r>
      </w:ins>
      <w:ins w:id="1415" w:author="Autor desconhecido" w:date="2025-09-28T18:37:16Z">
        <w:r>
          <w:rPr/>
          <w:commentReference w:id="88"/>
        </w:r>
      </w:ins>
      <w:ins w:id="1416" w:author="Autor desconhecido" w:date="2025-09-28T18:37:16Z">
        <w:r>
          <w:rPr/>
          <w:commentReference w:id="89"/>
        </w:r>
      </w:ins>
      <w:ins w:id="1417" w:author="Autor desconhecido" w:date="2025-09-28T18:37:16Z">
        <w:r>
          <w:rPr>
            <w:rFonts w:eastAsia="Times New Roman" w:cs="Times New Roman" w:ascii="Times New Roman" w:hAnsi="Times New Roman"/>
          </w:rPr>
          <w:t>, o participante realizará a flexão dos dedos contra o sensor do dinamômetro, que estará fixo em uma base estável, aplicando força máxima. Em ambos os testes, serão realizadas três tentativas para cada membro, com intervalo de 60 segundos de recuperação e registrado o maior valor obtido em quilogramas-força (kgf) [37].</w:t>
        </w:r>
      </w:ins>
    </w:p>
    <w:p>
      <w:pPr>
        <w:pStyle w:val="Normal"/>
        <w:widowControl w:val="false"/>
        <w:shd w:fill="FFFFFF" w:val="clear"/>
        <w:spacing w:lineRule="auto" w:line="360" w:before="12" w:after="12"/>
        <w:rPr>
          <w:ins w:id="1422" w:author="Autor desconhecido" w:date="2025-09-28T18:37:16Z"/>
        </w:rPr>
      </w:pPr>
      <w:ins w:id="1419" w:author="Autor desconhecido" w:date="2025-09-28T18:37:16Z">
        <w:r>
          <w:rPr>
            <w:rFonts w:eastAsia="Times New Roman" w:cs="Times New Roman" w:ascii="Times New Roman" w:hAnsi="Times New Roman"/>
            <w:u w:val="none"/>
          </w:rPr>
          <w:t xml:space="preserve">d) </w:t>
        </w:r>
      </w:ins>
      <w:ins w:id="1420" w:author="Autor desconhecido" w:date="2025-09-28T18:37:16Z">
        <w:r>
          <w:rPr>
            <w:rFonts w:eastAsia="Times New Roman" w:cs="Times New Roman" w:ascii="Times New Roman" w:hAnsi="Times New Roman"/>
            <w:u w:val="none"/>
          </w:rPr>
          <w:t xml:space="preserve">Teste de 1 Repetição Máxima (1-RM) no </w:t>
        </w:r>
      </w:ins>
      <w:ins w:id="1421" w:author="Autor desconhecido" w:date="2025-09-28T18:37:16Z">
        <w:r>
          <w:rPr>
            <w:rFonts w:eastAsia="Times New Roman" w:cs="Times New Roman" w:ascii="Times New Roman" w:hAnsi="Times New Roman"/>
            <w:i/>
            <w:u w:val="none"/>
          </w:rPr>
          <w:t>Shoulder Press</w:t>
        </w:r>
      </w:ins>
    </w:p>
    <w:p>
      <w:pPr>
        <w:pStyle w:val="Normal"/>
        <w:widowControl w:val="false"/>
        <w:shd w:fill="FFFFFF" w:val="clear"/>
        <w:spacing w:lineRule="auto" w:line="360" w:before="12" w:after="12"/>
        <w:rPr>
          <w:ins w:id="1437" w:author="Autor desconhecido" w:date="2025-09-28T18:37:16Z"/>
        </w:rPr>
      </w:pPr>
      <w:ins w:id="1423" w:author="Autor desconhecido" w:date="2025-09-28T18:37:16Z">
        <w:r>
          <w:rPr>
            <w:rFonts w:eastAsia="Times New Roman" w:cs="Times New Roman" w:ascii="Times New Roman" w:hAnsi="Times New Roman"/>
            <w:i/>
            <w:u w:val="none"/>
          </w:rPr>
          <w:tab/>
        </w:r>
      </w:ins>
      <w:ins w:id="1424" w:author="Autor desconhecido" w:date="2025-09-28T18:37:16Z">
        <w:r>
          <w:rPr>
            <w:rFonts w:eastAsia="Times New Roman" w:cs="Times New Roman" w:ascii="Times New Roman" w:hAnsi="Times New Roman"/>
          </w:rPr>
          <w:t xml:space="preserve">Os participantes realizarão um aquecimento constituído por 10 repetições do movimento apenas com a barra </w:t>
        </w:r>
      </w:ins>
      <w:ins w:id="1425" w:author="Autor desconhecido" w:date="2025-09-28T18:37:16Z">
        <w:r>
          <w:rPr>
            <w:rFonts w:eastAsia="Times New Roman" w:cs="Times New Roman" w:ascii="Times New Roman" w:hAnsi="Times New Roman"/>
          </w:rPr>
          <w:t>metálica</w:t>
        </w:r>
      </w:ins>
      <w:ins w:id="1426" w:author="Autor desconhecido" w:date="2025-09-28T18:37:16Z">
        <w:r>
          <w:rPr>
            <w:rFonts w:eastAsia="Times New Roman" w:cs="Times New Roman" w:ascii="Times New Roman" w:hAnsi="Times New Roman"/>
          </w:rPr>
          <w:t xml:space="preserve"> </w:t>
        </w:r>
      </w:ins>
      <w:ins w:id="1427" w:author="Autor desconhecido" w:date="2025-09-28T18:37:16Z">
        <w:r>
          <w:rPr>
            <w:rFonts w:eastAsia="Times New Roman" w:cs="Times New Roman" w:ascii="Times New Roman" w:hAnsi="Times New Roman"/>
            <w:shd w:fill="8DFF00" w:val="clear"/>
          </w:rPr>
          <w:t>(FlexFit®,, Franca, Brasil)</w:t>
        </w:r>
      </w:ins>
      <w:ins w:id="1428" w:author="Autor desconhecido" w:date="2025-09-28T18:37:16Z">
        <w:r>
          <w:rPr>
            <w:rFonts w:eastAsia="Times New Roman" w:cs="Times New Roman" w:ascii="Times New Roman" w:hAnsi="Times New Roman"/>
          </w:rPr>
          <w:t xml:space="preserve">, pesando 20 Kg para homens, e de 15 ou 10 Kg para mulheres. Em seguida, serão usadas anilhas </w:t>
        </w:r>
      </w:ins>
      <w:ins w:id="1429" w:author="Autor desconhecido" w:date="2025-09-28T18:37:16Z">
        <w:r>
          <w:rPr>
            <w:rFonts w:eastAsia="Times New Roman" w:cs="Times New Roman" w:ascii="Times New Roman" w:hAnsi="Times New Roman"/>
            <w:shd w:fill="8DFF00" w:val="clear"/>
          </w:rPr>
          <w:t>(FlexFit®,, Franca, Brasil)</w:t>
        </w:r>
      </w:ins>
      <w:ins w:id="1430" w:author="Autor desconhecido" w:date="2025-09-28T18:37:16Z">
        <w:r>
          <w:rPr>
            <w:rFonts w:eastAsia="Times New Roman" w:cs="Times New Roman" w:ascii="Times New Roman" w:hAnsi="Times New Roman"/>
          </w:rPr>
          <w:t xml:space="preserve"> para </w:t>
        </w:r>
      </w:ins>
      <w:ins w:id="1431" w:author="Autor desconhecido" w:date="2025-09-28T18:37:16Z">
        <w:r>
          <w:rPr>
            <w:rFonts w:eastAsia="Times New Roman" w:cs="Times New Roman" w:ascii="Times New Roman" w:hAnsi="Times New Roman"/>
          </w:rPr>
          <w:t>o</w:t>
        </w:r>
      </w:ins>
      <w:ins w:id="1432" w:author="Autor desconhecido" w:date="2025-09-28T18:37:16Z">
        <w:r>
          <w:rPr>
            <w:rFonts w:eastAsia="Times New Roman" w:cs="Times New Roman" w:ascii="Times New Roman" w:hAnsi="Times New Roman"/>
          </w:rPr>
          <w:t xml:space="preserve"> aument</w:t>
        </w:r>
      </w:ins>
      <w:ins w:id="1433" w:author="Autor desconhecido" w:date="2025-09-28T18:37:16Z">
        <w:r>
          <w:rPr>
            <w:rFonts w:eastAsia="Times New Roman" w:cs="Times New Roman" w:ascii="Times New Roman" w:hAnsi="Times New Roman"/>
          </w:rPr>
          <w:t>o</w:t>
        </w:r>
      </w:ins>
      <w:ins w:id="1434" w:author="Autor desconhecido" w:date="2025-09-28T18:37:16Z">
        <w:r>
          <w:rPr>
            <w:rFonts w:eastAsia="Times New Roman" w:cs="Times New Roman" w:ascii="Times New Roman" w:hAnsi="Times New Roman"/>
          </w:rPr>
          <w:t xml:space="preserve"> </w:t>
        </w:r>
      </w:ins>
      <w:ins w:id="1435" w:author="Autor desconhecido" w:date="2025-09-28T18:37:16Z">
        <w:r>
          <w:rPr>
            <w:rFonts w:eastAsia="Times New Roman" w:cs="Times New Roman" w:ascii="Times New Roman" w:hAnsi="Times New Roman"/>
          </w:rPr>
          <w:t>d</w:t>
        </w:r>
      </w:ins>
      <w:ins w:id="1436" w:author="Autor desconhecido" w:date="2025-09-28T18:37:16Z">
        <w:r>
          <w:rPr>
            <w:rFonts w:eastAsia="Times New Roman" w:cs="Times New Roman" w:ascii="Times New Roman" w:hAnsi="Times New Roman"/>
          </w:rPr>
          <w:t>a intensidade. Para o primeiro estágio a carga será aumentada para 50% do valor 1-RM caso o participante já soubesse ou estimasse o seu, ou adotado como 40% da massa corporal daqueles que não saibam. Os próximos estágios serão realizados em incrementos de 10% sendo: 60%, 70%, 80%, 90% e o último estágio 100%, seu PR/1-RM. O intervalo entre cada estágio será de três minutos para uma melhor recuperação e o participante realizará apenas uma repetição em cada um para mitigar o efeito da fadiga. Caso uma repetição não seja feita no último estágio, uma segunda tentativa será realizada após um intervalo de recuperação de três minutos com uma carga 5% inferior àquela empregada na tentativa anterior e repetido até encontrar a carga de uma repetição. No caso de uma repetição no último estágio estimado o participante terá opção de tentar novamente com uma carga superior em incrementos de 5% até achar o máximo [21].</w:t>
        </w:r>
      </w:ins>
    </w:p>
    <w:p>
      <w:pPr>
        <w:pStyle w:val="Normal"/>
        <w:widowControl w:val="false"/>
        <w:shd w:fill="FFFFFF" w:val="clear"/>
        <w:spacing w:lineRule="auto" w:line="360" w:before="12" w:after="12"/>
        <w:rPr>
          <w:rFonts w:ascii="Times New Roman" w:hAnsi="Times New Roman" w:eastAsia="Times New Roman" w:cs="Times New Roman"/>
          <w:ins w:id="1439" w:author="Autor desconhecido" w:date="2025-09-28T18:37:16Z"/>
        </w:rPr>
      </w:pPr>
      <w:ins w:id="1438" w:author="Autor desconhecido" w:date="2025-09-28T18:37:16Z">
        <w:r>
          <w:rPr>
            <w:rFonts w:eastAsia="Times New Roman" w:cs="Times New Roman" w:ascii="Times New Roman" w:hAnsi="Times New Roman"/>
          </w:rPr>
        </w:r>
      </w:ins>
    </w:p>
    <w:p>
      <w:pPr>
        <w:pStyle w:val="Normal"/>
        <w:widowControl w:val="false"/>
        <w:spacing w:lineRule="auto" w:line="360"/>
        <w:rPr>
          <w:u w:val="single"/>
          <w:ins w:id="1444" w:author="Autor desconhecido" w:date="2025-09-28T18:37:16Z"/>
        </w:rPr>
      </w:pPr>
      <w:ins w:id="1440" w:author="Autor desconhecido" w:date="2025-09-28T18:37:16Z">
        <w:r>
          <w:rPr>
            <w:rFonts w:eastAsia="Times New Roman" w:cs="Times New Roman" w:ascii="Times New Roman" w:hAnsi="Times New Roman"/>
            <w:u w:val="single"/>
          </w:rPr>
          <w:t xml:space="preserve">Sessão 2 - Avaliação de desempenho </w:t>
        </w:r>
      </w:ins>
      <w:ins w:id="1441" w:author="Autor desconhecido" w:date="2025-09-28T18:37:16Z">
        <w:r>
          <w:rPr>
            <w:rFonts w:eastAsia="Times New Roman" w:cs="Times New Roman" w:ascii="Times New Roman" w:hAnsi="Times New Roman"/>
            <w:i/>
            <w:u w:val="single"/>
          </w:rPr>
          <w:t xml:space="preserve">do HS </w:t>
        </w:r>
      </w:ins>
      <w:ins w:id="1442" w:author="Autor desconhecido" w:date="2025-09-28T18:37:16Z">
        <w:r>
          <w:rPr>
            <w:rFonts w:eastAsia="Times New Roman" w:cs="Times New Roman" w:ascii="Times New Roman" w:hAnsi="Times New Roman"/>
            <w:u w:val="single"/>
          </w:rPr>
          <w:t xml:space="preserve">e </w:t>
        </w:r>
      </w:ins>
      <w:ins w:id="1443" w:author="Autor desconhecido" w:date="2025-09-28T18:37:16Z">
        <w:r>
          <w:rPr>
            <w:rFonts w:eastAsia="Times New Roman" w:cs="Times New Roman" w:ascii="Times New Roman" w:hAnsi="Times New Roman"/>
            <w:i/>
            <w:u w:val="single"/>
          </w:rPr>
          <w:t>HSW</w:t>
        </w:r>
      </w:ins>
    </w:p>
    <w:p>
      <w:pPr>
        <w:pStyle w:val="Normal"/>
        <w:widowControl w:val="false"/>
        <w:spacing w:lineRule="auto" w:line="360"/>
        <w:ind w:firstLine="720"/>
        <w:rPr>
          <w:rFonts w:ascii="Times New Roman" w:hAnsi="Times New Roman" w:eastAsia="Times New Roman" w:cs="Times New Roman"/>
          <w:ins w:id="1454" w:author="Autor desconhecido" w:date="2025-09-28T18:37:16Z"/>
        </w:rPr>
      </w:pPr>
      <w:ins w:id="1445" w:author="Autor desconhecido" w:date="2025-09-28T18:37:16Z">
        <w:r>
          <w:rPr>
            <w:rFonts w:eastAsia="Times New Roman" w:cs="Times New Roman" w:ascii="Times New Roman" w:hAnsi="Times New Roman"/>
          </w:rPr>
          <w:t xml:space="preserve">Para a realização dos experimentos serão fixados na pele dos participantes 39 marcadores esféricos retrorrefletivos em pontos anatômicos do corpo todo, de acordo com o modelo </w:t>
        </w:r>
      </w:ins>
      <w:ins w:id="1446" w:author="Autor desconhecido" w:date="2025-09-28T18:37:16Z">
        <w:r>
          <w:rPr>
            <w:rFonts w:eastAsia="Times New Roman" w:cs="Times New Roman" w:ascii="Times New Roman" w:hAnsi="Times New Roman"/>
            <w:i/>
            <w:iCs/>
          </w:rPr>
          <w:t xml:space="preserve">Plug-in Gait Full Body </w:t>
        </w:r>
      </w:ins>
      <w:ins w:id="1447" w:author="Autor desconhecido" w:date="2025-09-28T18:37:16Z">
        <w:r>
          <w:rPr>
            <w:rFonts w:eastAsia="Times New Roman" w:cs="Times New Roman" w:ascii="Times New Roman" w:hAnsi="Times New Roman"/>
          </w:rPr>
          <w:t>(</w:t>
        </w:r>
      </w:ins>
      <w:ins w:id="1448" w:author="Autor desconhecido" w:date="2025-09-28T18:37:16Z">
        <w:r>
          <w:rPr>
            <w:rFonts w:eastAsia="Times New Roman" w:cs="Times New Roman" w:ascii="Times New Roman" w:hAnsi="Times New Roman"/>
            <w:shd w:fill="8DFF00" w:val="clear"/>
          </w:rPr>
          <w:t>Vicon®,, Oxford, Reino Unido).</w:t>
        </w:r>
      </w:ins>
      <w:ins w:id="1449" w:author="Autor desconhecido" w:date="2025-09-28T18:37:16Z">
        <w:r>
          <w:rPr>
            <w:rFonts w:eastAsia="Times New Roman" w:cs="Times New Roman" w:ascii="Times New Roman" w:hAnsi="Times New Roman"/>
          </w:rPr>
          <w:t xml:space="preserve"> Será realizado um breve aquecimento com exercícios de peso corporal priorizando a musculatura de membros superiores. A seguir, a coleta começará com o desempenho no </w:t>
        </w:r>
      </w:ins>
      <w:ins w:id="1450" w:author="Autor desconhecido" w:date="2025-09-28T18:37:16Z">
        <w:r>
          <w:rPr>
            <w:rFonts w:eastAsia="Times New Roman" w:cs="Times New Roman" w:ascii="Times New Roman" w:hAnsi="Times New Roman"/>
            <w:i/>
            <w:iCs/>
          </w:rPr>
          <w:t>HS</w:t>
        </w:r>
      </w:ins>
      <w:ins w:id="1451" w:author="Autor desconhecido" w:date="2025-09-28T18:37:16Z">
        <w:r>
          <w:rPr>
            <w:rFonts w:eastAsia="Times New Roman" w:cs="Times New Roman" w:ascii="Times New Roman" w:hAnsi="Times New Roman"/>
          </w:rPr>
          <w:t xml:space="preserve">, que servirá também como um aquecimento específico para o próximo teste, do </w:t>
        </w:r>
      </w:ins>
      <w:ins w:id="1452" w:author="Autor desconhecido" w:date="2025-09-28T18:37:16Z">
        <w:r>
          <w:rPr>
            <w:rFonts w:eastAsia="Times New Roman" w:cs="Times New Roman" w:ascii="Times New Roman" w:hAnsi="Times New Roman"/>
            <w:i/>
            <w:iCs/>
          </w:rPr>
          <w:t>HSW</w:t>
        </w:r>
      </w:ins>
      <w:ins w:id="1453" w:author="Autor desconhecido" w:date="2025-09-28T18:37:16Z">
        <w:r>
          <w:rPr>
            <w:rFonts w:eastAsia="Times New Roman" w:cs="Times New Roman" w:ascii="Times New Roman" w:hAnsi="Times New Roman"/>
          </w:rPr>
          <w:t>.</w:t>
        </w:r>
      </w:ins>
    </w:p>
    <w:p>
      <w:pPr>
        <w:pStyle w:val="Normal"/>
        <w:widowControl w:val="false"/>
        <w:shd w:fill="FFFFFF" w:val="clear"/>
        <w:spacing w:lineRule="auto" w:line="360" w:before="0" w:after="0"/>
        <w:rPr>
          <w:ins w:id="1458" w:author="Autor desconhecido" w:date="2025-09-28T18:37:16Z"/>
        </w:rPr>
      </w:pPr>
      <w:ins w:id="1455" w:author="Autor desconhecido" w:date="2025-09-28T18:37:16Z">
        <w:r>
          <w:rPr>
            <w:rFonts w:eastAsia="Times New Roman" w:cs="Times New Roman" w:ascii="Times New Roman" w:hAnsi="Times New Roman"/>
            <w:u w:val="none"/>
          </w:rPr>
          <w:t xml:space="preserve">a) </w:t>
        </w:r>
      </w:ins>
      <w:ins w:id="1456" w:author="Autor desconhecido" w:date="2025-09-28T18:37:16Z">
        <w:r>
          <w:rPr>
            <w:rFonts w:eastAsia="Times New Roman" w:cs="Times New Roman" w:ascii="Times New Roman" w:hAnsi="Times New Roman"/>
            <w:u w:val="none"/>
          </w:rPr>
          <w:t xml:space="preserve">Teste de desempenho no </w:t>
        </w:r>
      </w:ins>
      <w:ins w:id="1457" w:author="Autor desconhecido" w:date="2025-09-28T18:37:16Z">
        <w:r>
          <w:rPr>
            <w:rFonts w:eastAsia="Times New Roman" w:cs="Times New Roman" w:ascii="Times New Roman" w:hAnsi="Times New Roman"/>
            <w:i/>
            <w:iCs/>
            <w:u w:val="none"/>
          </w:rPr>
          <w:t>HS</w:t>
        </w:r>
      </w:ins>
    </w:p>
    <w:p>
      <w:pPr>
        <w:pStyle w:val="Normal"/>
        <w:widowControl w:val="false"/>
        <w:shd w:fill="FFFFFF" w:val="clear"/>
        <w:spacing w:lineRule="auto" w:line="360" w:before="0" w:after="0"/>
        <w:rPr>
          <w:ins w:id="1467" w:author="Autor desconhecido" w:date="2025-09-28T18:37:16Z"/>
        </w:rPr>
      </w:pPr>
      <w:ins w:id="1459" w:author="Autor desconhecido" w:date="2025-09-28T18:37:16Z">
        <w:r>
          <w:rPr>
            <w:rFonts w:eastAsia="Times New Roman" w:cs="Times New Roman" w:ascii="Times New Roman" w:hAnsi="Times New Roman"/>
          </w:rPr>
          <w:tab/>
          <w:t xml:space="preserve">Para o </w:t>
        </w:r>
      </w:ins>
      <w:ins w:id="1460" w:author="Autor desconhecido" w:date="2025-09-28T18:37:16Z">
        <w:r>
          <w:rPr>
            <w:rFonts w:eastAsia="Times New Roman" w:cs="Times New Roman" w:ascii="Times New Roman" w:hAnsi="Times New Roman"/>
            <w:i/>
            <w:iCs/>
          </w:rPr>
          <w:t>HS</w:t>
        </w:r>
      </w:ins>
      <w:ins w:id="1461" w:author="Autor desconhecido" w:date="2025-09-28T18:37:16Z">
        <w:r>
          <w:rPr>
            <w:rFonts w:eastAsia="Times New Roman" w:cs="Times New Roman" w:ascii="Times New Roman" w:hAnsi="Times New Roman"/>
          </w:rPr>
          <w:t>, o participante se posicionará com as mãos apoiadas no solo sobre a plataforma de força (</w:t>
        </w:r>
      </w:ins>
      <w:ins w:id="1462" w:author="Autor desconhecido" w:date="2025-09-28T18:37:16Z">
        <w:r>
          <w:rPr>
            <w:rFonts w:eastAsia="Times New Roman" w:cs="Times New Roman" w:ascii="Times New Roman" w:hAnsi="Times New Roman"/>
            <w:shd w:fill="8DFF00" w:val="clear"/>
          </w:rPr>
          <w:t>Bertec®,, Columbus, OH, USA</w:t>
        </w:r>
      </w:ins>
      <w:ins w:id="1463" w:author="Autor desconhecido" w:date="2025-09-28T18:37:16Z">
        <w:r>
          <w:rPr>
            <w:rFonts w:eastAsia="Times New Roman" w:cs="Times New Roman" w:ascii="Times New Roman" w:hAnsi="Times New Roman"/>
          </w:rPr>
          <w:t>), utilizando a distância e rotação dos dedos de sua preferência, e assumirá a posição invertida pela técnica que lhe for mais natural e eficiente. Serão realizadas três séries</w:t>
        </w:r>
      </w:ins>
      <w:ins w:id="1464" w:author="Autor desconhecido" w:date="2025-09-28T18:37:16Z">
        <w:r>
          <w:rPr/>
          <w:commentReference w:id="90"/>
        </w:r>
      </w:ins>
      <w:ins w:id="1465" w:author="Autor desconhecido" w:date="2025-09-28T18:37:16Z">
        <w:r>
          <w:rPr/>
          <w:commentReference w:id="91"/>
        </w:r>
      </w:ins>
      <w:ins w:id="1466" w:author="Autor desconhecido" w:date="2025-09-28T18:37:16Z">
        <w:r>
          <w:rPr>
            <w:rFonts w:eastAsia="Times New Roman" w:cs="Times New Roman" w:ascii="Times New Roman" w:hAnsi="Times New Roman"/>
          </w:rPr>
          <w:t xml:space="preserve"> de cinco tentativas de tempo máximo de sustentação, com intervalo de recuperação de três minutos entre elas. Será considerado o maior tempo registrado em segundos. O critério de falha será definido como: deslocamento de uma das mãos do local de apoio inicial ou contato de qualquer outra parte do corpo, além das mãos, com o solo. Durante cada tentativa, os sistemas de captura de movimento e a plataforma de força registrarão simultaneamente os parâmetros cinemáticos (ângulos articulares de punho, ombro, quadril e cabeça, altura do centro de massa, base de apoio) e estabilométricos (oscilação e velocidade do CoP).</w:t>
        </w:r>
      </w:ins>
    </w:p>
    <w:p>
      <w:pPr>
        <w:pStyle w:val="Normal"/>
        <w:widowControl w:val="false"/>
        <w:shd w:fill="FFFFFF" w:val="clear"/>
        <w:spacing w:lineRule="auto" w:line="360" w:before="0" w:after="0"/>
        <w:rPr>
          <w:u w:val="none"/>
          <w:ins w:id="1471" w:author="Autor desconhecido" w:date="2025-09-28T18:37:16Z"/>
        </w:rPr>
      </w:pPr>
      <w:ins w:id="1468" w:author="Autor desconhecido" w:date="2025-09-28T18:37:16Z">
        <w:r>
          <w:rPr>
            <w:rFonts w:eastAsia="Times New Roman" w:cs="Times New Roman" w:ascii="Times New Roman" w:hAnsi="Times New Roman"/>
            <w:u w:val="none"/>
          </w:rPr>
          <w:t xml:space="preserve">b) </w:t>
        </w:r>
      </w:ins>
      <w:ins w:id="1469" w:author="Autor desconhecido" w:date="2025-09-28T18:37:16Z">
        <w:r>
          <w:rPr>
            <w:rFonts w:eastAsia="Times New Roman" w:cs="Times New Roman" w:ascii="Times New Roman" w:hAnsi="Times New Roman"/>
            <w:u w:val="none"/>
          </w:rPr>
          <w:t xml:space="preserve">Teste de desempenho no </w:t>
        </w:r>
      </w:ins>
      <w:ins w:id="1470" w:author="Autor desconhecido" w:date="2025-09-28T18:37:16Z">
        <w:r>
          <w:rPr>
            <w:rFonts w:eastAsia="Times New Roman" w:cs="Times New Roman" w:ascii="Times New Roman" w:hAnsi="Times New Roman"/>
            <w:i/>
            <w:iCs/>
            <w:u w:val="none"/>
          </w:rPr>
          <w:t>HSW</w:t>
        </w:r>
      </w:ins>
    </w:p>
    <w:p>
      <w:pPr>
        <w:pStyle w:val="Normal"/>
        <w:spacing w:lineRule="auto" w:line="360"/>
        <w:ind w:hanging="0" w:start="0"/>
        <w:rPr>
          <w:rFonts w:ascii="Times New Roman" w:hAnsi="Times New Roman" w:eastAsia="Times New Roman" w:cs="Times New Roman"/>
        </w:rPr>
      </w:pPr>
      <w:ins w:id="1472" w:author="Autor desconhecido" w:date="2025-09-28T18:37:16Z">
        <w:r>
          <w:rPr>
            <w:rFonts w:eastAsia="Times New Roman" w:cs="Times New Roman" w:ascii="Times New Roman" w:hAnsi="Times New Roman"/>
          </w:rPr>
          <w:tab/>
        </w:r>
      </w:ins>
      <w:ins w:id="1473" w:author="Autor desconhecido" w:date="2025-09-28T18:37:16Z">
        <w:r>
          <w:rPr>
            <w:rFonts w:eastAsia="Times New Roman" w:cs="Times New Roman" w:ascii="Times New Roman" w:hAnsi="Times New Roman"/>
            <w:shd w:fill="8DFF00" w:val="clear"/>
          </w:rPr>
          <w:t>Após 5 minutos daremos início ao teste do</w:t>
        </w:r>
      </w:ins>
      <w:ins w:id="1474" w:author="Autor desconhecido" w:date="2025-09-28T18:37:16Z">
        <w:r>
          <w:rPr>
            <w:rFonts w:eastAsia="Times New Roman" w:cs="Times New Roman" w:ascii="Times New Roman" w:hAnsi="Times New Roman"/>
            <w:i/>
            <w:iCs/>
            <w:shd w:fill="8DFF00" w:val="clear"/>
          </w:rPr>
          <w:t xml:space="preserve"> HSW, </w:t>
        </w:r>
      </w:ins>
      <w:ins w:id="1475" w:author="Autor desconhecido" w:date="2025-09-28T18:37:16Z">
        <w:r>
          <w:rPr>
            <w:rFonts w:eastAsia="Times New Roman" w:cs="Times New Roman" w:ascii="Times New Roman" w:hAnsi="Times New Roman"/>
          </w:rPr>
          <w:t>cada tentativa será iniciada com o participante já posicionado com as mãos no solo sobre a plataforma de força  (Bertec</w:t>
        </w:r>
      </w:ins>
      <w:ins w:id="1476" w:author="Autor desconhecido" w:date="2025-09-28T18:37:16Z">
        <w:r>
          <w:rPr>
            <w:rFonts w:eastAsia="Times New Roman" w:cs="Times New Roman" w:ascii="Times New Roman" w:hAnsi="Times New Roman"/>
            <w:shd w:fill="8DFF00" w:val="clear"/>
          </w:rPr>
          <w:t>®,</w:t>
        </w:r>
      </w:ins>
      <w:ins w:id="1477" w:author="Autor desconhecido" w:date="2025-09-28T18:37:16Z">
        <w:r>
          <w:rPr>
            <w:rFonts w:eastAsia="Times New Roman" w:cs="Times New Roman" w:ascii="Times New Roman" w:hAnsi="Times New Roman"/>
          </w:rPr>
          <w:t xml:space="preserve">, Columbus, OH, USA), permitindo a captura da oscilação e velocidade do CoP imediatamente antes dos primeiros passo, que caracterizarão os APAs acompanhado </w:t>
        </w:r>
      </w:ins>
      <w:ins w:id="1478" w:author="Autor desconhecido" w:date="2025-09-28T18:37:16Z">
        <w:r>
          <w:rPr>
            <w:rFonts w:eastAsia="Times New Roman" w:cs="Times New Roman" w:ascii="Times New Roman" w:hAnsi="Times New Roman"/>
          </w:rPr>
          <w:t>d</w:t>
        </w:r>
      </w:ins>
      <w:ins w:id="1479" w:author="Autor desconhecido" w:date="2025-09-28T18:37:16Z">
        <w:r>
          <w:rPr>
            <w:rFonts w:eastAsia="Times New Roman" w:cs="Times New Roman" w:ascii="Times New Roman" w:hAnsi="Times New Roman"/>
          </w:rPr>
          <w:t xml:space="preserve">a </w:t>
        </w:r>
      </w:ins>
      <w:ins w:id="1480" w:author="Autor desconhecido" w:date="2025-09-28T18:37:16Z">
        <w:r>
          <w:rPr>
            <w:rFonts w:eastAsia="Times New Roman" w:cs="Times New Roman" w:ascii="Times New Roman" w:hAnsi="Times New Roman"/>
            <w:i/>
            <w:iCs/>
          </w:rPr>
          <w:t>GRF</w:t>
        </w:r>
      </w:ins>
      <w:ins w:id="1481" w:author="Autor desconhecido" w:date="2025-09-28T18:37:16Z">
        <w:r>
          <w:rPr>
            <w:rFonts w:eastAsia="Times New Roman" w:cs="Times New Roman" w:ascii="Times New Roman" w:hAnsi="Times New Roman"/>
          </w:rPr>
          <w:t xml:space="preserve">. A partir dessa posição, o participante impulsionará o corpo para realizar o deslocamento contínuo sobre o tapete de pressão </w:t>
        </w:r>
      </w:ins>
      <w:ins w:id="1482" w:author="Autor desconhecido" w:date="2025-09-28T18:37:16Z">
        <w:r>
          <w:rPr>
            <w:rFonts w:eastAsia="Times New Roman" w:cs="Times New Roman" w:ascii="Times New Roman" w:hAnsi="Times New Roman"/>
            <w:sz w:val="24"/>
            <w:szCs w:val="24"/>
            <w:shd w:fill="8DFF00" w:val="clear"/>
          </w:rPr>
          <w:t>(</w:t>
        </w:r>
      </w:ins>
      <w:ins w:id="1483" w:author="Autor desconhecido" w:date="2025-09-28T18:37:16Z">
        <w:r>
          <w:rPr>
            <w:rFonts w:eastAsia="Times New Roman" w:cs="Times New Roman" w:ascii="Times New Roman" w:hAnsi="Times New Roman"/>
            <w:b w:val="false"/>
            <w:i w:val="false"/>
            <w:caps w:val="false"/>
            <w:smallCaps w:val="false"/>
            <w:color w:val="0C3C60"/>
            <w:spacing w:val="0"/>
            <w:sz w:val="24"/>
            <w:szCs w:val="24"/>
            <w:shd w:fill="8DFF00" w:val="clear"/>
          </w:rPr>
          <w:t xml:space="preserve">Gaitrite®, </w:t>
        </w:r>
      </w:ins>
      <w:ins w:id="1484" w:author="Autor desconhecido" w:date="2025-09-28T18:37:16Z">
        <w:r>
          <w:rPr>
            <w:rFonts w:eastAsia="Times New Roman" w:cs="Times New Roman" w:ascii="Times New Roman" w:hAnsi="Times New Roman"/>
            <w:b w:val="false"/>
            <w:i w:val="false"/>
            <w:caps w:val="false"/>
            <w:smallCaps w:val="false"/>
            <w:color w:val="0C3C60"/>
            <w:spacing w:val="0"/>
            <w:sz w:val="24"/>
            <w:szCs w:val="24"/>
            <w:shd w:fill="8DFF00" w:val="clear"/>
          </w:rPr>
          <w:t>p</w:t>
        </w:r>
      </w:ins>
      <w:ins w:id="1485" w:author="Autor desconhecido" w:date="2025-09-28T18:37:16Z">
        <w:r>
          <w:rPr>
            <w:rFonts w:eastAsia="Times New Roman" w:cs="Times New Roman" w:ascii="Times New Roman" w:hAnsi="Times New Roman"/>
            <w:b w:val="false"/>
            <w:i w:val="false"/>
            <w:caps w:val="false"/>
            <w:smallCaps w:val="false"/>
            <w:color w:val="0C3C60"/>
            <w:spacing w:val="0"/>
            <w:sz w:val="24"/>
            <w:szCs w:val="24"/>
            <w:shd w:fill="8DFF00" w:val="clear"/>
          </w:rPr>
          <w:t>latinum plus clas</w:t>
        </w:r>
      </w:ins>
      <w:ins w:id="1486" w:author="Autor desconhecido" w:date="2025-09-28T18:37:16Z">
        <w:r>
          <w:rPr>
            <w:rFonts w:eastAsia="Times New Roman" w:cs="Times New Roman" w:ascii="Times New Roman" w:hAnsi="Times New Roman"/>
            <w:b w:val="false"/>
            <w:i w:val="false"/>
            <w:caps w:val="false"/>
            <w:smallCaps w:val="false"/>
            <w:color w:val="0C3C60"/>
            <w:spacing w:val="0"/>
            <w:sz w:val="24"/>
            <w:szCs w:val="24"/>
            <w:shd w:fill="8DFF00" w:val="clear"/>
          </w:rPr>
          <w:t>sic</w:t>
        </w:r>
      </w:ins>
      <w:ins w:id="1487" w:author="Autor desconhecido" w:date="2025-09-28T18:37:16Z">
        <w:r>
          <w:rPr>
            <w:rFonts w:eastAsia="Times New Roman" w:cs="Times New Roman" w:ascii="Times New Roman" w:hAnsi="Times New Roman"/>
            <w:b w:val="false"/>
            <w:i w:val="false"/>
            <w:caps w:val="false"/>
            <w:smallCaps w:val="false"/>
            <w:color w:val="0C3C60"/>
            <w:spacing w:val="0"/>
            <w:sz w:val="24"/>
            <w:szCs w:val="24"/>
            <w:shd w:fill="8DFF00" w:val="clear"/>
          </w:rPr>
          <w:t xml:space="preserve">, </w:t>
        </w:r>
      </w:ins>
      <w:ins w:id="1488" w:author="Autor desconhecido" w:date="2025-09-28T18:37:16Z">
        <w:r>
          <w:rPr>
            <w:rFonts w:eastAsia="Times New Roman" w:cs="Times New Roman" w:ascii="Times New Roman" w:hAnsi="Times New Roman"/>
            <w:b w:val="false"/>
            <w:i w:val="false"/>
            <w:caps w:val="false"/>
            <w:smallCaps w:val="false"/>
            <w:color w:val="0C3C60"/>
            <w:spacing w:val="0"/>
            <w:sz w:val="24"/>
            <w:szCs w:val="24"/>
            <w:shd w:fill="8DFF00" w:val="clear"/>
          </w:rPr>
          <w:t>Franklin,</w:t>
        </w:r>
      </w:ins>
      <w:ins w:id="1489" w:author="Autor desconhecido" w:date="2025-09-28T18:37:16Z">
        <w:r>
          <w:rPr>
            <w:rFonts w:eastAsia="Times New Roman" w:cs="Times New Roman" w:ascii="Times New Roman" w:hAnsi="Times New Roman"/>
            <w:b w:val="false"/>
            <w:i w:val="false"/>
            <w:caps w:val="false"/>
            <w:smallCaps w:val="false"/>
            <w:color w:val="0C3C60"/>
            <w:spacing w:val="0"/>
            <w:sz w:val="24"/>
            <w:szCs w:val="24"/>
            <w:shd w:fill="8DFF00" w:val="clear"/>
          </w:rPr>
          <w:t xml:space="preserve"> </w:t>
        </w:r>
      </w:ins>
      <w:ins w:id="1490" w:author="Autor desconhecido" w:date="2025-09-28T18:37:16Z">
        <w:r>
          <w:rPr>
            <w:rFonts w:eastAsia="Times New Roman" w:cs="Times New Roman" w:ascii="Times New Roman" w:hAnsi="Times New Roman"/>
            <w:b w:val="false"/>
            <w:i w:val="false"/>
            <w:caps w:val="false"/>
            <w:smallCaps w:val="false"/>
            <w:color w:val="0C3C60"/>
            <w:spacing w:val="0"/>
            <w:sz w:val="24"/>
            <w:szCs w:val="24"/>
            <w:shd w:fill="8DFF00" w:val="clear"/>
          </w:rPr>
          <w:t>NJ, USA)</w:t>
        </w:r>
      </w:ins>
      <w:ins w:id="1491" w:author="Autor desconhecido" w:date="2025-09-28T18:37:16Z">
        <w:r>
          <w:rPr>
            <w:rFonts w:eastAsia="Times New Roman" w:cs="Times New Roman" w:ascii="Times New Roman" w:hAnsi="Times New Roman"/>
          </w:rPr>
          <w:t xml:space="preserve">, com o objetivo de percorrer a maior distância possível, sendo o máximo limitado a </w:t>
        </w:r>
      </w:ins>
      <w:ins w:id="1492" w:author="Autor desconhecido" w:date="2025-09-28T18:37:16Z">
        <w:r>
          <w:rPr>
            <w:rFonts w:eastAsia="Times New Roman" w:cs="Times New Roman" w:ascii="Times New Roman" w:hAnsi="Times New Roman"/>
            <w:shd w:fill="8DFF00" w:val="clear"/>
          </w:rPr>
          <w:t>5</w:t>
        </w:r>
      </w:ins>
      <w:ins w:id="1493" w:author="Autor desconhecido" w:date="2025-09-28T18:37:16Z">
        <w:r>
          <w:rPr>
            <w:rFonts w:eastAsia="Times New Roman" w:cs="Times New Roman" w:ascii="Times New Roman" w:hAnsi="Times New Roman"/>
            <w:shd w:fill="8DFF00" w:val="clear"/>
          </w:rPr>
          <w:t>m</w:t>
        </w:r>
      </w:ins>
      <w:ins w:id="1494" w:author="Autor desconhecido" w:date="2025-09-28T18:37:16Z">
        <w:r>
          <w:rPr>
            <w:rFonts w:eastAsia="Times New Roman" w:cs="Times New Roman" w:ascii="Times New Roman" w:hAnsi="Times New Roman"/>
          </w:rPr>
          <w:t xml:space="preserve">. </w:t>
        </w:r>
      </w:ins>
      <w:ins w:id="1495" w:author="Autor desconhecido" w:date="2025-09-28T18:37:16Z">
        <w:r>
          <w:rPr>
            <w:rFonts w:eastAsia="Times New Roman" w:cs="Times New Roman" w:ascii="Times New Roman" w:hAnsi="Times New Roman"/>
          </w:rPr>
          <w:commentReference w:id="92"/>
        </w:r>
      </w:ins>
      <w:ins w:id="1496" w:author="Autor desconhecido" w:date="2025-09-28T18:37:16Z">
        <w:r>
          <w:rPr>
            <w:rFonts w:eastAsia="Times New Roman" w:cs="Times New Roman" w:ascii="Times New Roman" w:hAnsi="Times New Roman"/>
          </w:rPr>
          <w:commentReference w:id="93"/>
        </w:r>
      </w:ins>
      <w:ins w:id="1497" w:author="Autor desconhecido" w:date="2025-09-28T18:37:16Z">
        <w:r>
          <w:rPr>
            <w:rFonts w:eastAsia="Times New Roman" w:cs="Times New Roman" w:ascii="Times New Roman" w:hAnsi="Times New Roman"/>
          </w:rPr>
          <w:t xml:space="preserve">O critério de falha para o </w:t>
        </w:r>
      </w:ins>
      <w:ins w:id="1498" w:author="Autor desconhecido" w:date="2025-09-28T18:37:16Z">
        <w:r>
          <w:rPr>
            <w:rFonts w:eastAsia="Times New Roman" w:cs="Times New Roman" w:ascii="Times New Roman" w:hAnsi="Times New Roman"/>
            <w:i/>
            <w:iCs/>
          </w:rPr>
          <w:t>HSW</w:t>
        </w:r>
      </w:ins>
      <w:ins w:id="1499" w:author="Autor desconhecido" w:date="2025-09-28T18:37:16Z">
        <w:r>
          <w:rPr>
            <w:rFonts w:eastAsia="Times New Roman" w:cs="Times New Roman" w:ascii="Times New Roman" w:hAnsi="Times New Roman"/>
          </w:rPr>
          <w:t xml:space="preserve"> será o contato dos pés com o solo. Serão realizadas cinco tentativas, com intervalo de três minutos de recuperação entre elas. Os sistemas </w:t>
        </w:r>
      </w:ins>
      <w:ins w:id="1500" w:author="Autor desconhecido" w:date="2025-09-28T18:37:16Z">
        <w:r>
          <w:rPr>
            <w:rFonts w:eastAsia="Times New Roman" w:cs="Times New Roman" w:ascii="Times New Roman" w:hAnsi="Times New Roman"/>
          </w:rPr>
          <w:t xml:space="preserve">de captura de movimento </w:t>
        </w:r>
      </w:ins>
      <w:ins w:id="1501" w:author="Autor desconhecido" w:date="2025-09-28T18:37:16Z">
        <w:r>
          <w:rPr>
            <w:rFonts w:eastAsia="Times New Roman" w:cs="Times New Roman" w:ascii="Times New Roman" w:hAnsi="Times New Roman"/>
            <w:rFonts w:ascii="Times New Roman" w:hAnsi="Times New Roman" w:eastAsia="Times New Roman" w:cs="Times New Roman"/>
            <w:sz w:val="24"/>
            <w:szCs w:val="24"/>
            <w:rPrChange w:id="0" w:author="Autor desconhecido" w:date="2025-09-28T19:10:04Z">
              <w:rPr/>
            </w:rPrChange>
          </w:rPr>
          <w:t>(</w:t>
        </w:r>
      </w:ins>
      <w:bookmarkStart w:id="6" w:name="docs-internal-guid-c66cc2d6-7fff-366f-51"/>
      <w:bookmarkEnd w:id="6"/>
      <w:ins w:id="1503" w:author="Autor desconhecido" w:date="2025-09-28T19:09:55Z">
        <w:r>
          <w:rPr>
            <w:rFonts w:ascii="Times New Roman;serif" w:hAnsi="Times New Roman;serif"/>
            <w:b w:val="false"/>
            <w:i w:val="false"/>
            <w:caps w:val="false"/>
            <w:smallCaps w:val="false"/>
            <w:strike w:val="false"/>
            <w:dstrike w:val="false"/>
            <w:color w:val="000000"/>
            <w:sz w:val="24"/>
            <w:szCs w:val="24"/>
            <w:u w:val="none"/>
            <w:effect w:val="none"/>
            <w:shd w:fill="8DFF00" w:val="clear"/>
          </w:rPr>
          <w:t>Vicon</w:t>
        </w:r>
      </w:ins>
      <w:ins w:id="1504" w:author="Autor desconhecido" w:date="2025-09-28T19:09:55Z">
        <w:r>
          <w:rPr>
            <w:rFonts w:eastAsia="Times New Roman" w:cs="Times New Roman" w:ascii="Times New Roman" w:hAnsi="Times New Roman"/>
            <w:b w:val="false"/>
            <w:i w:val="false"/>
            <w:caps w:val="false"/>
            <w:smallCaps w:val="false"/>
            <w:strike w:val="false"/>
            <w:dstrike w:val="false"/>
            <w:color w:val="000000"/>
            <w:sz w:val="24"/>
            <w:szCs w:val="24"/>
            <w:u w:val="none"/>
            <w:effect w:val="none"/>
            <w:shd w:fill="8DFF00" w:val="clear"/>
          </w:rPr>
          <w:t>®,</w:t>
        </w:r>
      </w:ins>
      <w:ins w:id="1505" w:author="Autor desconhecido" w:date="2025-09-28T19:09:55Z">
        <w:r>
          <w:rPr>
            <w:rFonts w:ascii="Times New Roman;serif" w:hAnsi="Times New Roman;serif"/>
            <w:b w:val="false"/>
            <w:i w:val="false"/>
            <w:caps w:val="false"/>
            <w:smallCaps w:val="false"/>
            <w:strike w:val="false"/>
            <w:dstrike w:val="false"/>
            <w:color w:val="000000"/>
            <w:sz w:val="24"/>
            <w:szCs w:val="24"/>
            <w:u w:val="none"/>
            <w:effect w:val="none"/>
            <w:shd w:fill="8DFF00" w:val="clear"/>
          </w:rPr>
          <w:t>, Oxford, Reino Unido</w:t>
        </w:r>
      </w:ins>
      <w:r>
        <w:rPr>
          <w:rFonts w:ascii="Times New Roman;serif" w:hAnsi="Times New Roman;serif"/>
          <w:rFonts w:ascii="Times New Roman;serif" w:hAnsi="Times New Roman;serif"/>
          <w:b w:val="false"/>
          <w:i w:val="false"/>
          <w:caps w:val="false"/>
          <w:smallCaps w:val="false"/>
          <w:strike w:val="false"/>
          <w:dstrike w:val="false"/>
          <w:color w:val="000000"/>
          <w:color w:val="000000"/>
          <w:sz w:val="24"/>
          <w:szCs w:val="24"/>
          <w:u w:val="none"/>
          <w:effect w:val="none"/>
          <w:shd w:fill="8DFF00" w:val="clear"/>
          <w:rPrChange w:id="0" w:author="Autor desconhecido" w:date="2025-09-28T19:12:07Z">
            <w:rPr>
              <w:smallCaps w:val="false"/>
              <w:caps w:val="false"/>
              <w:dstrike w:val="false"/>
              <w:strike w:val="false"/>
              <w:sz w:val="24"/>
              <w:i w:val="false"/>
              <w:u w:val="none"/>
              <w:b w:val="false"/>
              <w:effect w:val="none"/>
              <w:shd w:fill="8DFF00" w:val="clear"/>
              <w:szCs w:val="24"/>
            </w:rPr>
          </w:rPrChange>
        </w:rPr>
        <w:t>)</w:t>
      </w:r>
      <w:ins w:id="1507" w:author="Autor desconhecido" w:date="2025-09-28T18:37:16Z">
        <w:r>
          <w:rPr>
            <w:rFonts w:eastAsia="Times New Roman" w:cs="Times New Roman" w:ascii="Times New Roman" w:hAnsi="Times New Roman"/>
            <w:sz w:val="24"/>
            <w:szCs w:val="24"/>
          </w:rPr>
          <w:t xml:space="preserve"> </w:t>
        </w:r>
      </w:ins>
      <w:ins w:id="1508" w:author="Autor desconhecido" w:date="2025-09-28T18:37:16Z">
        <w:r>
          <w:rPr>
            <w:rFonts w:eastAsia="Times New Roman" w:cs="Times New Roman" w:ascii="Times New Roman" w:hAnsi="Times New Roman"/>
          </w:rPr>
          <w:t xml:space="preserve">e </w:t>
        </w:r>
      </w:ins>
      <w:ins w:id="1509" w:author="Autor desconhecido" w:date="2025-09-28T18:37:16Z">
        <w:r>
          <w:rPr>
            <w:rFonts w:eastAsia="Times New Roman" w:cs="Times New Roman" w:ascii="Times New Roman" w:hAnsi="Times New Roman"/>
          </w:rPr>
          <w:t xml:space="preserve">tapete de pressão </w:t>
        </w:r>
      </w:ins>
      <w:ins w:id="1510" w:author="Autor desconhecido" w:date="2025-09-28T18:37:16Z">
        <w:r>
          <w:rPr>
            <w:rFonts w:eastAsia="Times New Roman" w:cs="Times New Roman" w:ascii="Times New Roman" w:hAnsi="Times New Roman"/>
            <w:sz w:val="24"/>
            <w:szCs w:val="24"/>
            <w:shd w:fill="8DFF00" w:val="clear"/>
          </w:rPr>
          <w:t>(</w:t>
        </w:r>
      </w:ins>
      <w:ins w:id="1511" w:author="Autor desconhecido" w:date="2025-09-28T18:37:16Z">
        <w:r>
          <w:rPr>
            <w:rFonts w:eastAsia="Times New Roman" w:cs="Times New Roman" w:ascii="Times New Roman" w:hAnsi="Times New Roman"/>
            <w:b w:val="false"/>
            <w:i w:val="false"/>
            <w:caps w:val="false"/>
            <w:smallCaps w:val="false"/>
            <w:color w:val="0C3C60"/>
            <w:spacing w:val="0"/>
            <w:sz w:val="24"/>
            <w:szCs w:val="24"/>
            <w:shd w:fill="8DFF00" w:val="clear"/>
          </w:rPr>
          <w:t>Gaitrite®, platinum plus classic, Franklin, NJ, USA)</w:t>
        </w:r>
      </w:ins>
      <w:ins w:id="1512" w:author="Autor desconhecido" w:date="2025-09-28T18:37:16Z">
        <w:r>
          <w:rPr>
            <w:rFonts w:eastAsia="Times New Roman" w:cs="Times New Roman" w:ascii="Times New Roman" w:hAnsi="Times New Roman"/>
          </w:rPr>
          <w:t xml:space="preserve"> adquirirão conjuntamente os parâmetros </w:t>
        </w:r>
      </w:ins>
      <w:ins w:id="1513" w:author="Autor desconhecido" w:date="2025-09-28T18:37:16Z">
        <w:r>
          <w:rPr>
            <w:rFonts w:eastAsia="Times New Roman" w:cs="Times New Roman" w:ascii="Times New Roman" w:hAnsi="Times New Roman"/>
            <w:shd w:fill="8DFF00" w:val="clear"/>
          </w:rPr>
          <w:t xml:space="preserve">espaço-temporais </w:t>
        </w:r>
      </w:ins>
      <w:ins w:id="1514" w:author="Autor desconhecido" w:date="2025-09-28T18:37:16Z">
        <w:r>
          <w:rPr>
            <w:rFonts w:eastAsia="Times New Roman" w:cs="Times New Roman" w:ascii="Times New Roman" w:hAnsi="Times New Roman"/>
            <w:shd w:fill="8DFF00" w:val="clear"/>
          </w:rPr>
          <w:t>e cinemáticos</w:t>
        </w:r>
      </w:ins>
      <w:ins w:id="1515" w:author="Autor desconhecido" w:date="2025-09-28T18:37:16Z">
        <w:r>
          <w:rPr>
            <w:rFonts w:eastAsia="Times New Roman" w:cs="Times New Roman" w:ascii="Times New Roman" w:hAnsi="Times New Roman"/>
            <w:shd w:fill="8DFF00" w:val="clear"/>
          </w:rPr>
          <w:t xml:space="preserve"> (distância percorrida, velocidade, cadência, tempo de contato das mãos, tempo em duplo suporte, variabilidade e simetria das passadas, ângulos articulares e base de apoio durante o deslocamento).</w:t>
        </w:r>
      </w:ins>
      <w:ins w:id="1516" w:author="Autor desconhecido" w:date="2025-09-28T18:37:16Z">
        <w:r>
          <w:rPr>
            <w:rFonts w:eastAsia="Times New Roman" w:cs="Times New Roman" w:ascii="Times New Roman" w:hAnsi="Times New Roman"/>
            <w:shd w:fill="8DFF00" w:val="clear"/>
          </w:rPr>
          <w:commentReference w:id="94"/>
        </w:r>
      </w:ins>
      <w:ins w:id="1517" w:author="Autor desconhecido" w:date="2025-09-28T19:59:28Z">
        <w:r>
          <w:rPr>
            <w:rFonts w:eastAsia="Times New Roman" w:cs="Times New Roman" w:ascii="Times New Roman" w:hAnsi="Times New Roman"/>
            <w:shd w:fill="8DFF00" w:val="clear"/>
          </w:rPr>
          <w:commentReference w:id="95"/>
        </w:r>
      </w:ins>
    </w:p>
    <w:p>
      <w:pPr>
        <w:pStyle w:val="Normal"/>
        <w:spacing w:lineRule="auto" w:line="360" w:before="280" w:after="280"/>
        <w:jc w:val="start"/>
        <w:rPr>
          <w:rFonts w:ascii="Times New Roman" w:hAnsi="Times New Roman" w:eastAsia="Times New Roman" w:cs="Times New Roman"/>
        </w:rPr>
      </w:pPr>
      <w:r>
        <w:rPr>
          <w:rFonts w:eastAsia="Times New Roman" w:cs="Times New Roman" w:ascii="Times New Roman" w:hAnsi="Times New Roman"/>
        </w:rPr>
        <w:t>3.</w:t>
      </w:r>
      <w:ins w:id="1518" w:author="Autor desconhecido" w:date="2025-09-28T18:37:14Z">
        <w:r>
          <w:rPr>
            <w:rFonts w:eastAsia="Times New Roman" w:cs="Times New Roman" w:ascii="Times New Roman" w:hAnsi="Times New Roman"/>
          </w:rPr>
          <w:t>4</w:t>
        </w:r>
      </w:ins>
      <w:del w:id="1519" w:author="Autor desconhecido" w:date="2025-09-28T18:37:13Z">
        <w:r>
          <w:rPr>
            <w:rFonts w:eastAsia="Times New Roman" w:cs="Times New Roman" w:ascii="Times New Roman" w:hAnsi="Times New Roman"/>
          </w:rPr>
          <w:delText>2</w:delText>
        </w:r>
      </w:del>
      <w:r>
        <w:rPr>
          <w:rFonts w:eastAsia="Times New Roman" w:cs="Times New Roman" w:ascii="Times New Roman" w:hAnsi="Times New Roman"/>
        </w:rPr>
        <w:t xml:space="preserve"> </w:t>
      </w:r>
      <w:commentRangeStart w:id="96"/>
      <w:r>
        <w:rPr>
          <w:rFonts w:eastAsia="Times New Roman" w:cs="Times New Roman" w:ascii="Times New Roman" w:hAnsi="Times New Roman"/>
        </w:rPr>
        <w:t>Análise Estatística</w:t>
      </w:r>
      <w:r>
        <w:rPr/>
      </w:r>
      <w:commentRangeEnd w:id="96"/>
      <w:r>
        <w:commentReference w:id="96"/>
      </w:r>
      <w:ins w:id="1520" w:author="Autor desconhecido" w:date="2025-09-28T20:00:04Z">
        <w:r>
          <w:rPr/>
          <w:commentReference w:id="97"/>
        </w:r>
      </w:ins>
      <w:r>
        <w:rPr>
          <w:rFonts w:eastAsia="Times New Roman" w:cs="Times New Roman" w:ascii="Times New Roman" w:hAnsi="Times New Roman"/>
        </w:rPr>
        <w:t xml:space="preserve"> e Tamanho Amostral</w:t>
      </w:r>
    </w:p>
    <w:p>
      <w:pPr>
        <w:pStyle w:val="Normal"/>
        <w:spacing w:lineRule="auto" w:line="360"/>
        <w:ind w:firstLine="708"/>
        <w:rPr>
          <w:rFonts w:ascii="Times New Roman" w:hAnsi="Times New Roman" w:eastAsia="Times New Roman" w:cs="Times New Roman"/>
        </w:rPr>
      </w:pPr>
      <w:r>
        <w:rPr>
          <w:rFonts w:eastAsia="Times New Roman" w:cs="Times New Roman" w:ascii="Times New Roman" w:hAnsi="Times New Roman"/>
        </w:rPr>
        <w:t xml:space="preserve">A análise estatística será conduzida utilizando o </w:t>
      </w:r>
      <w:ins w:id="1521" w:author="Autor desconhecido" w:date="2025-09-28T20:01:16Z">
        <w:r>
          <w:rPr>
            <w:rFonts w:eastAsia="Times New Roman" w:cs="Times New Roman" w:ascii="Times New Roman" w:hAnsi="Times New Roman"/>
            <w:i/>
            <w:iCs/>
          </w:rPr>
          <w:t>software</w:t>
        </w:r>
      </w:ins>
      <w:del w:id="1522" w:author="Autor desconhecido" w:date="2025-09-28T20:01:14Z">
        <w:r>
          <w:rPr>
            <w:rFonts w:eastAsia="Times New Roman" w:cs="Times New Roman" w:ascii="Times New Roman" w:hAnsi="Times New Roman"/>
            <w:i/>
            <w:iCs/>
          </w:rPr>
          <w:delText>programa</w:delText>
        </w:r>
      </w:del>
      <w:r>
        <w:rPr>
          <w:rFonts w:eastAsia="Times New Roman" w:cs="Times New Roman" w:ascii="Times New Roman" w:hAnsi="Times New Roman"/>
        </w:rPr>
        <w:t xml:space="preserve"> </w:t>
      </w:r>
      <w:ins w:id="1523" w:author="Autor desconhecido" w:date="2025-09-28T20:01:55Z">
        <w:r>
          <w:rPr>
            <w:rFonts w:eastAsia="Times New Roman" w:cs="Times New Roman" w:ascii="Times New Roman" w:hAnsi="Times New Roman"/>
            <w:shd w:fill="8DFF00" w:val="clear"/>
          </w:rPr>
          <w:t>SPSS</w:t>
        </w:r>
      </w:ins>
      <w:del w:id="1524" w:author="Autor desconhecido" w:date="2025-09-28T20:01:51Z">
        <w:r>
          <w:rPr>
            <w:rFonts w:eastAsia="Times New Roman" w:cs="Times New Roman" w:ascii="Times New Roman" w:hAnsi="Times New Roman"/>
            <w:shd w:fill="8DFF00" w:val="clear"/>
          </w:rPr>
          <w:delText>(</w:delText>
        </w:r>
      </w:del>
      <w:commentRangeStart w:id="98"/>
      <w:del w:id="1525" w:author="Autor desconhecido" w:date="2025-09-28T20:01:51Z">
        <w:r>
          <w:rPr>
            <w:rFonts w:eastAsia="Times New Roman" w:cs="Times New Roman" w:ascii="Times New Roman" w:hAnsi="Times New Roman"/>
            <w:shd w:fill="8DFF00" w:val="clear"/>
          </w:rPr>
          <w:delText>XXXYYY</w:delText>
        </w:r>
      </w:del>
      <w:ins w:id="1526" w:author="Autor desconhecido" w:date="2025-09-28T20:01:49Z">
        <w:r>
          <w:rPr>
            <w:rFonts w:eastAsia="Times New Roman" w:cs="Times New Roman" w:ascii="Times New Roman" w:hAnsi="Times New Roman"/>
            <w:shd w:fill="FFFF00" w:val="clear"/>
          </w:rPr>
          <w:t>(</w:t>
        </w:r>
      </w:ins>
      <w:r>
        <w:rPr>
          <w:rFonts w:eastAsia="Times New Roman" w:cs="Times New Roman" w:ascii="Times New Roman" w:hAnsi="Times New Roman"/>
          <w:shd w:fill="FFFF00" w:val="clear"/>
        </w:rPr>
        <w:t>Y</w:t>
      </w:r>
      <w:r>
        <w:rPr/>
      </w:r>
      <w:commentRangeEnd w:id="98"/>
      <w:r>
        <w:commentReference w:id="98"/>
      </w:r>
      <w:ins w:id="1527" w:author="Autor desconhecido" w:date="2025-09-28T20:01:31Z">
        <w:r>
          <w:rPr/>
          <w:commentReference w:id="99"/>
        </w:r>
      </w:ins>
      <w:r>
        <w:rPr>
          <w:rFonts w:eastAsia="Times New Roman" w:cs="Times New Roman" w:ascii="Times New Roman" w:hAnsi="Times New Roman"/>
          <w:shd w:fill="FFFF00" w:val="clear"/>
        </w:rPr>
        <w:t xml:space="preserve">). </w:t>
      </w:r>
      <w:r>
        <w:rPr>
          <w:rFonts w:eastAsia="Times New Roman" w:cs="Times New Roman" w:ascii="Times New Roman" w:hAnsi="Times New Roman"/>
        </w:rPr>
        <w:t>Como foi proposto a coleta de muitas variáveis de interesse, a estratégia analítica terá vários modelos de regressão linear múltipla, organizados por domínios de similaridade entre os par</w:t>
      </w:r>
      <w:ins w:id="1528" w:author="Matheus Machado Gomes" w:date="2025-09-15T16:42:00Z">
        <w:r>
          <w:rPr>
            <w:rFonts w:eastAsia="Times New Roman" w:cs="Times New Roman" w:ascii="Times New Roman" w:hAnsi="Times New Roman"/>
          </w:rPr>
          <w:t>â</w:t>
        </w:r>
      </w:ins>
      <w:del w:id="1529" w:author="Matheus Machado Gomes" w:date="2025-09-15T16:42:00Z">
        <w:r>
          <w:rPr>
            <w:rFonts w:eastAsia="Times New Roman" w:cs="Times New Roman" w:ascii="Times New Roman" w:hAnsi="Times New Roman"/>
          </w:rPr>
          <w:delText>a</w:delText>
        </w:r>
      </w:del>
      <w:r>
        <w:rPr>
          <w:rFonts w:eastAsia="Times New Roman" w:cs="Times New Roman" w:ascii="Times New Roman" w:hAnsi="Times New Roman"/>
        </w:rPr>
        <w:t>m</w:t>
      </w:r>
      <w:del w:id="1530" w:author="Matheus Machado Gomes" w:date="2025-09-15T16:42:00Z">
        <w:r>
          <w:rPr>
            <w:rFonts w:eastAsia="Times New Roman" w:cs="Times New Roman" w:ascii="Times New Roman" w:hAnsi="Times New Roman"/>
          </w:rPr>
          <w:delText>ê</w:delText>
        </w:r>
      </w:del>
      <w:ins w:id="1531" w:author="Matheus Machado Gomes" w:date="2025-09-15T16:42:00Z">
        <w:r>
          <w:rPr>
            <w:rFonts w:eastAsia="Times New Roman" w:cs="Times New Roman" w:ascii="Times New Roman" w:hAnsi="Times New Roman"/>
          </w:rPr>
          <w:t>e</w:t>
        </w:r>
      </w:ins>
      <w:r>
        <w:rPr>
          <w:rFonts w:eastAsia="Times New Roman" w:cs="Times New Roman" w:ascii="Times New Roman" w:hAnsi="Times New Roman"/>
        </w:rPr>
        <w:t>tros. Esta abordagem permite testar hipóteses específicas com maior poder estatístico, evitando os desafios de um único grande modelo com excesso de preditores.</w:t>
      </w:r>
    </w:p>
    <w:p>
      <w:pPr>
        <w:pStyle w:val="Normal"/>
        <w:spacing w:lineRule="auto" w:line="360"/>
        <w:ind w:firstLine="708"/>
        <w:rPr>
          <w:rFonts w:ascii="Times New Roman" w:hAnsi="Times New Roman" w:eastAsia="Times New Roman" w:cs="Times New Roman"/>
        </w:rPr>
      </w:pPr>
      <w:r>
        <w:rPr>
          <w:rFonts w:eastAsia="Times New Roman" w:cs="Times New Roman" w:ascii="Times New Roman" w:hAnsi="Times New Roman"/>
        </w:rPr>
        <w:t xml:space="preserve">Para o tempo de sustentação no </w:t>
      </w:r>
      <w:r>
        <w:rPr>
          <w:rFonts w:eastAsia="Times New Roman" w:cs="Times New Roman" w:ascii="Times New Roman" w:hAnsi="Times New Roman"/>
          <w:i/>
        </w:rPr>
        <w:t>HS</w:t>
      </w:r>
      <w:r>
        <w:rPr>
          <w:rFonts w:eastAsia="Times New Roman" w:cs="Times New Roman" w:ascii="Times New Roman" w:hAnsi="Times New Roman"/>
        </w:rPr>
        <w:t>, serão testados os modelos abaixo:</w:t>
      </w:r>
    </w:p>
    <w:p>
      <w:pPr>
        <w:pStyle w:val="Normal"/>
        <w:numPr>
          <w:ilvl w:val="0"/>
          <w:numId w:val="4"/>
        </w:numPr>
        <w:spacing w:lineRule="auto" w:line="360"/>
        <w:jc w:val="start"/>
        <w:rPr>
          <w:rFonts w:ascii="Times New Roman" w:hAnsi="Times New Roman" w:eastAsia="Times New Roman" w:cs="Times New Roman"/>
        </w:rPr>
      </w:pPr>
      <w:r>
        <w:rPr>
          <w:rFonts w:eastAsia="Times New Roman" w:cs="Times New Roman" w:ascii="Times New Roman" w:hAnsi="Times New Roman"/>
          <w:u w:val="single"/>
        </w:rPr>
        <w:t>Modelo de Força</w:t>
      </w:r>
      <w:r>
        <w:rPr>
          <w:rFonts w:eastAsia="Times New Roman" w:cs="Times New Roman" w:ascii="Times New Roman" w:hAnsi="Times New Roman"/>
        </w:rPr>
        <w:t xml:space="preserve">: Força relativa no </w:t>
      </w:r>
      <w:r>
        <w:rPr>
          <w:rFonts w:eastAsia="Times New Roman" w:cs="Times New Roman" w:ascii="Times New Roman" w:hAnsi="Times New Roman"/>
          <w:i/>
        </w:rPr>
        <w:t>shoulder press</w:t>
      </w:r>
      <w:r>
        <w:rPr>
          <w:rFonts w:eastAsia="Times New Roman" w:cs="Times New Roman" w:ascii="Times New Roman" w:hAnsi="Times New Roman"/>
        </w:rPr>
        <w:t xml:space="preserve">, resistência em </w:t>
      </w:r>
      <w:r>
        <w:rPr>
          <w:rFonts w:eastAsia="Times New Roman" w:cs="Times New Roman" w:ascii="Times New Roman" w:hAnsi="Times New Roman"/>
          <w:i/>
        </w:rPr>
        <w:t>wall-supported HS</w:t>
      </w:r>
      <w:r>
        <w:rPr>
          <w:rFonts w:eastAsia="Times New Roman" w:cs="Times New Roman" w:ascii="Times New Roman" w:hAnsi="Times New Roman"/>
        </w:rPr>
        <w:t>, força de flexores de punho, força de flexores dos dedos.</w:t>
      </w:r>
    </w:p>
    <w:p>
      <w:pPr>
        <w:pStyle w:val="Normal"/>
        <w:numPr>
          <w:ilvl w:val="0"/>
          <w:numId w:val="4"/>
        </w:numPr>
        <w:spacing w:lineRule="auto" w:line="360"/>
        <w:jc w:val="start"/>
        <w:rPr>
          <w:rFonts w:ascii="Times New Roman" w:hAnsi="Times New Roman" w:eastAsia="Times New Roman" w:cs="Times New Roman"/>
        </w:rPr>
      </w:pPr>
      <w:r>
        <w:rPr>
          <w:rFonts w:eastAsia="Times New Roman" w:cs="Times New Roman" w:ascii="Times New Roman" w:hAnsi="Times New Roman"/>
          <w:u w:val="single"/>
        </w:rPr>
        <w:t>Modelo de Controle Postural</w:t>
      </w:r>
      <w:r>
        <w:rPr>
          <w:rFonts w:eastAsia="Times New Roman" w:cs="Times New Roman" w:ascii="Times New Roman" w:hAnsi="Times New Roman"/>
        </w:rPr>
        <w:t>: Variabilidade do CoP, entropia aproximada, velocidade média do CoP.</w:t>
      </w:r>
    </w:p>
    <w:p>
      <w:pPr>
        <w:pStyle w:val="Normal"/>
        <w:numPr>
          <w:ilvl w:val="0"/>
          <w:numId w:val="4"/>
        </w:numPr>
        <w:spacing w:lineRule="auto" w:line="360"/>
        <w:jc w:val="start"/>
        <w:rPr>
          <w:rFonts w:ascii="Times New Roman" w:hAnsi="Times New Roman" w:eastAsia="Times New Roman" w:cs="Times New Roman"/>
        </w:rPr>
      </w:pPr>
      <w:r>
        <w:rPr>
          <w:rFonts w:eastAsia="Times New Roman" w:cs="Times New Roman" w:ascii="Times New Roman" w:hAnsi="Times New Roman"/>
          <w:u w:val="single"/>
        </w:rPr>
        <w:t>Modelo Antropométrico</w:t>
      </w:r>
      <w:r>
        <w:rPr>
          <w:rFonts w:eastAsia="Times New Roman" w:cs="Times New Roman" w:ascii="Times New Roman" w:hAnsi="Times New Roman"/>
        </w:rPr>
        <w:t>: Comprimento dos braços, altura do CoM</w:t>
      </w:r>
      <w:del w:id="1532" w:author="Matheus Machado Gomes" w:date="2025-09-15T16:43:00Z">
        <w:r>
          <w:rPr>
            <w:rFonts w:eastAsia="Times New Roman" w:cs="Times New Roman" w:ascii="Times New Roman" w:hAnsi="Times New Roman"/>
          </w:rPr>
          <w:delText>,</w:delText>
        </w:r>
      </w:del>
      <w:r>
        <w:rPr>
          <w:rFonts w:eastAsia="Times New Roman" w:cs="Times New Roman" w:ascii="Times New Roman" w:hAnsi="Times New Roman"/>
        </w:rPr>
        <w:t>, percentual de gordura corporal.</w:t>
      </w:r>
    </w:p>
    <w:p>
      <w:pPr>
        <w:pStyle w:val="Normal"/>
        <w:numPr>
          <w:ilvl w:val="0"/>
          <w:numId w:val="4"/>
        </w:numPr>
        <w:spacing w:lineRule="auto" w:line="360"/>
        <w:jc w:val="start"/>
        <w:rPr>
          <w:rFonts w:ascii="Times New Roman" w:hAnsi="Times New Roman" w:eastAsia="Times New Roman" w:cs="Times New Roman"/>
        </w:rPr>
      </w:pPr>
      <w:r>
        <w:rPr>
          <w:rFonts w:eastAsia="Times New Roman" w:cs="Times New Roman" w:ascii="Times New Roman" w:hAnsi="Times New Roman"/>
          <w:u w:val="single"/>
        </w:rPr>
        <w:t>Modelo Cinemático</w:t>
      </w:r>
      <w:r>
        <w:rPr>
          <w:rFonts w:eastAsia="Times New Roman" w:cs="Times New Roman" w:ascii="Times New Roman" w:hAnsi="Times New Roman"/>
        </w:rPr>
        <w:t>: Ângulos de punho, ombro</w:t>
      </w:r>
      <w:ins w:id="1533" w:author="Matheus Machado Gomes" w:date="2025-09-15T16:44:00Z">
        <w:r>
          <w:rPr>
            <w:rFonts w:eastAsia="Times New Roman" w:cs="Times New Roman" w:ascii="Times New Roman" w:hAnsi="Times New Roman"/>
          </w:rPr>
          <w:t xml:space="preserve"> e</w:t>
        </w:r>
      </w:ins>
      <w:del w:id="1534" w:author="Matheus Machado Gomes" w:date="2025-09-15T16:44:00Z">
        <w:r>
          <w:rPr>
            <w:rFonts w:eastAsia="Times New Roman" w:cs="Times New Roman" w:ascii="Times New Roman" w:hAnsi="Times New Roman"/>
          </w:rPr>
          <w:delText xml:space="preserve">, ângulo de </w:delText>
        </w:r>
      </w:del>
      <w:r>
        <w:rPr>
          <w:rFonts w:eastAsia="Times New Roman" w:cs="Times New Roman" w:ascii="Times New Roman" w:hAnsi="Times New Roman"/>
        </w:rPr>
        <w:t>quadril, largura da base de apoio.</w:t>
      </w:r>
    </w:p>
    <w:p>
      <w:pPr>
        <w:pStyle w:val="Normal"/>
        <w:numPr>
          <w:ilvl w:val="0"/>
          <w:numId w:val="4"/>
        </w:numPr>
        <w:spacing w:lineRule="auto" w:line="360"/>
        <w:jc w:val="start"/>
        <w:rPr>
          <w:rFonts w:ascii="Times New Roman" w:hAnsi="Times New Roman" w:eastAsia="Times New Roman" w:cs="Times New Roman"/>
        </w:rPr>
      </w:pPr>
      <w:r>
        <w:rPr>
          <w:rFonts w:eastAsia="Times New Roman" w:cs="Times New Roman" w:ascii="Times New Roman" w:hAnsi="Times New Roman"/>
          <w:u w:val="single"/>
        </w:rPr>
        <w:t>Modelo de Experiência</w:t>
      </w:r>
      <w:r>
        <w:rPr>
          <w:rFonts w:eastAsia="Times New Roman" w:cs="Times New Roman" w:ascii="Times New Roman" w:hAnsi="Times New Roman"/>
        </w:rPr>
        <w:t>: Tempo de prática e idade cronológica.</w:t>
      </w:r>
    </w:p>
    <w:p>
      <w:pPr>
        <w:pStyle w:val="Normal"/>
        <w:spacing w:lineRule="auto" w:line="360"/>
        <w:ind w:firstLine="360"/>
        <w:jc w:val="start"/>
        <w:rPr>
          <w:rFonts w:ascii="Times New Roman" w:hAnsi="Times New Roman" w:eastAsia="Times New Roman" w:cs="Times New Roman"/>
        </w:rPr>
      </w:pPr>
      <w:r>
        <w:rPr>
          <w:rFonts w:eastAsia="Times New Roman" w:cs="Times New Roman" w:ascii="Times New Roman" w:hAnsi="Times New Roman"/>
        </w:rPr>
        <w:t xml:space="preserve">Para a </w:t>
      </w:r>
      <w:del w:id="1535" w:author="Matheus Machado Gomes" w:date="2025-09-15T16:45:00Z">
        <w:r>
          <w:rPr>
            <w:rFonts w:eastAsia="Times New Roman" w:cs="Times New Roman" w:ascii="Times New Roman" w:hAnsi="Times New Roman"/>
          </w:rPr>
          <w:delText>mediana da</w:delText>
        </w:r>
      </w:del>
      <w:r>
        <w:rPr>
          <w:rFonts w:eastAsia="Times New Roman" w:cs="Times New Roman" w:ascii="Times New Roman" w:hAnsi="Times New Roman"/>
        </w:rPr>
        <w:t xml:space="preserve"> </w:t>
      </w:r>
      <w:commentRangeStart w:id="100"/>
      <w:r>
        <w:rPr>
          <w:rFonts w:eastAsia="Times New Roman" w:cs="Times New Roman" w:ascii="Times New Roman" w:hAnsi="Times New Roman"/>
        </w:rPr>
        <w:t xml:space="preserve">distância percorrida no </w:t>
      </w:r>
      <w:r>
        <w:rPr>
          <w:rFonts w:eastAsia="Times New Roman" w:cs="Times New Roman" w:ascii="Times New Roman" w:hAnsi="Times New Roman"/>
          <w:i/>
        </w:rPr>
        <w:t>HSW</w:t>
      </w:r>
      <w:r>
        <w:rPr/>
      </w:r>
      <w:commentRangeEnd w:id="100"/>
      <w:r>
        <w:commentReference w:id="100"/>
      </w:r>
      <w:ins w:id="1536" w:author="Autor desconhecido" w:date="2025-09-28T20:26:12Z">
        <w:r>
          <w:rPr/>
          <w:commentReference w:id="101"/>
        </w:r>
      </w:ins>
      <w:r>
        <w:rPr>
          <w:rFonts w:eastAsia="Times New Roman" w:cs="Times New Roman" w:ascii="Times New Roman" w:hAnsi="Times New Roman"/>
        </w:rPr>
        <w:t>, serão testados os seguintes modelos:</w:t>
      </w:r>
    </w:p>
    <w:p>
      <w:pPr>
        <w:pStyle w:val="Normal"/>
        <w:numPr>
          <w:ilvl w:val="0"/>
          <w:numId w:val="5"/>
        </w:numPr>
        <w:pBdr/>
        <w:spacing w:lineRule="auto" w:line="360"/>
        <w:jc w:val="start"/>
        <w:rPr>
          <w:rFonts w:ascii="Times New Roman" w:hAnsi="Times New Roman" w:eastAsia="Times New Roman" w:cs="Times New Roman"/>
          <w:color w:val="000000"/>
        </w:rPr>
      </w:pPr>
      <w:r>
        <w:rPr>
          <w:rFonts w:eastAsia="Times New Roman" w:cs="Times New Roman" w:ascii="Times New Roman" w:hAnsi="Times New Roman"/>
          <w:color w:val="000000"/>
          <w:u w:val="single"/>
        </w:rPr>
        <w:t>Modelo de Força:</w:t>
      </w:r>
      <w:r>
        <w:rPr>
          <w:rFonts w:eastAsia="Times New Roman" w:cs="Times New Roman" w:ascii="Times New Roman" w:hAnsi="Times New Roman"/>
          <w:color w:val="000000"/>
        </w:rPr>
        <w:t xml:space="preserve"> Força relativa no </w:t>
      </w:r>
      <w:r>
        <w:rPr>
          <w:rFonts w:eastAsia="Times New Roman" w:cs="Times New Roman" w:ascii="Times New Roman" w:hAnsi="Times New Roman"/>
          <w:i/>
          <w:color w:val="000000"/>
        </w:rPr>
        <w:t>shoulder press</w:t>
      </w:r>
      <w:r>
        <w:rPr>
          <w:rFonts w:eastAsia="Times New Roman" w:cs="Times New Roman" w:ascii="Times New Roman" w:hAnsi="Times New Roman"/>
          <w:color w:val="000000"/>
        </w:rPr>
        <w:t xml:space="preserve">, resistência em </w:t>
      </w:r>
      <w:r>
        <w:rPr>
          <w:rFonts w:eastAsia="Times New Roman" w:cs="Times New Roman" w:ascii="Times New Roman" w:hAnsi="Times New Roman"/>
          <w:i/>
          <w:color w:val="000000"/>
        </w:rPr>
        <w:t>wall-supported HS</w:t>
      </w:r>
      <w:r>
        <w:rPr>
          <w:rFonts w:eastAsia="Times New Roman" w:cs="Times New Roman" w:ascii="Times New Roman" w:hAnsi="Times New Roman"/>
          <w:color w:val="000000"/>
        </w:rPr>
        <w:t>, força de flexores de punho, força de flexores dos dedos.</w:t>
      </w:r>
    </w:p>
    <w:p>
      <w:pPr>
        <w:pStyle w:val="Normal"/>
        <w:numPr>
          <w:ilvl w:val="0"/>
          <w:numId w:val="5"/>
        </w:numPr>
        <w:spacing w:lineRule="auto" w:line="360"/>
        <w:jc w:val="start"/>
        <w:rPr>
          <w:rFonts w:ascii="Times New Roman" w:hAnsi="Times New Roman" w:eastAsia="Times New Roman" w:cs="Times New Roman"/>
        </w:rPr>
      </w:pPr>
      <w:r>
        <w:rPr>
          <w:rFonts w:eastAsia="Times New Roman" w:cs="Times New Roman" w:ascii="Times New Roman" w:hAnsi="Times New Roman"/>
          <w:u w:val="single"/>
        </w:rPr>
        <w:t>Modelo Espaço-Temporal</w:t>
      </w:r>
      <w:r>
        <w:rPr>
          <w:rFonts w:eastAsia="Times New Roman" w:cs="Times New Roman" w:ascii="Times New Roman" w:hAnsi="Times New Roman"/>
        </w:rPr>
        <w:t>: Comprimento médio das passadas, cadência, tempo em duplo suporte.</w:t>
      </w:r>
    </w:p>
    <w:p>
      <w:pPr>
        <w:pStyle w:val="Normal"/>
        <w:numPr>
          <w:ilvl w:val="0"/>
          <w:numId w:val="5"/>
        </w:numPr>
        <w:spacing w:lineRule="auto" w:line="360"/>
        <w:jc w:val="start"/>
        <w:rPr>
          <w:rFonts w:ascii="Times New Roman" w:hAnsi="Times New Roman" w:eastAsia="Times New Roman" w:cs="Times New Roman"/>
        </w:rPr>
      </w:pPr>
      <w:r>
        <w:rPr>
          <w:rFonts w:eastAsia="Times New Roman" w:cs="Times New Roman" w:ascii="Times New Roman" w:hAnsi="Times New Roman"/>
          <w:u w:val="single"/>
        </w:rPr>
        <w:t>Modelo de Controle Antecipatório</w:t>
      </w:r>
      <w:r>
        <w:rPr>
          <w:rFonts w:eastAsia="Times New Roman" w:cs="Times New Roman" w:ascii="Times New Roman" w:hAnsi="Times New Roman"/>
        </w:rPr>
        <w:t>: Variabilidade do CoP nos primeiros passos e picos de força de reação do solo (GRF).</w:t>
      </w:r>
    </w:p>
    <w:p>
      <w:pPr>
        <w:pStyle w:val="Normal"/>
        <w:numPr>
          <w:ilvl w:val="0"/>
          <w:numId w:val="5"/>
        </w:numPr>
        <w:spacing w:lineRule="auto" w:line="360"/>
        <w:jc w:val="start"/>
        <w:rPr>
          <w:rFonts w:ascii="Times New Roman" w:hAnsi="Times New Roman" w:eastAsia="Times New Roman" w:cs="Times New Roman"/>
        </w:rPr>
      </w:pPr>
      <w:r>
        <w:rPr>
          <w:rFonts w:eastAsia="Times New Roman" w:cs="Times New Roman" w:ascii="Times New Roman" w:hAnsi="Times New Roman"/>
          <w:u w:val="single"/>
        </w:rPr>
        <w:t>Modelo Antropométrico:</w:t>
      </w:r>
      <w:r>
        <w:rPr>
          <w:rFonts w:eastAsia="Times New Roman" w:cs="Times New Roman" w:ascii="Times New Roman" w:hAnsi="Times New Roman"/>
        </w:rPr>
        <w:t xml:space="preserve"> Comprimento dos braços, altura do CoM, percentual de gordura corporal.</w:t>
      </w:r>
    </w:p>
    <w:p>
      <w:pPr>
        <w:pStyle w:val="Normal"/>
        <w:numPr>
          <w:ilvl w:val="0"/>
          <w:numId w:val="5"/>
        </w:numPr>
        <w:spacing w:lineRule="auto" w:line="360"/>
        <w:jc w:val="start"/>
        <w:rPr>
          <w:rFonts w:ascii="Times New Roman" w:hAnsi="Times New Roman" w:eastAsia="Times New Roman" w:cs="Times New Roman"/>
        </w:rPr>
      </w:pPr>
      <w:r>
        <w:rPr>
          <w:rFonts w:eastAsia="Times New Roman" w:cs="Times New Roman" w:ascii="Times New Roman" w:hAnsi="Times New Roman"/>
          <w:u w:val="single"/>
        </w:rPr>
        <w:t>Modelo Cinemático</w:t>
      </w:r>
      <w:r>
        <w:rPr>
          <w:rFonts w:eastAsia="Times New Roman" w:cs="Times New Roman" w:ascii="Times New Roman" w:hAnsi="Times New Roman"/>
        </w:rPr>
        <w:t>: Ângulos de punho, ombro</w:t>
      </w:r>
      <w:del w:id="1537" w:author="Matheus Machado Gomes" w:date="2025-09-15T16:46:00Z">
        <w:r>
          <w:rPr>
            <w:rFonts w:eastAsia="Times New Roman" w:cs="Times New Roman" w:ascii="Times New Roman" w:hAnsi="Times New Roman"/>
          </w:rPr>
          <w:delText>, ângulo de</w:delText>
        </w:r>
      </w:del>
      <w:ins w:id="1538" w:author="Matheus Machado Gomes" w:date="2025-09-15T16:46:00Z">
        <w:r>
          <w:rPr>
            <w:rFonts w:eastAsia="Times New Roman" w:cs="Times New Roman" w:ascii="Times New Roman" w:hAnsi="Times New Roman"/>
          </w:rPr>
          <w:t xml:space="preserve"> e</w:t>
        </w:r>
      </w:ins>
      <w:r>
        <w:rPr>
          <w:rFonts w:eastAsia="Times New Roman" w:cs="Times New Roman" w:ascii="Times New Roman" w:hAnsi="Times New Roman"/>
        </w:rPr>
        <w:t xml:space="preserve"> quadril, largura da base de apoio.</w:t>
      </w:r>
    </w:p>
    <w:p>
      <w:pPr>
        <w:pStyle w:val="Normal"/>
        <w:numPr>
          <w:ilvl w:val="0"/>
          <w:numId w:val="5"/>
        </w:numPr>
        <w:spacing w:lineRule="auto" w:line="360"/>
        <w:jc w:val="start"/>
        <w:rPr>
          <w:rFonts w:ascii="Times New Roman" w:hAnsi="Times New Roman" w:eastAsia="Times New Roman" w:cs="Times New Roman"/>
        </w:rPr>
      </w:pPr>
      <w:r>
        <w:rPr>
          <w:rFonts w:eastAsia="Times New Roman" w:cs="Times New Roman" w:ascii="Times New Roman" w:hAnsi="Times New Roman"/>
          <w:u w:val="single"/>
        </w:rPr>
        <w:t>Modelo de Experiência e Proficiência:</w:t>
      </w:r>
      <w:r>
        <w:rPr>
          <w:rFonts w:eastAsia="Times New Roman" w:cs="Times New Roman" w:ascii="Times New Roman" w:hAnsi="Times New Roman"/>
        </w:rPr>
        <w:t xml:space="preserve"> Tempo de prática, idade cronológica e tempo de sustentação no </w:t>
      </w:r>
      <w:r>
        <w:rPr>
          <w:rFonts w:eastAsia="Times New Roman" w:cs="Times New Roman" w:ascii="Times New Roman" w:hAnsi="Times New Roman"/>
          <w:i/>
        </w:rPr>
        <w:t>HS.</w:t>
      </w:r>
    </w:p>
    <w:p>
      <w:pPr>
        <w:pStyle w:val="Normal"/>
        <w:spacing w:lineRule="auto" w:line="360"/>
        <w:ind w:firstLine="360"/>
        <w:rPr>
          <w:rFonts w:ascii="Times New Roman" w:hAnsi="Times New Roman" w:eastAsia="Times New Roman" w:cs="Times New Roman"/>
        </w:rPr>
      </w:pPr>
      <w:r>
        <w:rPr>
          <w:rFonts w:eastAsia="Times New Roman" w:cs="Times New Roman" w:ascii="Times New Roman" w:hAnsi="Times New Roman"/>
        </w:rPr>
        <w:t xml:space="preserve">Após a análise dos modelos de regressão múltipla temáticos, o impacto individual de cada variável será avaliado por meio dos coeficientes padronizados (β) e de seus respectivos valores-p. Esses coeficientes permitem comparar diretamente a contribuição relativa de cada preditor para a variância do desempenho, independentemente da unidade de medida. Variáveis com maiores valores absolutos de β e significância estatística serão consideradas de maior relevância. Isso permitirá a realização de regressões lineares simples, para examinar as relações isoladas, e também na construção de modelos múltiplos refinados que combinem os preditores mais relevantes de diferentes modelos temáticos. O objetivo desta abordagem sequencial é consolidar a identificação dos preditores centrais do desempenho. Finalmente, será avaliado um modelo completo incluindo todos os preditores simultaneamente para cada desfecho do </w:t>
      </w:r>
      <w:r>
        <w:rPr>
          <w:rFonts w:eastAsia="Times New Roman" w:cs="Times New Roman" w:ascii="Times New Roman" w:hAnsi="Times New Roman"/>
          <w:i/>
        </w:rPr>
        <w:t xml:space="preserve">HS </w:t>
      </w:r>
      <w:r>
        <w:rPr>
          <w:rFonts w:eastAsia="Times New Roman" w:cs="Times New Roman" w:ascii="Times New Roman" w:hAnsi="Times New Roman"/>
        </w:rPr>
        <w:t xml:space="preserve">e </w:t>
      </w:r>
      <w:r>
        <w:rPr>
          <w:rFonts w:eastAsia="Times New Roman" w:cs="Times New Roman" w:ascii="Times New Roman" w:hAnsi="Times New Roman"/>
          <w:i/>
        </w:rPr>
        <w:t>HSW</w:t>
      </w:r>
      <w:r>
        <w:rPr>
          <w:rFonts w:eastAsia="Times New Roman" w:cs="Times New Roman" w:ascii="Times New Roman" w:hAnsi="Times New Roman"/>
        </w:rPr>
        <w:t xml:space="preserve">, embora esta abordagem requererá um tamanho amostral substancialmente maior para manter adequado poder estatístico. </w:t>
      </w:r>
    </w:p>
    <w:p>
      <w:pPr>
        <w:pStyle w:val="Normal"/>
        <w:spacing w:lineRule="auto" w:line="360"/>
        <w:ind w:firstLine="360"/>
        <w:rPr>
          <w:rFonts w:ascii="Times New Roman" w:hAnsi="Times New Roman" w:eastAsia="Times New Roman" w:cs="Times New Roman"/>
        </w:rPr>
      </w:pPr>
      <w:commentRangeStart w:id="102"/>
      <w:r>
        <w:rPr>
          <w:rFonts w:eastAsia="Times New Roman" w:cs="Times New Roman" w:ascii="Times New Roman" w:hAnsi="Times New Roman"/>
        </w:rPr>
        <w:t xml:space="preserve">O poder amostral foi calculado utilizando o software </w:t>
      </w:r>
      <w:r>
        <w:rPr>
          <w:rFonts w:eastAsia="Times New Roman" w:cs="Times New Roman" w:ascii="Times New Roman" w:hAnsi="Times New Roman"/>
          <w:i/>
        </w:rPr>
        <w:t>G*Power</w:t>
      </w:r>
      <w:r>
        <w:rPr>
          <w:rFonts w:eastAsia="Times New Roman" w:cs="Times New Roman" w:ascii="Times New Roman" w:hAnsi="Times New Roman"/>
        </w:rPr>
        <w:t xml:space="preserve"> 3.1 [30], [31], considerando, a princípio, os dois cenários de análise:</w:t>
      </w:r>
      <w:r>
        <w:rPr/>
      </w:r>
      <w:commentRangeEnd w:id="102"/>
      <w:r>
        <w:commentReference w:id="102"/>
      </w:r>
      <w:ins w:id="1539" w:author="Autor desconhecido" w:date="2025-09-28T20:26:03Z">
        <w:r>
          <w:rPr/>
          <w:commentReference w:id="103"/>
        </w:r>
      </w:ins>
      <w:ins w:id="1540" w:author="Autor desconhecido" w:date="2025-09-28T20:26:03Z">
        <w:r>
          <w:rPr/>
          <w:commentReference w:id="104"/>
        </w:r>
      </w:ins>
    </w:p>
    <w:p>
      <w:pPr>
        <w:pStyle w:val="Normal"/>
        <w:numPr>
          <w:ilvl w:val="0"/>
          <w:numId w:val="2"/>
        </w:numPr>
        <w:pBdr/>
        <w:spacing w:lineRule="auto" w:line="360"/>
        <w:rPr>
          <w:rFonts w:ascii="Times New Roman" w:hAnsi="Times New Roman" w:eastAsia="Times New Roman" w:cs="Times New Roman"/>
          <w:color w:val="000000"/>
        </w:rPr>
      </w:pPr>
      <w:r>
        <w:rPr>
          <w:rFonts w:eastAsia="Times New Roman" w:cs="Times New Roman" w:ascii="Times New Roman" w:hAnsi="Times New Roman"/>
          <w:color w:val="000000"/>
        </w:rPr>
        <w:t xml:space="preserve">Para os modelos por tema, que possuem até 4 preditores, os parâmetros para o cálculo amostral foram definidos com base nas convenções propostas na literatura [32]. Adotou-se um nível de significância (α) de 0,05, um poder estatístico (1-β) de 0,80 e um </w:t>
      </w:r>
      <w:r>
        <w:rPr>
          <w:rFonts w:eastAsia="Times New Roman" w:cs="Times New Roman" w:ascii="Times New Roman" w:hAnsi="Times New Roman"/>
          <w:i/>
          <w:color w:val="000000"/>
        </w:rPr>
        <w:t xml:space="preserve">effect size </w:t>
      </w:r>
      <w:r>
        <w:rPr>
          <w:rFonts w:eastAsia="Times New Roman" w:cs="Times New Roman" w:ascii="Times New Roman" w:hAnsi="Times New Roman"/>
          <w:color w:val="000000"/>
        </w:rPr>
        <w:t xml:space="preserve">médio (f²) de 0,15 para o teste de regressão linear múltipla. O cálculo indicou a necessidade de uma amostra mínima de </w:t>
      </w:r>
      <w:r>
        <w:rPr>
          <w:rFonts w:eastAsia="Times New Roman" w:cs="Times New Roman" w:ascii="Times New Roman" w:hAnsi="Times New Roman"/>
          <w:color w:val="000000"/>
          <w:u w:val="single"/>
        </w:rPr>
        <w:t>85 participantes</w:t>
      </w:r>
      <w:r>
        <w:rPr>
          <w:rFonts w:eastAsia="Times New Roman" w:cs="Times New Roman" w:ascii="Times New Roman" w:hAnsi="Times New Roman"/>
          <w:color w:val="000000"/>
        </w:rPr>
        <w:t>.</w:t>
      </w:r>
    </w:p>
    <w:p>
      <w:pPr>
        <w:pStyle w:val="Normal"/>
        <w:numPr>
          <w:ilvl w:val="0"/>
          <w:numId w:val="2"/>
        </w:numPr>
        <w:pBdr/>
        <w:spacing w:lineRule="auto" w:line="360"/>
        <w:rPr>
          <w:rFonts w:ascii="Times New Roman" w:hAnsi="Times New Roman" w:eastAsia="Times New Roman" w:cs="Times New Roman"/>
          <w:color w:val="000000"/>
        </w:rPr>
      </w:pPr>
      <w:r>
        <w:rPr>
          <w:rFonts w:eastAsia="Times New Roman" w:cs="Times New Roman" w:ascii="Times New Roman" w:hAnsi="Times New Roman"/>
          <w:color w:val="000000"/>
        </w:rPr>
        <w:t>Para o modelo completo de preditores</w:t>
      </w:r>
      <w:ins w:id="1541" w:author="Matheus Machado Gomes" w:date="2025-09-15T16:50:00Z">
        <w:r>
          <w:rPr>
            <w:rFonts w:eastAsia="Times New Roman" w:cs="Times New Roman" w:ascii="Times New Roman" w:hAnsi="Times New Roman"/>
            <w:color w:val="000000"/>
          </w:rPr>
          <w:t>,</w:t>
        </w:r>
      </w:ins>
      <w:r>
        <w:rPr>
          <w:rFonts w:eastAsia="Times New Roman" w:cs="Times New Roman" w:ascii="Times New Roman" w:hAnsi="Times New Roman"/>
          <w:color w:val="000000"/>
        </w:rPr>
        <w:t xml:space="preserve"> </w:t>
      </w:r>
      <w:del w:id="1542" w:author="Matheus Machado Gomes" w:date="2025-09-15T16:50:00Z">
        <w:r>
          <w:rPr>
            <w:rFonts w:eastAsia="Times New Roman" w:cs="Times New Roman" w:ascii="Times New Roman" w:hAnsi="Times New Roman"/>
            <w:color w:val="000000"/>
          </w:rPr>
          <w:delText>foi mantido</w:delText>
        </w:r>
      </w:del>
      <w:ins w:id="1543" w:author="Matheus Machado Gomes" w:date="2025-09-15T16:50:00Z">
        <w:r>
          <w:rPr>
            <w:rFonts w:eastAsia="Times New Roman" w:cs="Times New Roman" w:ascii="Times New Roman" w:hAnsi="Times New Roman"/>
            <w:color w:val="000000"/>
          </w:rPr>
          <w:t>foram mantidos</w:t>
        </w:r>
      </w:ins>
      <w:r>
        <w:rPr>
          <w:rFonts w:eastAsia="Times New Roman" w:cs="Times New Roman" w:ascii="Times New Roman" w:hAnsi="Times New Roman"/>
          <w:color w:val="000000"/>
        </w:rPr>
        <w:t xml:space="preserve"> os mesmos parâmetros (f² = 0,15, α = 0,05, poder = 0,80) e o cálculo indicou a necessidade de uma amostra mínima de </w:t>
      </w:r>
      <w:r>
        <w:rPr>
          <w:rFonts w:eastAsia="Times New Roman" w:cs="Times New Roman" w:ascii="Times New Roman" w:hAnsi="Times New Roman"/>
          <w:color w:val="000000"/>
          <w:u w:val="single"/>
        </w:rPr>
        <w:t>146 participantes</w:t>
      </w:r>
      <w:r>
        <w:rPr>
          <w:rFonts w:eastAsia="Times New Roman" w:cs="Times New Roman" w:ascii="Times New Roman" w:hAnsi="Times New Roman"/>
          <w:color w:val="000000"/>
        </w:rPr>
        <w:t>.</w:t>
      </w:r>
    </w:p>
    <w:p>
      <w:pPr>
        <w:pStyle w:val="Normal"/>
        <w:spacing w:lineRule="auto" w:line="360"/>
        <w:ind w:firstLine="360"/>
        <w:rPr>
          <w:rFonts w:ascii="Times New Roman" w:hAnsi="Times New Roman" w:eastAsia="Times New Roman" w:cs="Times New Roman"/>
        </w:rPr>
      </w:pPr>
      <w:r>
        <w:rPr>
          <w:rFonts w:eastAsia="Times New Roman" w:cs="Times New Roman" w:ascii="Times New Roman" w:hAnsi="Times New Roman"/>
        </w:rPr>
        <w:t xml:space="preserve">Para controlar a inflação do Erro Tipo I, possíveis falsos positivos decorrente dos múltiplos testes estatísticos, será aplicada a correção </w:t>
      </w:r>
      <w:r>
        <w:rPr>
          <w:rFonts w:eastAsia="Times New Roman" w:cs="Times New Roman" w:ascii="Times New Roman" w:hAnsi="Times New Roman"/>
          <w:i/>
        </w:rPr>
        <w:t>false discovery rate (FDR</w:t>
      </w:r>
      <w:r>
        <w:rPr>
          <w:rFonts w:eastAsia="Times New Roman" w:cs="Times New Roman" w:ascii="Times New Roman" w:hAnsi="Times New Roman"/>
          <w:b/>
        </w:rPr>
        <w:t>)</w:t>
      </w:r>
      <w:r>
        <w:rPr>
          <w:rFonts w:eastAsia="Times New Roman" w:cs="Times New Roman" w:ascii="Times New Roman" w:hAnsi="Times New Roman"/>
        </w:rPr>
        <w:t xml:space="preserve">, aceitando uma proporção de falsos positivos (Q) igual a 0,05 [33]. Este método é adequado para análises exploratórias, pois oferece um equilíbrio entre a minimização de falsos positivos e a manutenção do poder estatístico para detectar associações reais. </w:t>
      </w:r>
    </w:p>
    <w:p>
      <w:pPr>
        <w:pStyle w:val="Normal"/>
        <w:spacing w:lineRule="auto" w:line="360"/>
        <w:ind w:firstLine="360"/>
        <w:rPr>
          <w:rFonts w:ascii="Times New Roman" w:hAnsi="Times New Roman" w:eastAsia="Times New Roman" w:cs="Times New Roman"/>
        </w:rPr>
      </w:pPr>
      <w:r>
        <w:rPr>
          <w:rFonts w:eastAsia="Times New Roman" w:cs="Times New Roman" w:ascii="Times New Roman" w:hAnsi="Times New Roman"/>
        </w:rPr>
        <w:t xml:space="preserve">Considerando a possibilidade de exclusões, desistências no decorrer dos testes e a necessidade de robustez, o estudo buscará recrutar uma amostra de </w:t>
      </w:r>
      <w:r>
        <w:rPr>
          <w:rFonts w:eastAsia="Times New Roman" w:cs="Times New Roman" w:ascii="Times New Roman" w:hAnsi="Times New Roman"/>
          <w:rFonts w:ascii="Times New Roman" w:hAnsi="Times New Roman" w:eastAsia="Times New Roman" w:cs="Times New Roman"/>
          <w:rPrChange w:id="0" w:author="Matheus Machado Gomes" w:date="2025-09-15T16:51:00Z">
            <w:rPr>
              <w:u w:val="single"/>
            </w:rPr>
          </w:rPrChange>
        </w:rPr>
        <w:t>100 a 110 participantes</w:t>
      </w:r>
      <w:r>
        <w:rPr>
          <w:rFonts w:eastAsia="Times New Roman" w:cs="Times New Roman" w:ascii="Times New Roman" w:hAnsi="Times New Roman"/>
        </w:rPr>
        <w:t xml:space="preserve">. Este número forneceria uma margem de segurança adequada para garantir o poder estatístico dos modelos temáticos, ainda que seja insuficiente para o modelo completo com todos os preditores. Vale ressaltar que mesmo que o tamanho amostral ideal não seja alcançado, haverá potencialmente um recrutamento consideravelmente maior e diversificado do que a maioria dos trabalhos publicados sobre </w:t>
      </w:r>
      <w:r>
        <w:rPr>
          <w:rFonts w:eastAsia="Times New Roman" w:cs="Times New Roman" w:ascii="Times New Roman" w:hAnsi="Times New Roman"/>
          <w:i/>
        </w:rPr>
        <w:t>handstand</w:t>
      </w:r>
      <w:r>
        <w:rPr>
          <w:rFonts w:eastAsia="Times New Roman" w:cs="Times New Roman" w:ascii="Times New Roman" w:hAnsi="Times New Roman"/>
        </w:rPr>
        <w:t>, os quais se restringem predominantemente a amostras pequenas e homogêneas de ginastas especializados.</w:t>
      </w:r>
    </w:p>
    <w:p>
      <w:pPr>
        <w:pStyle w:val="Normal"/>
        <w:spacing w:lineRule="auto" w:line="360"/>
        <w:ind w:firstLine="360"/>
        <w:rPr>
          <w:rFonts w:ascii="Times New Roman" w:hAnsi="Times New Roman" w:eastAsia="Times New Roman" w:cs="Times New Roman"/>
          <w:shd w:fill="FFFF00" w:val="clear"/>
          <w:del w:id="1546" w:author="Autor desconhecido" w:date="2025-09-28T18:35:06Z"/>
        </w:rPr>
      </w:pPr>
      <w:del w:id="1545" w:author="Autor desconhecido" w:date="2025-09-28T18:35:06Z">
        <w:r>
          <w:rPr>
            <w:rFonts w:eastAsia="Times New Roman" w:cs="Times New Roman" w:ascii="Times New Roman" w:hAnsi="Times New Roman"/>
            <w:shd w:fill="FFFF00" w:val="clear"/>
          </w:rPr>
        </w:r>
      </w:del>
    </w:p>
    <w:p>
      <w:pPr>
        <w:pStyle w:val="Normal"/>
        <w:spacing w:lineRule="auto" w:line="360"/>
        <w:rPr>
          <w:del w:id="1549" w:author="Autor desconhecido" w:date="2025-09-28T18:35:06Z"/>
        </w:rPr>
      </w:pPr>
      <w:del w:id="1547" w:author="Autor desconhecido" w:date="2025-09-28T18:35:06Z">
        <w:r>
          <w:rPr>
            <w:rFonts w:eastAsia="Times New Roman" w:cs="Times New Roman" w:ascii="Times New Roman" w:hAnsi="Times New Roman"/>
          </w:rPr>
          <w:delText>3.3 Delineamento experimental</w:delText>
        </w:r>
      </w:del>
      <w:del w:id="1548" w:author="Autor desconhecido" w:date="2025-09-28T18:35:06Z">
        <w:r>
          <w:rPr/>
          <w:commentReference w:id="105"/>
        </w:r>
      </w:del>
    </w:p>
    <w:p>
      <w:pPr>
        <w:pStyle w:val="Normal"/>
        <w:widowControl w:val="false"/>
        <w:spacing w:lineRule="auto" w:line="360"/>
        <w:ind w:firstLine="709"/>
        <w:rPr>
          <w:rFonts w:ascii="Times New Roman" w:hAnsi="Times New Roman" w:eastAsia="Times New Roman" w:cs="Times New Roman"/>
          <w:del w:id="1559" w:author="Autor desconhecido" w:date="2025-09-28T18:35:06Z"/>
        </w:rPr>
      </w:pPr>
      <w:del w:id="1550" w:author="Autor desconhecido" w:date="2025-09-28T18:35:06Z">
        <w:r>
          <w:rPr>
            <w:rFonts w:eastAsia="Times New Roman" w:cs="Times New Roman" w:ascii="Times New Roman" w:hAnsi="Times New Roman"/>
          </w:rPr>
          <w:delText xml:space="preserve">O estudo será observacional e transversal. A coleta de dados será realizada em duas sessões distintas nas dependências da Escola de Educação Física e Esportes de Ribeirão Preto da Universidade de São Paulo (EEFERP-USP), localizada na Avenida Bandeirantes, 3900, Vila Monte Alegre, Ribeirão Preto - SP. A primeira sessão ocorrerá no Laboratório de Cineantropometria e Desempenho Humano (LaCiDH) e irá contemplar as avaliações de força, por meio de dinamometria (força de flexores de punho e dedos), teste de resistência em posição invertida (wall-supported HS) e teste de uma repetição máxima (1-RM) no shoulder press, além da avaliação da composição corporal por absorciometria de raios-X de dupla energia (Dexa). A segunda sessão ocorrerá no Laboratório de Biomecânica e Controle Motor (LaBioCoM) e incluirá a avaliação da execução do HS e do HSW por meio de sistema de captura de movimento (Vicon®) para aquisição de dados cinemáticos: ângulos articulares (punho, ombro, quadril, cabeça), base de apoio (distância entre mãos), altura do centro de massa (CoM) e comprimentos dos membros; </w:delText>
        </w:r>
      </w:del>
      <w:ins w:id="1551" w:author="Matheus Machado Gomes" w:date="2025-09-16T09:24:00Z">
        <w:del w:id="1552" w:author="Autor desconhecido" w:date="2025-09-28T18:35:06Z">
          <w:r>
            <w:rPr>
              <w:rFonts w:eastAsia="Times New Roman" w:cs="Times New Roman" w:ascii="Times New Roman" w:hAnsi="Times New Roman"/>
            </w:rPr>
            <w:delText>e com</w:delText>
          </w:r>
        </w:del>
      </w:ins>
      <w:del w:id="1553" w:author="Matheus Machado Gomes" w:date="2025-09-16T09:24:00Z">
        <w:r>
          <w:rPr>
            <w:rFonts w:eastAsia="Times New Roman" w:cs="Times New Roman" w:ascii="Times New Roman" w:hAnsi="Times New Roman"/>
          </w:rPr>
          <w:delText>de</w:delText>
        </w:r>
      </w:del>
      <w:del w:id="1554" w:author="Autor desconhecido" w:date="2025-09-28T18:35:06Z">
        <w:r>
          <w:rPr>
            <w:rFonts w:eastAsia="Times New Roman" w:cs="Times New Roman" w:ascii="Times New Roman" w:hAnsi="Times New Roman"/>
          </w:rPr>
          <w:delText xml:space="preserve"> tapete de pressão (Sistema GaitRite®) para registro de parâmetros espaço-temporais, incluindo distância percorrida, tempo de execução, velocidade média, comprimento médio das passadas, cadência, tempo de contato das mãos com o solo, tempo em duplo suporte, variabilidade entre passadas e simetria do deslocamento; e de plataforma de força (Bertec®) para quantificação de parâmetros estabilométricos e dinâmicos, como variabilidade do centro de pressão (CoP) e forças de reação do solo (GRF). Para garantir a validade das medidas de força, em que os efeitos da fadiga neuromuscular são detrimentais, a coleta de dados sempre começará com a sessão das avaliações de força [34]. A sessão de avaliação do desempenho no HS e HSW será conduzida em até sete dias após, este curto intervalo também impede que </w:delText>
        </w:r>
      </w:del>
      <w:del w:id="1555" w:author="Matheus Machado Gomes" w:date="2025-09-16T09:25:00Z">
        <w:r>
          <w:rPr>
            <w:rFonts w:eastAsia="Times New Roman" w:cs="Times New Roman" w:ascii="Times New Roman" w:hAnsi="Times New Roman"/>
          </w:rPr>
          <w:delText xml:space="preserve">ocorra </w:delText>
        </w:r>
      </w:del>
      <w:ins w:id="1556" w:author="Matheus Machado Gomes" w:date="2025-09-16T09:25:00Z">
        <w:del w:id="1557" w:author="Autor desconhecido" w:date="2025-09-28T18:35:06Z">
          <w:r>
            <w:rPr>
              <w:rFonts w:eastAsia="Times New Roman" w:cs="Times New Roman" w:ascii="Times New Roman" w:hAnsi="Times New Roman"/>
            </w:rPr>
            <w:delText xml:space="preserve">ocorram </w:delText>
          </w:r>
        </w:del>
      </w:ins>
      <w:del w:id="1558" w:author="Autor desconhecido" w:date="2025-09-28T18:35:06Z">
        <w:r>
          <w:rPr>
            <w:rFonts w:eastAsia="Times New Roman" w:cs="Times New Roman" w:ascii="Times New Roman" w:hAnsi="Times New Roman"/>
          </w:rPr>
          <w:delText>mudanças significativas no condicionamento físico dos participantes, preservando a comparabilidade entre as sessões. Paralelamente, os participantes serão instruídos a evitar atividades físicas intensas nas 48 horas que antecedem cada avaliação. Todas as avaliações seguirão controle de mesmas condições ambientais, como temperatura e iluminação, e instruções verbais padronizadas a todos os participantes.</w:delText>
        </w:r>
      </w:del>
    </w:p>
    <w:p>
      <w:pPr>
        <w:pStyle w:val="Normal"/>
        <w:widowControl w:val="false"/>
        <w:spacing w:lineRule="auto" w:line="360"/>
        <w:ind w:firstLine="709"/>
        <w:rPr>
          <w:rFonts w:ascii="Times New Roman" w:hAnsi="Times New Roman" w:eastAsia="Times New Roman" w:cs="Times New Roman"/>
          <w:del w:id="1561" w:author="Autor desconhecido" w:date="2025-09-28T18:35:06Z"/>
        </w:rPr>
      </w:pPr>
      <w:del w:id="1560" w:author="Autor desconhecido" w:date="2025-09-28T18:35:06Z">
        <w:r>
          <w:rPr>
            <w:rFonts w:eastAsia="Times New Roman" w:cs="Times New Roman" w:ascii="Times New Roman" w:hAnsi="Times New Roman"/>
          </w:rPr>
        </w:r>
      </w:del>
    </w:p>
    <w:p>
      <w:pPr>
        <w:pStyle w:val="Normal"/>
        <w:rPr>
          <w:lang w:val="en-US"/>
          <w:del w:id="1563" w:author="Autor desconhecido" w:date="2025-09-28T18:35:06Z"/>
        </w:rPr>
      </w:pPr>
      <w:del w:id="1562" w:author="Autor desconhecido" w:date="2025-09-28T18:35:06Z">
        <w:r>
          <w:rPr/>
          <w:drawing>
            <wp:inline distT="0" distB="0" distL="0" distR="0">
              <wp:extent cx="5257165" cy="8147050"/>
              <wp:effectExtent l="0" t="0" r="0" b="0"/>
              <wp:docPr id="2"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3"/>
                      <pic:cNvPicPr>
                        <a:picLocks noChangeAspect="1" noChangeArrowheads="1"/>
                      </pic:cNvPicPr>
                    </pic:nvPicPr>
                    <pic:blipFill>
                      <a:blip r:embed="rId2"/>
                      <a:stretch>
                        <a:fillRect/>
                      </a:stretch>
                    </pic:blipFill>
                    <pic:spPr bwMode="auto">
                      <a:xfrm>
                        <a:off x="0" y="0"/>
                        <a:ext cx="5257165" cy="8147050"/>
                      </a:xfrm>
                      <a:prstGeom prst="rect">
                        <a:avLst/>
                      </a:prstGeom>
                      <a:ln w="9525">
                        <a:solidFill>
                          <a:srgbClr val="000000"/>
                        </a:solidFill>
                      </a:ln>
                    </pic:spPr>
                  </pic:pic>
                </a:graphicData>
              </a:graphic>
            </wp:inline>
          </w:drawing>
        </w:r>
      </w:del>
    </w:p>
    <w:p>
      <w:pPr>
        <w:pStyle w:val="Caption"/>
        <w:spacing w:lineRule="auto" w:line="360"/>
        <w:rPr>
          <w:rFonts w:cs="Arial"/>
          <w:b w:val="false"/>
          <w:color w:val="auto"/>
          <w:sz w:val="24"/>
          <w:szCs w:val="24"/>
          <w:del w:id="1573" w:author="Autor desconhecido" w:date="2025-09-28T18:35:06Z"/>
        </w:rPr>
      </w:pPr>
      <w:bookmarkStart w:id="7" w:name="_Toc327111744_Copia_2_Copia_1_Copia_1_Co"/>
      <w:ins w:id="1564" w:author="Matheus Machado Gomes" w:date="2025-09-16T14:51:00Z">
        <w:del w:id="1565" w:author="Autor desconhecido" w:date="2025-09-28T18:35:06Z">
          <w:r>
            <w:rPr>
              <w:rFonts w:cs="Arial"/>
              <w:color w:val="auto"/>
              <w:sz w:val="24"/>
              <w:szCs w:val="24"/>
            </w:rPr>
            <w:delText xml:space="preserve">Figura </w:delText>
          </w:r>
        </w:del>
      </w:ins>
      <w:ins w:id="1566" w:author="Matheus Machado Gomes" w:date="2025-09-16T14:51:00Z">
        <w:del w:id="1567" w:author="Autor desconhecido" w:date="2025-09-28T18:35:06Z">
          <w:r>
            <w:rPr>
              <w:rFonts w:cs="Arial"/>
              <w:color w:val="auto"/>
              <w:sz w:val="24"/>
              <w:szCs w:val="24"/>
            </w:rPr>
            <w:fldChar w:fldCharType="begin"/>
          </w:r>
          <w:r>
            <w:rPr>
              <w:sz w:val="24"/>
              <w:szCs w:val="24"/>
              <w:rFonts w:cs="Arial"/>
              <w:color w:val="auto"/>
            </w:rPr>
            <w:delInstrText xml:space="preserve"> SEQ Figura \* ARABIC </w:delInstrText>
          </w:r>
          <w:r>
            <w:rPr>
              <w:sz w:val="24"/>
              <w:szCs w:val="24"/>
              <w:rFonts w:cs="Arial"/>
              <w:color w:val="auto"/>
            </w:rPr>
            <w:fldChar w:fldCharType="separate"/>
          </w:r>
          <w:r>
            <w:rPr>
              <w:sz w:val="24"/>
              <w:szCs w:val="24"/>
              <w:rFonts w:cs="Arial"/>
              <w:color w:val="auto"/>
            </w:rPr>
            <w:delText>1</w:delText>
          </w:r>
          <w:r>
            <w:rPr>
              <w:sz w:val="24"/>
              <w:szCs w:val="24"/>
              <w:rFonts w:cs="Arial"/>
              <w:color w:val="auto"/>
            </w:rPr>
            <w:fldChar w:fldCharType="end"/>
          </w:r>
        </w:del>
      </w:ins>
      <w:ins w:id="1568" w:author="Matheus Machado Gomes" w:date="2025-09-16T14:51:00Z">
        <w:del w:id="1569" w:author="Autor desconhecido" w:date="2025-09-28T18:35:06Z">
          <w:r>
            <w:rPr>
              <w:rFonts w:cs="Arial"/>
              <w:color w:val="auto"/>
              <w:sz w:val="24"/>
              <w:szCs w:val="24"/>
            </w:rPr>
            <w:delText xml:space="preserve"> </w:delText>
          </w:r>
        </w:del>
      </w:ins>
      <w:ins w:id="1570" w:author="Matheus Machado Gomes" w:date="2025-09-16T14:51:00Z">
        <w:del w:id="1571" w:author="Autor desconhecido" w:date="2025-09-28T18:35:06Z">
          <w:r>
            <w:rPr>
              <w:rFonts w:cs="Arial"/>
              <w:b w:val="false"/>
              <w:color w:val="auto"/>
              <w:sz w:val="24"/>
              <w:szCs w:val="24"/>
            </w:rPr>
            <w:delText xml:space="preserve">– </w:delText>
          </w:r>
        </w:del>
      </w:ins>
      <w:bookmarkEnd w:id="7"/>
      <w:del w:id="1572" w:author="Autor desconhecido" w:date="2025-09-28T18:35:06Z">
        <w:r>
          <w:rPr>
            <w:rFonts w:cs="Arial"/>
            <w:b w:val="false"/>
            <w:color w:val="auto"/>
            <w:sz w:val="24"/>
            <w:szCs w:val="24"/>
          </w:rPr>
          <w:delText>Desenho experimental do estudo. Todas as avaliações serão realizadas seguindo os mesmos procedimentos.</w:delText>
        </w:r>
      </w:del>
    </w:p>
    <w:p>
      <w:pPr>
        <w:pStyle w:val="Normal"/>
        <w:widowControl w:val="false"/>
        <w:spacing w:lineRule="auto" w:line="360"/>
        <w:ind w:firstLine="709"/>
        <w:rPr>
          <w:rFonts w:ascii="Times New Roman" w:hAnsi="Times New Roman" w:eastAsia="Times New Roman" w:cs="Times New Roman"/>
          <w:del w:id="1575" w:author="Autor desconhecido" w:date="2025-09-28T18:35:06Z"/>
        </w:rPr>
      </w:pPr>
      <w:del w:id="1574" w:author="Autor desconhecido" w:date="2025-09-28T18:35:06Z">
        <w:r>
          <w:rPr>
            <w:rFonts w:eastAsia="Times New Roman" w:cs="Times New Roman" w:ascii="Times New Roman" w:hAnsi="Times New Roman"/>
          </w:rPr>
        </w:r>
      </w:del>
    </w:p>
    <w:p>
      <w:pPr>
        <w:pStyle w:val="Normal"/>
        <w:widowControl w:val="false"/>
        <w:spacing w:lineRule="auto" w:line="360"/>
        <w:ind w:firstLine="709"/>
        <w:rPr>
          <w:rFonts w:ascii="Times New Roman" w:hAnsi="Times New Roman" w:eastAsia="Times New Roman" w:cs="Times New Roman"/>
          <w:del w:id="1577" w:author="Autor desconhecido" w:date="2025-09-28T18:35:06Z"/>
        </w:rPr>
      </w:pPr>
      <w:del w:id="1576" w:author="Autor desconhecido" w:date="2025-09-28T18:35:06Z">
        <w:r>
          <w:rPr>
            <w:rFonts w:eastAsia="Times New Roman" w:cs="Times New Roman" w:ascii="Times New Roman" w:hAnsi="Times New Roman"/>
          </w:rPr>
        </w:r>
      </w:del>
    </w:p>
    <w:p>
      <w:pPr>
        <w:pStyle w:val="Normal"/>
        <w:widowControl w:val="false"/>
        <w:spacing w:lineRule="auto" w:line="360"/>
        <w:ind w:firstLine="709"/>
        <w:rPr>
          <w:rFonts w:ascii="Times New Roman" w:hAnsi="Times New Roman" w:eastAsia="Times New Roman" w:cs="Times New Roman"/>
          <w:del w:id="1579" w:author="Autor desconhecido" w:date="2025-09-28T18:35:06Z"/>
        </w:rPr>
      </w:pPr>
      <w:del w:id="1578" w:author="Autor desconhecido" w:date="2025-09-28T18:35:06Z">
        <w:r>
          <w:rPr>
            <w:rFonts w:eastAsia="Times New Roman" w:cs="Times New Roman" w:ascii="Times New Roman" w:hAnsi="Times New Roman"/>
          </w:rPr>
        </w:r>
      </w:del>
    </w:p>
    <w:p>
      <w:pPr>
        <w:pStyle w:val="Normal"/>
        <w:widowControl w:val="false"/>
        <w:spacing w:lineRule="auto" w:line="360"/>
        <w:rPr>
          <w:rFonts w:ascii="Times New Roman" w:hAnsi="Times New Roman" w:eastAsia="Times New Roman" w:cs="Times New Roman"/>
          <w:del w:id="1581" w:author="Autor desconhecido" w:date="2025-09-28T18:35:06Z"/>
        </w:rPr>
      </w:pPr>
      <w:del w:id="1580" w:author="Autor desconhecido" w:date="2025-09-28T18:35:06Z">
        <w:r>
          <w:rPr>
            <w:rFonts w:eastAsia="Times New Roman" w:cs="Times New Roman" w:ascii="Times New Roman" w:hAnsi="Times New Roman"/>
          </w:rPr>
          <w:delText>3.3.1 Sessão 1 - Avaliação de Variáveis de Força e Composição Corporal</w:delText>
        </w:r>
      </w:del>
    </w:p>
    <w:p>
      <w:pPr>
        <w:pStyle w:val="Normal"/>
        <w:widowControl w:val="false"/>
        <w:spacing w:lineRule="auto" w:line="360"/>
        <w:ind w:firstLine="720"/>
        <w:rPr>
          <w:rFonts w:ascii="Times New Roman" w:hAnsi="Times New Roman" w:eastAsia="Times New Roman" w:cs="Times New Roman"/>
          <w:del w:id="1586" w:author="Autor desconhecido" w:date="2025-09-28T18:35:06Z"/>
        </w:rPr>
      </w:pPr>
      <w:del w:id="1582" w:author="Autor desconhecido" w:date="2025-09-28T18:35:06Z">
        <w:r>
          <w:rPr/>
          <w:delText xml:space="preserve">Na primeira sessão de testes a ordem de aplicação será a seguinte para minimizar a interferência da fadiga [35]: avaliação </w:delText>
        </w:r>
      </w:del>
      <w:ins w:id="1583" w:author="Matheus Machado Gomes" w:date="2025-09-16T09:32:00Z">
        <w:del w:id="1584" w:author="Autor desconhecido" w:date="2025-09-28T18:35:06Z">
          <w:r>
            <w:rPr>
              <w:rFonts w:eastAsia="Times New Roman" w:cs="Times New Roman" w:ascii="Times New Roman" w:hAnsi="Times New Roman"/>
            </w:rPr>
            <w:delText xml:space="preserve">da </w:delText>
          </w:r>
        </w:del>
      </w:ins>
      <w:del w:id="1585" w:author="Autor desconhecido" w:date="2025-09-28T18:35:06Z">
        <w:r>
          <w:rPr/>
          <w:delText>composição corporal, teste de resistência em posição invertida (wall-supported HS); avaliação da força de preensão manual e de flexores dos dedos por dinamometria e teste de força máxima de 1 repetição máxima (1-RM) no shoulder press.</w:delText>
        </w:r>
      </w:del>
    </w:p>
    <w:p>
      <w:pPr>
        <w:pStyle w:val="Normal"/>
        <w:widowControl w:val="false"/>
        <w:shd w:fill="FFFFFF" w:val="clear"/>
        <w:bidi w:val="0"/>
        <w:spacing w:lineRule="auto" w:line="360" w:before="0" w:after="0"/>
        <w:ind w:firstLine="720"/>
        <w:jc w:val="both"/>
        <w:rPr>
          <w:rFonts w:ascii="Times New Roman" w:hAnsi="Times New Roman" w:eastAsia="Times New Roman" w:cs="Times New Roman"/>
          <w:del w:id="1591" w:author="Autor desconhecido" w:date="2025-09-28T18:35:06Z"/>
        </w:rPr>
      </w:pPr>
      <w:del w:id="1587" w:author="Autor desconhecido" w:date="2025-09-28T18:35:06Z">
        <w:r>
          <w:rPr>
            <w:rFonts w:eastAsia="Times New Roman" w:cs="Times New Roman" w:ascii="Times New Roman" w:hAnsi="Times New Roman"/>
            <w:u w:val="single"/>
          </w:rPr>
          <w:delText>Composição Corporal por Absorciometria de Raios-X de Dupla Energia (DEXA)</w:delText>
        </w:r>
      </w:del>
      <w:del w:id="1588" w:author="Autor desconhecido" w:date="2025-09-28T18:35:06Z">
        <w:r>
          <w:rPr>
            <w:rFonts w:eastAsia="Times New Roman" w:cs="Times New Roman" w:ascii="Times New Roman" w:hAnsi="Times New Roman"/>
          </w:rPr>
          <w:br/>
          <w:tab/>
          <w:delText>A composição corporal (massa magra, massa gorda e densidade mineral óssea) será avaliada por meio de um densitômetro por absorciometria de raios-X de dupla energia (</w:delText>
        </w:r>
      </w:del>
      <w:del w:id="1589" w:author="Autor desconhecido" w:date="2025-09-28T18:35:06Z">
        <w:r>
          <w:rPr>
            <w:rFonts w:eastAsia="Times New Roman" w:cs="Times New Roman" w:ascii="Times New Roman" w:hAnsi="Times New Roman"/>
            <w:shd w:fill="FFFF00" w:val="clear"/>
          </w:rPr>
          <w:delText>modelo</w:delText>
        </w:r>
      </w:del>
      <w:del w:id="1590" w:author="Autor desconhecido" w:date="2025-09-28T18:35:06Z">
        <w:r>
          <w:rPr>
            <w:rFonts w:eastAsia="Times New Roman" w:cs="Times New Roman" w:ascii="Times New Roman" w:hAnsi="Times New Roman"/>
          </w:rPr>
          <w:delText>). O procedimento seguirá os protocolos padrão do fabricante e as diretrizes internacionais. O participante será posicionado em decúbito dorsal na mesa, permanecendo imóvel por aproximadamente sete minutos, vestindo roupas leves e sem objetos metálicos [36].</w:delText>
        </w:r>
      </w:del>
    </w:p>
    <w:p>
      <w:pPr>
        <w:pStyle w:val="Normal"/>
        <w:widowControl w:val="false"/>
        <w:shd w:fill="FFFFFF" w:val="clear"/>
        <w:bidi w:val="0"/>
        <w:spacing w:lineRule="auto" w:line="360" w:before="0" w:after="0"/>
        <w:ind w:firstLine="720"/>
        <w:jc w:val="both"/>
        <w:rPr>
          <w:rFonts w:ascii="Times New Roman" w:hAnsi="Times New Roman" w:eastAsia="Times New Roman" w:cs="Times New Roman"/>
          <w:del w:id="1602" w:author="Autor desconhecido" w:date="2025-09-28T18:35:06Z"/>
        </w:rPr>
      </w:pPr>
      <w:del w:id="1592" w:author="Autor desconhecido" w:date="2025-09-28T18:35:06Z">
        <w:r>
          <w:rPr>
            <w:rFonts w:eastAsia="Times New Roman" w:cs="Times New Roman" w:ascii="Times New Roman" w:hAnsi="Times New Roman"/>
            <w:u w:val="single"/>
          </w:rPr>
          <w:delText>Teste de Resistência em Posição Invertida (</w:delText>
        </w:r>
      </w:del>
      <w:del w:id="1593" w:author="Autor desconhecido" w:date="2025-09-28T18:35:06Z">
        <w:r>
          <w:rPr>
            <w:rFonts w:eastAsia="Times New Roman" w:cs="Times New Roman" w:ascii="Times New Roman" w:hAnsi="Times New Roman"/>
            <w:i/>
            <w:u w:val="single"/>
          </w:rPr>
          <w:delText>wall</w:delText>
        </w:r>
      </w:del>
      <w:del w:id="1594" w:author="Autor desconhecido" w:date="2025-09-28T18:35:06Z">
        <w:r>
          <w:rPr>
            <w:rFonts w:eastAsia="Times New Roman" w:cs="Times New Roman" w:ascii="Times New Roman" w:hAnsi="Times New Roman"/>
            <w:u w:val="single"/>
          </w:rPr>
          <w:delText>-</w:delText>
        </w:r>
      </w:del>
      <w:del w:id="1595" w:author="Autor desconhecido" w:date="2025-09-28T18:35:06Z">
        <w:r>
          <w:rPr>
            <w:rFonts w:eastAsia="Times New Roman" w:cs="Times New Roman" w:ascii="Times New Roman" w:hAnsi="Times New Roman"/>
            <w:i/>
            <w:u w:val="single"/>
          </w:rPr>
          <w:delText>supported</w:delText>
        </w:r>
      </w:del>
      <w:del w:id="1596" w:author="Autor desconhecido" w:date="2025-09-28T18:35:06Z">
        <w:r>
          <w:rPr>
            <w:rFonts w:eastAsia="Times New Roman" w:cs="Times New Roman" w:ascii="Times New Roman" w:hAnsi="Times New Roman"/>
            <w:u w:val="single"/>
          </w:rPr>
          <w:delText xml:space="preserve"> </w:delText>
        </w:r>
      </w:del>
      <w:del w:id="1597" w:author="Autor desconhecido" w:date="2025-09-28T18:35:06Z">
        <w:r>
          <w:rPr>
            <w:rFonts w:eastAsia="Times New Roman" w:cs="Times New Roman" w:ascii="Times New Roman" w:hAnsi="Times New Roman"/>
            <w:i/>
            <w:u w:val="single"/>
          </w:rPr>
          <w:delText>HS</w:delText>
        </w:r>
      </w:del>
      <w:del w:id="1598" w:author="Autor desconhecido" w:date="2025-09-28T18:35:06Z">
        <w:r>
          <w:rPr>
            <w:rFonts w:eastAsia="Times New Roman" w:cs="Times New Roman" w:ascii="Times New Roman" w:hAnsi="Times New Roman"/>
            <w:u w:val="single"/>
          </w:rPr>
          <w:delText>)</w:delText>
        </w:r>
      </w:del>
      <w:del w:id="1599" w:author="Autor desconhecido" w:date="2025-09-28T18:35:06Z">
        <w:r>
          <w:rPr>
            <w:rFonts w:eastAsia="Times New Roman" w:cs="Times New Roman" w:ascii="Times New Roman" w:hAnsi="Times New Roman"/>
          </w:rPr>
          <w:br/>
          <w:tab/>
          <w:delText>A resistência muscular isométrica dos membros superiores em posição invertida será avaliada por meio do tempo máximo de sustentação (em segundos) do handstand com os pés apoiados na parede. O participante será posicionado de frente para a parede, com as mãos apoiadas no solo alinhadas aos ombros. Os pés serão colocados contra a parede, mantendo o corpo o mais vertical possível. Será instruído a manter a posição até a exaustão voluntária, definida como a incapacidade de sustentar o alinhamento corporal ou a perda de contato dos pés com a parede. O tempo será mensurado com um cronômetro digital (</w:delText>
        </w:r>
      </w:del>
      <w:del w:id="1600" w:author="Autor desconhecido" w:date="2025-09-28T18:35:06Z">
        <w:r>
          <w:rPr>
            <w:rFonts w:eastAsia="Times New Roman" w:cs="Times New Roman" w:ascii="Times New Roman" w:hAnsi="Times New Roman"/>
            <w:shd w:fill="FFFF00" w:val="clear"/>
          </w:rPr>
          <w:delText>modelo</w:delText>
        </w:r>
      </w:del>
      <w:del w:id="1601" w:author="Autor desconhecido" w:date="2025-09-28T18:35:06Z">
        <w:r>
          <w:rPr>
            <w:rFonts w:eastAsia="Times New Roman" w:cs="Times New Roman" w:ascii="Times New Roman" w:hAnsi="Times New Roman"/>
          </w:rPr>
          <w:delText>). Serão realizadas duas tentativas, com intervalo de recuperação de cinco minutos entre elas, sendo considerado o melhor tempo.</w:delText>
        </w:r>
      </w:del>
    </w:p>
    <w:p>
      <w:pPr>
        <w:pStyle w:val="Normal"/>
        <w:widowControl w:val="false"/>
        <w:shd w:fill="FFFFFF" w:val="clear"/>
        <w:bidi w:val="0"/>
        <w:spacing w:lineRule="auto" w:line="360" w:before="0" w:after="0"/>
        <w:ind w:firstLine="720"/>
        <w:jc w:val="both"/>
        <w:rPr>
          <w:rFonts w:ascii="Times New Roman" w:hAnsi="Times New Roman" w:eastAsia="Times New Roman" w:cs="Times New Roman"/>
          <w:del w:id="1621" w:author="Autor desconhecido" w:date="2025-09-28T18:35:06Z"/>
        </w:rPr>
      </w:pPr>
      <w:del w:id="1603" w:author="Autor desconhecido" w:date="2025-09-28T18:35:06Z">
        <w:r>
          <w:rPr>
            <w:u w:val="single"/>
          </w:rPr>
          <w:delText>Teste de força de flexores do punho e dos dedos por dinamometria</w:delText>
          <w:br/>
        </w:r>
      </w:del>
      <w:del w:id="1604" w:author="Autor desconhecido" w:date="2025-09-28T18:35:06Z">
        <w:r>
          <w:rPr/>
          <w:tab/>
          <w:delText xml:space="preserve">A força de flexão do punho e a força de flexão dos dedos serão avaliadas por meio de um dinamômetro </w:delText>
        </w:r>
      </w:del>
      <w:del w:id="1605" w:author="Matheus Machado Gomes" w:date="2025-09-16T14:38:00Z">
        <w:r>
          <w:rPr>
            <w:rFonts w:eastAsia="Times New Roman" w:cs="Times New Roman" w:ascii="Times New Roman" w:hAnsi="Times New Roman"/>
          </w:rPr>
          <w:delText xml:space="preserve">manual digital </w:delText>
        </w:r>
      </w:del>
      <w:del w:id="1606" w:author="Autor desconhecido" w:date="2025-09-28T18:35:06Z">
        <w:r>
          <w:rPr>
            <w:rFonts w:eastAsia="Times New Roman" w:cs="Times New Roman" w:ascii="Times New Roman" w:hAnsi="Times New Roman"/>
          </w:rPr>
          <w:delText>(</w:delText>
        </w:r>
      </w:del>
      <w:del w:id="1607" w:author="Autor desconhecido" w:date="2025-09-28T18:35:06Z">
        <w:r>
          <w:rPr>
            <w:rFonts w:eastAsia="Times New Roman" w:cs="Times New Roman" w:ascii="Times New Roman" w:hAnsi="Times New Roman"/>
            <w:shd w:fill="FFFF00" w:val="clear"/>
          </w:rPr>
          <w:delText>modelo</w:delText>
        </w:r>
      </w:del>
      <w:del w:id="1608" w:author="Autor desconhecido" w:date="2025-09-28T18:35:06Z">
        <w:r>
          <w:rPr>
            <w:rFonts w:eastAsia="Times New Roman" w:cs="Times New Roman" w:ascii="Times New Roman" w:hAnsi="Times New Roman"/>
          </w:rPr>
          <w:delText xml:space="preserve">). </w:delText>
        </w:r>
      </w:del>
      <w:del w:id="1609" w:author="Autor desconhecido" w:date="2025-09-28T18:35:06Z">
        <w:r>
          <w:rPr>
            <w:rFonts w:eastAsia="Times New Roman" w:cs="Times New Roman" w:ascii="Times New Roman" w:hAnsi="Times New Roman"/>
          </w:rPr>
          <w:commentReference w:id="106"/>
        </w:r>
      </w:del>
      <w:del w:id="1610" w:author="Autor desconhecido" w:date="2025-09-28T18:35:06Z">
        <w:r>
          <w:rPr>
            <w:rFonts w:eastAsia="Times New Roman" w:cs="Times New Roman" w:ascii="Times New Roman" w:hAnsi="Times New Roman"/>
          </w:rPr>
          <w:delText>Para a FPM,</w:delText>
        </w:r>
      </w:del>
      <w:del w:id="1611" w:author="Autor desconhecido" w:date="2025-09-28T18:35:06Z">
        <w:r>
          <w:rPr>
            <w:rFonts w:eastAsia="Times New Roman" w:cs="Times New Roman" w:ascii="Times New Roman" w:hAnsi="Times New Roman"/>
          </w:rPr>
          <w:commentReference w:id="107"/>
        </w:r>
      </w:del>
      <w:del w:id="1612" w:author="Autor desconhecido" w:date="2025-09-28T18:35:06Z">
        <w:r>
          <w:rPr>
            <w:rFonts w:eastAsia="Times New Roman" w:cs="Times New Roman" w:ascii="Times New Roman" w:hAnsi="Times New Roman"/>
          </w:rPr>
          <w:delText xml:space="preserve"> o participante sentado manterá o ombro </w:delText>
        </w:r>
      </w:del>
      <w:del w:id="1613" w:author="Matheus Machado Gomes" w:date="2025-09-16T14:40:00Z">
        <w:r>
          <w:rPr>
            <w:rFonts w:eastAsia="Times New Roman" w:cs="Times New Roman" w:ascii="Times New Roman" w:hAnsi="Times New Roman"/>
          </w:rPr>
          <w:delText>aduzido e neutro</w:delText>
        </w:r>
      </w:del>
      <w:ins w:id="1614" w:author="Matheus Machado Gomes" w:date="2025-09-16T14:40:00Z">
        <w:del w:id="1615" w:author="Autor desconhecido" w:date="2025-09-28T18:35:06Z">
          <w:r>
            <w:rPr>
              <w:rFonts w:eastAsia="Times New Roman" w:cs="Times New Roman" w:ascii="Times New Roman" w:hAnsi="Times New Roman"/>
            </w:rPr>
            <w:delText>em posição anatômica</w:delText>
          </w:r>
        </w:del>
      </w:ins>
      <w:del w:id="1616" w:author="Autor desconhecido" w:date="2025-09-28T18:35:06Z">
        <w:r>
          <w:rPr>
            <w:rFonts w:eastAsia="Times New Roman" w:cs="Times New Roman" w:ascii="Times New Roman" w:hAnsi="Times New Roman"/>
          </w:rPr>
          <w:delText>, cotovelo fletido a 90° e antebraço em posição neutra. Será instruído a realizar a preensão máxima no aparelho por três a cinco segundos. Para a FFD</w:delText>
        </w:r>
      </w:del>
      <w:del w:id="1617" w:author="Autor desconhecido" w:date="2025-09-28T18:35:06Z">
        <w:r>
          <w:rPr>
            <w:rFonts w:eastAsia="Times New Roman" w:cs="Times New Roman" w:ascii="Times New Roman" w:hAnsi="Times New Roman"/>
          </w:rPr>
          <w:commentReference w:id="108"/>
        </w:r>
      </w:del>
      <w:del w:id="1618" w:author="Autor desconhecido" w:date="2025-09-28T18:35:06Z">
        <w:r>
          <w:rPr>
            <w:rFonts w:eastAsia="Times New Roman" w:cs="Times New Roman" w:ascii="Times New Roman" w:hAnsi="Times New Roman"/>
          </w:rPr>
          <w:delText>, o participante realizará a flexão dos dedos contra o sensor do dinamômetro, que estará fixo em uma base estável, aplicando força máxima. Em ambos os testes, serão realizadas três tentativas para cada membro, com intervalo de 60 segundos de recuperação</w:delText>
        </w:r>
      </w:del>
      <w:del w:id="1619" w:author="Matheus Machado Gomes" w:date="2025-09-16T14:42:00Z">
        <w:r>
          <w:rPr>
            <w:rFonts w:eastAsia="Times New Roman" w:cs="Times New Roman" w:ascii="Times New Roman" w:hAnsi="Times New Roman"/>
          </w:rPr>
          <w:delText>,</w:delText>
        </w:r>
      </w:del>
      <w:del w:id="1620" w:author="Autor desconhecido" w:date="2025-09-28T18:35:06Z">
        <w:r>
          <w:rPr/>
          <w:delText xml:space="preserve"> e registrado o maior valor obtido em quilogramas-força (kgf) [37].</w:delText>
        </w:r>
      </w:del>
    </w:p>
    <w:p>
      <w:pPr>
        <w:pStyle w:val="Normal"/>
        <w:widowControl w:val="false"/>
        <w:shd w:fill="FFFFFF" w:val="clear"/>
        <w:spacing w:lineRule="auto" w:line="360" w:before="240" w:after="240"/>
        <w:rPr>
          <w:rFonts w:ascii="Times New Roman" w:hAnsi="Times New Roman" w:eastAsia="Times New Roman" w:cs="Times New Roman"/>
          <w:del w:id="1633" w:author="Autor desconhecido" w:date="2025-09-28T18:35:06Z"/>
        </w:rPr>
      </w:pPr>
      <w:del w:id="1622" w:author="Autor desconhecido" w:date="2025-09-28T18:35:06Z">
        <w:r>
          <w:rPr>
            <w:u w:val="single"/>
          </w:rPr>
          <w:delText xml:space="preserve">Teste de 1 Repetição Máxima (1-RM) no </w:delText>
        </w:r>
      </w:del>
      <w:del w:id="1623" w:author="Autor desconhecido" w:date="2025-09-28T18:35:06Z">
        <w:r>
          <w:rPr>
            <w:i/>
            <w:u w:val="single"/>
          </w:rPr>
          <w:delText>Shoulder Press</w:delText>
        </w:r>
      </w:del>
      <w:del w:id="1624" w:author="Autor desconhecido" w:date="2025-09-28T18:35:06Z">
        <w:r>
          <w:rPr/>
          <w:br/>
          <w:tab/>
          <w:delText>Os participantes realizarão um aquecimento constituído por 10 repetições do movimento apenas com a barra (</w:delText>
        </w:r>
      </w:del>
      <w:del w:id="1625" w:author="Autor desconhecido" w:date="2025-09-28T18:35:06Z">
        <w:r>
          <w:rPr>
            <w:shd w:fill="FFFF00" w:val="clear"/>
          </w:rPr>
          <w:delText>marca</w:delText>
        </w:r>
      </w:del>
      <w:del w:id="1626" w:author="Autor desconhecido" w:date="2025-09-28T18:35:06Z">
        <w:r>
          <w:rPr/>
          <w:delText>), pesando 20 Kg para homens, e de 15 ou 10 Kg para mulheres. Em seguida, serão usadas anilhas (</w:delText>
        </w:r>
      </w:del>
      <w:del w:id="1627" w:author="Autor desconhecido" w:date="2025-09-28T18:35:06Z">
        <w:r>
          <w:rPr>
            <w:shd w:fill="FFFF00" w:val="clear"/>
          </w:rPr>
          <w:delText>marca</w:delText>
        </w:r>
      </w:del>
      <w:del w:id="1628" w:author="Autor desconhecido" w:date="2025-09-28T18:35:06Z">
        <w:r>
          <w:rPr/>
          <w:delText xml:space="preserve">) para aumentar a intensidade. Para o primeiro estágio a carga será aumentada para 50% do valor 1-RM caso o participante já soubesse ou estimasse o seu, ou adotado como 40% da massa corporal daqueles que não </w:delText>
        </w:r>
      </w:del>
      <w:del w:id="1629" w:author="Matheus Machado Gomes" w:date="2025-09-16T14:43:00Z">
        <w:r>
          <w:rPr>
            <w:rFonts w:eastAsia="Times New Roman" w:cs="Times New Roman" w:ascii="Times New Roman" w:hAnsi="Times New Roman"/>
          </w:rPr>
          <w:delText>sabiam</w:delText>
        </w:r>
      </w:del>
      <w:ins w:id="1630" w:author="Matheus Machado Gomes" w:date="2025-09-16T14:43:00Z">
        <w:del w:id="1631" w:author="Autor desconhecido" w:date="2025-09-28T18:35:06Z">
          <w:r>
            <w:rPr>
              <w:rFonts w:eastAsia="Times New Roman" w:cs="Times New Roman" w:ascii="Times New Roman" w:hAnsi="Times New Roman"/>
            </w:rPr>
            <w:delText>saibam</w:delText>
          </w:r>
        </w:del>
      </w:ins>
      <w:del w:id="1632" w:author="Autor desconhecido" w:date="2025-09-28T18:35:06Z">
        <w:r>
          <w:rPr/>
          <w:delText>. Os próximos estágios serão realizados em incrementos de 10% sendo: 60%, 70%, 80%, 90% e o último estágio 100%, seu PR/1-RM. O intervalo entre cada estágio será de três minutos para uma melhor recuperação e o participante realizará apenas uma repetição em cada um para mitigar o efeito da fadiga. Caso uma repetição não seja feita no último estágio, uma segunda tentativa será realizada após um intervalo de recuperação de três minutos com uma carga 5% inferior àquela empregada na tentativa anterior e repetido até encontrar a carga de uma repetição. No caso de uma repetição no último estágio estimado o participante terá opção de tentar novamente com uma carga superior em incrementos de 5% até achar o máximo [21].</w:delText>
        </w:r>
      </w:del>
    </w:p>
    <w:p>
      <w:pPr>
        <w:pStyle w:val="Normal"/>
        <w:widowControl w:val="false"/>
        <w:spacing w:lineRule="auto" w:line="360"/>
        <w:rPr>
          <w:rFonts w:ascii="Times New Roman" w:hAnsi="Times New Roman" w:eastAsia="Times New Roman" w:cs="Times New Roman"/>
          <w:i/>
          <w:i/>
          <w:del w:id="1638" w:author="Autor desconhecido" w:date="2025-09-28T18:35:06Z"/>
        </w:rPr>
      </w:pPr>
      <w:del w:id="1634" w:author="Autor desconhecido" w:date="2025-09-28T18:35:06Z">
        <w:r>
          <w:rPr>
            <w:rFonts w:eastAsia="Times New Roman" w:cs="Times New Roman" w:ascii="Times New Roman" w:hAnsi="Times New Roman"/>
          </w:rPr>
          <w:delText xml:space="preserve">3.3.2 Sessão 2 - Avaliação de desempenho </w:delText>
        </w:r>
      </w:del>
      <w:del w:id="1635" w:author="Autor desconhecido" w:date="2025-09-28T18:35:06Z">
        <w:r>
          <w:rPr>
            <w:rFonts w:eastAsia="Times New Roman" w:cs="Times New Roman" w:ascii="Times New Roman" w:hAnsi="Times New Roman"/>
            <w:i/>
          </w:rPr>
          <w:delText xml:space="preserve">do HS </w:delText>
        </w:r>
      </w:del>
      <w:del w:id="1636" w:author="Autor desconhecido" w:date="2025-09-28T18:35:06Z">
        <w:r>
          <w:rPr>
            <w:rFonts w:eastAsia="Times New Roman" w:cs="Times New Roman" w:ascii="Times New Roman" w:hAnsi="Times New Roman"/>
          </w:rPr>
          <w:delText xml:space="preserve">e </w:delText>
        </w:r>
      </w:del>
      <w:del w:id="1637" w:author="Autor desconhecido" w:date="2025-09-28T18:35:06Z">
        <w:r>
          <w:rPr>
            <w:rFonts w:eastAsia="Times New Roman" w:cs="Times New Roman" w:ascii="Times New Roman" w:hAnsi="Times New Roman"/>
            <w:i/>
          </w:rPr>
          <w:delText>HSW</w:delText>
        </w:r>
      </w:del>
    </w:p>
    <w:p>
      <w:pPr>
        <w:pStyle w:val="Normal"/>
        <w:widowControl w:val="false"/>
        <w:spacing w:lineRule="auto" w:line="360"/>
        <w:ind w:firstLine="720"/>
        <w:rPr>
          <w:rFonts w:ascii="Times New Roman" w:hAnsi="Times New Roman" w:eastAsia="Times New Roman" w:cs="Times New Roman"/>
          <w:del w:id="1643" w:author="Autor desconhecido" w:date="2025-09-28T18:35:06Z"/>
        </w:rPr>
      </w:pPr>
      <w:del w:id="1639" w:author="Autor desconhecido" w:date="2025-09-28T18:35:06Z">
        <w:r>
          <w:rPr/>
          <w:delText>Para a realização dos experimentos serão fixados na pele dos participantes 39 marcadores esféricos retrorrefletivos em pontos anatômicos do corpo todo</w:delText>
        </w:r>
      </w:del>
      <w:ins w:id="1640" w:author="Matheus Machado Gomes" w:date="2025-09-16T14:44:00Z">
        <w:del w:id="1641" w:author="Autor desconhecido" w:date="2025-09-28T18:35:06Z">
          <w:r>
            <w:rPr>
              <w:rFonts w:eastAsia="Times New Roman" w:cs="Times New Roman" w:ascii="Times New Roman" w:hAnsi="Times New Roman"/>
            </w:rPr>
            <w:delText>,</w:delText>
          </w:r>
        </w:del>
      </w:ins>
      <w:del w:id="1642" w:author="Autor desconhecido" w:date="2025-09-28T18:35:06Z">
        <w:r>
          <w:rPr/>
          <w:delText xml:space="preserve"> de acordo com o modelo Plug-in Gait Full Body (Vicon, Oxford Reino Unido). Será realizado um breve aquecimento com exercícios de peso corporal priorizando a musculatura de membros superiores. A seguir, a coleta começará com o desempenho no HS, que servirá também como um aquecimento específico para o próximo teste, o do HSW.</w:delText>
        </w:r>
      </w:del>
    </w:p>
    <w:p>
      <w:pPr>
        <w:pStyle w:val="Normal"/>
        <w:widowControl w:val="false"/>
        <w:shd w:fill="FFFFFF" w:val="clear"/>
        <w:spacing w:lineRule="auto" w:line="360" w:before="240" w:after="240"/>
        <w:rPr>
          <w:rFonts w:ascii="Times New Roman" w:hAnsi="Times New Roman" w:eastAsia="Times New Roman" w:cs="Times New Roman"/>
          <w:u w:val="single"/>
          <w:del w:id="1645" w:author="Autor desconhecido" w:date="2025-09-28T18:35:06Z"/>
        </w:rPr>
      </w:pPr>
      <w:del w:id="1644" w:author="Autor desconhecido" w:date="2025-09-28T18:35:06Z">
        <w:r>
          <w:rPr>
            <w:rFonts w:eastAsia="Times New Roman" w:cs="Times New Roman" w:ascii="Times New Roman" w:hAnsi="Times New Roman"/>
            <w:u w:val="single"/>
          </w:rPr>
          <w:delText>Teste de desempenho no HS</w:delText>
        </w:r>
      </w:del>
    </w:p>
    <w:p>
      <w:pPr>
        <w:pStyle w:val="Normal"/>
        <w:widowControl w:val="false"/>
        <w:shd w:fill="FFFFFF" w:val="clear"/>
        <w:spacing w:lineRule="auto" w:line="360" w:before="240" w:after="240"/>
        <w:ind w:firstLine="720"/>
        <w:rPr>
          <w:rFonts w:ascii="Times New Roman" w:hAnsi="Times New Roman" w:eastAsia="Times New Roman" w:cs="Times New Roman"/>
          <w:del w:id="1649" w:author="Autor desconhecido" w:date="2025-09-28T18:35:06Z"/>
        </w:rPr>
      </w:pPr>
      <w:del w:id="1646" w:author="Autor desconhecido" w:date="2025-09-28T18:35:06Z">
        <w:r>
          <w:rPr>
            <w:rFonts w:eastAsia="Times New Roman" w:cs="Times New Roman" w:ascii="Times New Roman" w:hAnsi="Times New Roman"/>
          </w:rPr>
          <w:delText>Para o HS, o participante se posicionará com as mãos apoiadas no solo sobre a plataforma de força (Bertec, Columbus, OH, USA), utilizando a distância e rotação dos dedos de sua preferência, e assumirá a posição invertida pela técnica que lhe for mais natural e eficiente. Serão realizadas três séries</w:delText>
        </w:r>
      </w:del>
      <w:del w:id="1647" w:author="Autor desconhecido" w:date="2025-09-28T18:35:06Z">
        <w:r>
          <w:rPr/>
          <w:commentReference w:id="109"/>
        </w:r>
      </w:del>
      <w:del w:id="1648" w:author="Autor desconhecido" w:date="2025-09-28T18:35:06Z">
        <w:r>
          <w:rPr>
            <w:rFonts w:eastAsia="Times New Roman" w:cs="Times New Roman" w:ascii="Times New Roman" w:hAnsi="Times New Roman"/>
          </w:rPr>
          <w:delText xml:space="preserve"> de cinco tentativas de tempo máximo de sustentação, com intervalo de recuperação de três minutos entre elas. Será considerado o maior tempo registrado em segundos. O critério de falha será definido como: deslocamento de uma das mãos do local de apoio inicial ou contato de qualquer outra parte do corpo, além das mãos, com o solo. Durante cada tentativa, os sistemas de captura de movimento e a plataforma de força registrarão simultaneamente os parâmetros cinemáticos (ângulos articulares de punho, ombro, quadril e cabeça, altura do centro de massa, base de apoio) e estabilométricos (oscilação e velocidade do CoP).</w:delText>
        </w:r>
      </w:del>
    </w:p>
    <w:p>
      <w:pPr>
        <w:pStyle w:val="Normal"/>
        <w:widowControl w:val="false"/>
        <w:shd w:fill="FFFFFF" w:val="clear"/>
        <w:spacing w:lineRule="auto" w:line="360" w:before="240" w:after="240"/>
        <w:rPr>
          <w:rFonts w:ascii="Times New Roman" w:hAnsi="Times New Roman" w:eastAsia="Times New Roman" w:cs="Times New Roman"/>
          <w:u w:val="single"/>
          <w:del w:id="1651" w:author="Autor desconhecido" w:date="2025-09-28T18:35:06Z"/>
        </w:rPr>
      </w:pPr>
      <w:del w:id="1650" w:author="Autor desconhecido" w:date="2025-09-28T18:35:06Z">
        <w:r>
          <w:rPr>
            <w:rFonts w:eastAsia="Times New Roman" w:cs="Times New Roman" w:ascii="Times New Roman" w:hAnsi="Times New Roman"/>
            <w:u w:val="single"/>
          </w:rPr>
          <w:delText>Teste de desempenho no HSW</w:delText>
        </w:r>
      </w:del>
    </w:p>
    <w:p>
      <w:pPr>
        <w:pStyle w:val="Normal"/>
        <w:widowControl w:val="false"/>
        <w:shd w:fill="FFFFFF" w:val="clear"/>
        <w:spacing w:lineRule="auto" w:line="360" w:before="240" w:after="240"/>
        <w:ind w:firstLine="720"/>
        <w:rPr>
          <w:rFonts w:ascii="Times New Roman" w:hAnsi="Times New Roman" w:eastAsia="Times New Roman" w:cs="Times New Roman"/>
        </w:rPr>
      </w:pPr>
      <w:del w:id="1652" w:author="Autor desconhecido" w:date="2025-09-28T18:35:06Z">
        <w:r>
          <w:rPr/>
          <w:delText>Em seguida, para o HSW, cada tentativa será iniciada com o participante já posicionado com as mãos no solo sobre a plataforma de força  (Bertec, Columbus, OH, USA), permitindo a captura da oscilação e velocidade do CoP imediatamente antes dos primeiro passo, que caracterizarão os ajustes posturais antecipatórios (APAs) juntamente com forças de reação do solo (GRF). A partir dessa posição, o participante impulsionará o corpo para realizar o deslocamento contínuo sobre o tapete de pressão (</w:delText>
        </w:r>
      </w:del>
      <w:del w:id="1653" w:author="Autor desconhecido" w:date="2025-09-28T18:35:06Z">
        <w:r>
          <w:rPr>
            <w:shd w:fill="FFFF00" w:val="clear"/>
          </w:rPr>
          <w:delText>GaitRite®, especificações?</w:delText>
        </w:r>
      </w:del>
      <w:del w:id="1654" w:author="Autor desconhecido" w:date="2025-09-28T18:35:06Z">
        <w:r>
          <w:rPr/>
          <w:delText xml:space="preserve">), com o objetivo de percorrer a maior distância possível, sendo o máximo limitado a 10m. </w:delText>
        </w:r>
      </w:del>
      <w:del w:id="1655" w:author="Autor desconhecido" w:date="2025-09-28T18:35:06Z">
        <w:r>
          <w:rPr/>
          <w:commentReference w:id="110"/>
        </w:r>
      </w:del>
      <w:del w:id="1656" w:author="Autor desconhecido" w:date="2025-09-28T18:35:06Z">
        <w:r>
          <w:rPr/>
          <w:delText>O critério de falha para o HSW será o contato dos pés com o solo. Serão realizadas cinco tentativas, com intervalo de três minutos de recuperação entre elas. Os sistemas Vicon® e GaitRite® adquirirão conjuntamente os parâmetros espaço-temporais (distância</w:delText>
        </w:r>
      </w:del>
      <w:ins w:id="1657" w:author="Matheus Machado Gomes" w:date="2025-09-15T16:29:00Z">
        <w:del w:id="1658" w:author="Autor desconhecido" w:date="2025-09-28T18:35:06Z">
          <w:r>
            <w:rPr>
              <w:rFonts w:eastAsia="Times New Roman" w:cs="Times New Roman" w:ascii="Times New Roman" w:hAnsi="Times New Roman"/>
            </w:rPr>
            <w:delText xml:space="preserve"> percorrida</w:delText>
          </w:r>
        </w:del>
      </w:ins>
      <w:del w:id="1659" w:author="Autor desconhecido" w:date="2025-09-28T18:35:06Z">
        <w:r>
          <w:rPr>
            <w:rFonts w:eastAsia="Times New Roman" w:cs="Times New Roman" w:ascii="Times New Roman" w:hAnsi="Times New Roman"/>
          </w:rPr>
          <w:delText>, velocidade, cadência, tempo de contato das mãos, tempo em duplo suporte, variabilidade e simetria das passadas) e cinemáticos (ângulos articulares e base de apoio durante o deslocamento).</w:delText>
        </w:r>
      </w:del>
      <w:del w:id="1660" w:author="Autor desconhecido" w:date="2025-09-28T18:35:06Z">
        <w:r>
          <w:rPr>
            <w:rFonts w:eastAsia="Times New Roman" w:cs="Times New Roman" w:ascii="Times New Roman" w:hAnsi="Times New Roman"/>
          </w:rPr>
          <w:commentReference w:id="111"/>
        </w:r>
      </w:del>
    </w:p>
    <w:p>
      <w:pPr>
        <w:pStyle w:val="Heading1"/>
        <w:spacing w:lineRule="auto" w:line="360"/>
        <w:rPr>
          <w:rFonts w:ascii="Times New Roman" w:hAnsi="Times New Roman" w:eastAsia="Times New Roman" w:cs="Times New Roman"/>
        </w:rPr>
      </w:pPr>
      <w:r>
        <w:rPr>
          <w:rFonts w:eastAsia="Times New Roman" w:cs="Times New Roman" w:ascii="Times New Roman" w:hAnsi="Times New Roman"/>
        </w:rPr>
        <w:t>4    CRONOGRAMA DE ATIVIDADES</w:t>
      </w:r>
    </w:p>
    <w:p>
      <w:pPr>
        <w:pStyle w:val="Normal"/>
        <w:spacing w:lineRule="auto" w:line="360"/>
        <w:ind w:firstLine="720"/>
        <w:rPr>
          <w:rFonts w:ascii="Times New Roman" w:hAnsi="Times New Roman" w:eastAsia="Times New Roman" w:cs="Times New Roman"/>
          <w:b/>
          <w:shd w:fill="FFFF00" w:val="clear"/>
        </w:rPr>
      </w:pPr>
      <w:r>
        <w:rPr>
          <w:rFonts w:eastAsia="Times New Roman" w:cs="Times New Roman" w:ascii="Times New Roman" w:hAnsi="Times New Roman"/>
        </w:rPr>
        <w:t>QUADRO 4 – Cronograma de atividades estimado</w:t>
      </w:r>
    </w:p>
    <w:tbl>
      <w:tblPr>
        <w:tblW w:w="9075" w:type="dxa"/>
        <w:jc w:val="start"/>
        <w:tblInd w:w="-7" w:type="dxa"/>
        <w:tblLayout w:type="fixed"/>
        <w:tblCellMar>
          <w:top w:w="0" w:type="dxa"/>
          <w:start w:w="108" w:type="dxa"/>
          <w:bottom w:w="0" w:type="dxa"/>
          <w:end w:w="108" w:type="dxa"/>
        </w:tblCellMar>
      </w:tblPr>
      <w:tblGrid>
        <w:gridCol w:w="1755"/>
        <w:gridCol w:w="7320"/>
      </w:tblGrid>
      <w:tr>
        <w:trPr/>
        <w:tc>
          <w:tcPr>
            <w:tcW w:w="1755" w:type="dxa"/>
            <w:tcBorders>
              <w:top w:val="single" w:sz="8" w:space="0" w:color="000000"/>
              <w:start w:val="single" w:sz="8" w:space="0" w:color="000000"/>
              <w:bottom w:val="single" w:sz="8" w:space="0" w:color="000000"/>
              <w:end w:val="single" w:sz="8" w:space="0" w:color="000000"/>
            </w:tcBorders>
            <w:shd w:fill="CCCCCC" w:val="clear"/>
            <w:vAlign w:val="center"/>
          </w:tcPr>
          <w:p>
            <w:pPr>
              <w:pStyle w:val="Normal"/>
              <w:spacing w:lineRule="auto" w:line="360"/>
              <w:jc w:val="center"/>
              <w:rPr>
                <w:rFonts w:ascii="Times New Roman" w:hAnsi="Times New Roman" w:eastAsia="Times New Roman" w:cs="Times New Roman"/>
                <w:b/>
              </w:rPr>
            </w:pPr>
            <w:r>
              <w:rPr>
                <w:rFonts w:eastAsia="Times New Roman" w:cs="Times New Roman" w:ascii="Times New Roman" w:hAnsi="Times New Roman"/>
                <w:b/>
              </w:rPr>
              <w:t>Período</w:t>
            </w:r>
          </w:p>
        </w:tc>
        <w:tc>
          <w:tcPr>
            <w:tcW w:w="7320" w:type="dxa"/>
            <w:tcBorders>
              <w:top w:val="single" w:sz="8" w:space="0" w:color="000000"/>
              <w:start w:val="single" w:sz="8" w:space="0" w:color="000000"/>
              <w:bottom w:val="single" w:sz="12" w:space="0" w:color="000000"/>
              <w:end w:val="single" w:sz="8" w:space="0" w:color="000000"/>
            </w:tcBorders>
            <w:shd w:fill="CCCCCC" w:val="clear"/>
            <w:vAlign w:val="center"/>
          </w:tcPr>
          <w:p>
            <w:pPr>
              <w:pStyle w:val="Normal"/>
              <w:spacing w:lineRule="auto" w:line="360"/>
              <w:jc w:val="center"/>
              <w:rPr>
                <w:rFonts w:ascii="Times New Roman" w:hAnsi="Times New Roman" w:eastAsia="Times New Roman" w:cs="Times New Roman"/>
                <w:b/>
              </w:rPr>
            </w:pPr>
            <w:r>
              <w:rPr>
                <w:rFonts w:eastAsia="Times New Roman" w:cs="Times New Roman" w:ascii="Times New Roman" w:hAnsi="Times New Roman"/>
                <w:b/>
              </w:rPr>
              <w:t>Atividades</w:t>
            </w:r>
          </w:p>
        </w:tc>
      </w:tr>
      <w:tr>
        <w:trPr>
          <w:trHeight w:val="1209" w:hRule="atLeast"/>
        </w:trPr>
        <w:tc>
          <w:tcPr>
            <w:tcW w:w="1755" w:type="dxa"/>
            <w:tcBorders>
              <w:top w:val="single" w:sz="12" w:space="0" w:color="000000"/>
              <w:start w:val="single" w:sz="8" w:space="0" w:color="000000"/>
              <w:bottom w:val="single" w:sz="8" w:space="0" w:color="000000"/>
              <w:end w:val="single" w:sz="8" w:space="0" w:color="000000"/>
            </w:tcBorders>
            <w:vAlign w:val="center"/>
          </w:tcPr>
          <w:p>
            <w:pPr>
              <w:pStyle w:val="Normal"/>
              <w:spacing w:lineRule="auto" w:line="360"/>
              <w:jc w:val="center"/>
              <w:rPr>
                <w:rFonts w:ascii="Times New Roman" w:hAnsi="Times New Roman" w:eastAsia="Times New Roman" w:cs="Times New Roman"/>
                <w:b/>
              </w:rPr>
            </w:pPr>
            <w:r>
              <w:rPr>
                <w:rFonts w:eastAsia="Times New Roman" w:cs="Times New Roman" w:ascii="Times New Roman" w:hAnsi="Times New Roman"/>
                <w:b/>
              </w:rPr>
              <w:t>1º Semestre</w:t>
            </w:r>
          </w:p>
        </w:tc>
        <w:tc>
          <w:tcPr>
            <w:tcW w:w="7320" w:type="dxa"/>
            <w:tcBorders>
              <w:top w:val="single" w:sz="12" w:space="0" w:color="000000"/>
              <w:start w:val="single" w:sz="8" w:space="0" w:color="000000"/>
              <w:bottom w:val="single" w:sz="8" w:space="0" w:color="000000"/>
              <w:end w:val="single" w:sz="8" w:space="0" w:color="000000"/>
            </w:tcBorders>
          </w:tcPr>
          <w:p>
            <w:pPr>
              <w:pStyle w:val="Normal"/>
              <w:spacing w:lineRule="auto" w:line="360"/>
              <w:ind w:hanging="120" w:start="252"/>
              <w:rPr>
                <w:rFonts w:ascii="Times New Roman" w:hAnsi="Times New Roman" w:eastAsia="Times New Roman" w:cs="Times New Roman"/>
              </w:rPr>
            </w:pPr>
            <w:r>
              <w:rPr>
                <w:rFonts w:eastAsia="Times New Roman" w:cs="Times New Roman" w:ascii="Times New Roman" w:hAnsi="Times New Roman"/>
              </w:rPr>
              <w:t>Submissão ao Comitê de ética em Pesquisa</w:t>
            </w:r>
          </w:p>
          <w:p>
            <w:pPr>
              <w:pStyle w:val="Normal"/>
              <w:spacing w:lineRule="auto" w:line="360"/>
              <w:ind w:hanging="120" w:start="252"/>
              <w:rPr>
                <w:rFonts w:ascii="Times New Roman" w:hAnsi="Times New Roman" w:eastAsia="Times New Roman" w:cs="Times New Roman"/>
              </w:rPr>
            </w:pPr>
            <w:r>
              <w:rPr>
                <w:rFonts w:eastAsia="Times New Roman" w:cs="Times New Roman" w:ascii="Times New Roman" w:hAnsi="Times New Roman"/>
              </w:rPr>
              <w:t>Revisão de Literatura</w:t>
            </w:r>
          </w:p>
          <w:p>
            <w:pPr>
              <w:pStyle w:val="Normal"/>
              <w:spacing w:lineRule="auto" w:line="360"/>
              <w:ind w:hanging="120" w:start="252"/>
              <w:rPr>
                <w:rFonts w:ascii="Times New Roman" w:hAnsi="Times New Roman" w:eastAsia="Times New Roman" w:cs="Times New Roman"/>
              </w:rPr>
            </w:pPr>
            <w:r>
              <w:rPr>
                <w:rFonts w:eastAsia="Times New Roman" w:cs="Times New Roman" w:ascii="Times New Roman" w:hAnsi="Times New Roman"/>
              </w:rPr>
              <w:t xml:space="preserve">Aprendizado dos procedimentos de coleta </w:t>
            </w:r>
          </w:p>
        </w:tc>
      </w:tr>
      <w:tr>
        <w:trPr>
          <w:trHeight w:val="1208" w:hRule="atLeast"/>
        </w:trPr>
        <w:tc>
          <w:tcPr>
            <w:tcW w:w="1755" w:type="dxa"/>
            <w:tcBorders>
              <w:top w:val="single" w:sz="12" w:space="0" w:color="000000"/>
              <w:start w:val="single" w:sz="8" w:space="0" w:color="000000"/>
              <w:bottom w:val="single" w:sz="8" w:space="0" w:color="000000"/>
              <w:end w:val="single" w:sz="8" w:space="0" w:color="000000"/>
            </w:tcBorders>
            <w:vAlign w:val="center"/>
          </w:tcPr>
          <w:p>
            <w:pPr>
              <w:pStyle w:val="Normal"/>
              <w:spacing w:lineRule="auto" w:line="360"/>
              <w:jc w:val="center"/>
              <w:rPr>
                <w:rFonts w:ascii="Times New Roman" w:hAnsi="Times New Roman" w:eastAsia="Times New Roman" w:cs="Times New Roman"/>
                <w:b/>
              </w:rPr>
            </w:pPr>
            <w:r>
              <w:rPr>
                <w:rFonts w:eastAsia="Times New Roman" w:cs="Times New Roman" w:ascii="Times New Roman" w:hAnsi="Times New Roman"/>
                <w:b/>
              </w:rPr>
              <w:t>2º Semestre</w:t>
            </w:r>
          </w:p>
        </w:tc>
        <w:tc>
          <w:tcPr>
            <w:tcW w:w="7320" w:type="dxa"/>
            <w:tcBorders>
              <w:top w:val="single" w:sz="8" w:space="0" w:color="000000"/>
              <w:start w:val="single" w:sz="8" w:space="0" w:color="000000"/>
              <w:bottom w:val="single" w:sz="8" w:space="0" w:color="000000"/>
              <w:end w:val="single" w:sz="8" w:space="0" w:color="000000"/>
            </w:tcBorders>
          </w:tcPr>
          <w:p>
            <w:pPr>
              <w:pStyle w:val="Normal"/>
              <w:spacing w:lineRule="auto" w:line="360"/>
              <w:ind w:hanging="120" w:start="252"/>
              <w:rPr>
                <w:rFonts w:ascii="Times New Roman" w:hAnsi="Times New Roman" w:eastAsia="Times New Roman" w:cs="Times New Roman"/>
              </w:rPr>
            </w:pPr>
            <w:r>
              <w:rPr>
                <w:rFonts w:eastAsia="Times New Roman" w:cs="Times New Roman" w:ascii="Times New Roman" w:hAnsi="Times New Roman"/>
              </w:rPr>
              <w:t>Revisão de Literatura</w:t>
            </w:r>
          </w:p>
          <w:p>
            <w:pPr>
              <w:pStyle w:val="Normal"/>
              <w:spacing w:lineRule="auto" w:line="360"/>
              <w:ind w:hanging="120" w:start="252"/>
              <w:rPr>
                <w:rFonts w:ascii="Times New Roman" w:hAnsi="Times New Roman" w:eastAsia="Times New Roman" w:cs="Times New Roman"/>
              </w:rPr>
            </w:pPr>
            <w:r>
              <w:rPr>
                <w:rFonts w:eastAsia="Times New Roman" w:cs="Times New Roman" w:ascii="Times New Roman" w:hAnsi="Times New Roman"/>
              </w:rPr>
              <w:t>Testes piloto</w:t>
            </w:r>
          </w:p>
          <w:p>
            <w:pPr>
              <w:pStyle w:val="Normal"/>
              <w:spacing w:lineRule="auto" w:line="360"/>
              <w:ind w:hanging="120" w:start="252"/>
              <w:rPr>
                <w:rFonts w:ascii="Times New Roman" w:hAnsi="Times New Roman" w:eastAsia="Times New Roman" w:cs="Times New Roman"/>
              </w:rPr>
            </w:pPr>
            <w:r>
              <w:rPr>
                <w:rFonts w:eastAsia="Times New Roman" w:cs="Times New Roman" w:ascii="Times New Roman" w:hAnsi="Times New Roman"/>
              </w:rPr>
              <w:t>Recrutamento das participantes</w:t>
            </w:r>
          </w:p>
        </w:tc>
      </w:tr>
      <w:tr>
        <w:trPr>
          <w:trHeight w:val="855" w:hRule="atLeast"/>
        </w:trPr>
        <w:tc>
          <w:tcPr>
            <w:tcW w:w="1755" w:type="dxa"/>
            <w:tcBorders>
              <w:top w:val="single" w:sz="8" w:space="0" w:color="000000"/>
              <w:start w:val="single" w:sz="8" w:space="0" w:color="000000"/>
              <w:bottom w:val="single" w:sz="8" w:space="0" w:color="000000"/>
              <w:end w:val="single" w:sz="8" w:space="0" w:color="000000"/>
            </w:tcBorders>
            <w:vAlign w:val="center"/>
          </w:tcPr>
          <w:p>
            <w:pPr>
              <w:pStyle w:val="Normal"/>
              <w:spacing w:lineRule="auto" w:line="360"/>
              <w:jc w:val="center"/>
              <w:rPr>
                <w:rFonts w:ascii="Times New Roman" w:hAnsi="Times New Roman" w:eastAsia="Times New Roman" w:cs="Times New Roman"/>
                <w:b/>
              </w:rPr>
            </w:pPr>
            <w:r>
              <w:rPr>
                <w:rFonts w:eastAsia="Times New Roman" w:cs="Times New Roman" w:ascii="Times New Roman" w:hAnsi="Times New Roman"/>
                <w:b/>
              </w:rPr>
              <w:t>3º Semestre</w:t>
            </w:r>
          </w:p>
        </w:tc>
        <w:tc>
          <w:tcPr>
            <w:tcW w:w="7320" w:type="dxa"/>
            <w:tcBorders>
              <w:top w:val="single" w:sz="8" w:space="0" w:color="000000"/>
              <w:start w:val="single" w:sz="8" w:space="0" w:color="000000"/>
              <w:bottom w:val="single" w:sz="8" w:space="0" w:color="000000"/>
              <w:end w:val="single" w:sz="8" w:space="0" w:color="000000"/>
            </w:tcBorders>
          </w:tcPr>
          <w:p>
            <w:pPr>
              <w:pStyle w:val="Normal"/>
              <w:spacing w:lineRule="auto" w:line="360"/>
              <w:ind w:hanging="120" w:start="252"/>
              <w:rPr>
                <w:rFonts w:ascii="Times New Roman" w:hAnsi="Times New Roman" w:eastAsia="Times New Roman" w:cs="Times New Roman"/>
              </w:rPr>
            </w:pPr>
            <w:r>
              <w:rPr>
                <w:rFonts w:eastAsia="Times New Roman" w:cs="Times New Roman" w:ascii="Times New Roman" w:hAnsi="Times New Roman"/>
              </w:rPr>
              <w:t>Realização das sessões de avaliação</w:t>
            </w:r>
          </w:p>
          <w:p>
            <w:pPr>
              <w:pStyle w:val="Normal"/>
              <w:spacing w:lineRule="auto" w:line="360"/>
              <w:ind w:hanging="120" w:start="252"/>
              <w:rPr>
                <w:rFonts w:ascii="Times New Roman" w:hAnsi="Times New Roman" w:eastAsia="Times New Roman" w:cs="Times New Roman"/>
              </w:rPr>
            </w:pPr>
            <w:r>
              <w:rPr>
                <w:rFonts w:eastAsia="Times New Roman" w:cs="Times New Roman" w:ascii="Times New Roman" w:hAnsi="Times New Roman"/>
              </w:rPr>
              <w:t>Processamento e análise dos dados</w:t>
            </w:r>
          </w:p>
        </w:tc>
      </w:tr>
      <w:tr>
        <w:trPr>
          <w:trHeight w:val="1039" w:hRule="atLeast"/>
        </w:trPr>
        <w:tc>
          <w:tcPr>
            <w:tcW w:w="1755" w:type="dxa"/>
            <w:tcBorders>
              <w:top w:val="single" w:sz="8" w:space="0" w:color="000000"/>
              <w:start w:val="single" w:sz="8" w:space="0" w:color="000000"/>
              <w:bottom w:val="single" w:sz="8" w:space="0" w:color="000000"/>
              <w:end w:val="single" w:sz="8" w:space="0" w:color="000000"/>
            </w:tcBorders>
            <w:vAlign w:val="center"/>
          </w:tcPr>
          <w:p>
            <w:pPr>
              <w:pStyle w:val="Normal"/>
              <w:spacing w:lineRule="auto" w:line="360"/>
              <w:jc w:val="center"/>
              <w:rPr>
                <w:rFonts w:ascii="Times New Roman" w:hAnsi="Times New Roman" w:eastAsia="Times New Roman" w:cs="Times New Roman"/>
                <w:b/>
              </w:rPr>
            </w:pPr>
            <w:r>
              <w:rPr>
                <w:rFonts w:eastAsia="Times New Roman" w:cs="Times New Roman" w:ascii="Times New Roman" w:hAnsi="Times New Roman"/>
                <w:b/>
              </w:rPr>
              <w:t>4º Semestre</w:t>
            </w:r>
          </w:p>
        </w:tc>
        <w:tc>
          <w:tcPr>
            <w:tcW w:w="7320" w:type="dxa"/>
            <w:tcBorders>
              <w:top w:val="single" w:sz="8" w:space="0" w:color="000000"/>
              <w:start w:val="single" w:sz="8" w:space="0" w:color="000000"/>
              <w:bottom w:val="single" w:sz="8" w:space="0" w:color="000000"/>
              <w:end w:val="single" w:sz="8" w:space="0" w:color="000000"/>
            </w:tcBorders>
          </w:tcPr>
          <w:p>
            <w:pPr>
              <w:pStyle w:val="Normal"/>
              <w:spacing w:lineRule="auto" w:line="360"/>
              <w:ind w:hanging="120" w:start="252"/>
              <w:rPr>
                <w:rFonts w:ascii="Times New Roman" w:hAnsi="Times New Roman" w:eastAsia="Times New Roman" w:cs="Times New Roman"/>
              </w:rPr>
            </w:pPr>
            <w:r>
              <w:rPr>
                <w:rFonts w:eastAsia="Times New Roman" w:cs="Times New Roman" w:ascii="Times New Roman" w:hAnsi="Times New Roman"/>
              </w:rPr>
              <w:t>Revisão de Literatura</w:t>
            </w:r>
          </w:p>
          <w:p>
            <w:pPr>
              <w:pStyle w:val="Normal"/>
              <w:spacing w:lineRule="auto" w:line="360"/>
              <w:ind w:hanging="120" w:start="252"/>
              <w:rPr>
                <w:rFonts w:ascii="Times New Roman" w:hAnsi="Times New Roman" w:eastAsia="Times New Roman" w:cs="Times New Roman"/>
              </w:rPr>
            </w:pPr>
            <w:r>
              <w:rPr>
                <w:rFonts w:eastAsia="Times New Roman" w:cs="Times New Roman" w:ascii="Times New Roman" w:hAnsi="Times New Roman"/>
              </w:rPr>
              <w:t>Elaboração da dissertação</w:t>
            </w:r>
          </w:p>
          <w:p>
            <w:pPr>
              <w:pStyle w:val="Normal"/>
              <w:spacing w:lineRule="auto" w:line="360"/>
              <w:ind w:hanging="120" w:start="252"/>
              <w:rPr>
                <w:rFonts w:ascii="Times New Roman" w:hAnsi="Times New Roman" w:eastAsia="Times New Roman" w:cs="Times New Roman"/>
              </w:rPr>
            </w:pPr>
            <w:r>
              <w:rPr>
                <w:rFonts w:eastAsia="Times New Roman" w:cs="Times New Roman" w:ascii="Times New Roman" w:hAnsi="Times New Roman"/>
              </w:rPr>
              <w:t>Elaboração de artigos científicos</w:t>
            </w:r>
          </w:p>
          <w:p>
            <w:pPr>
              <w:pStyle w:val="Normal"/>
              <w:spacing w:lineRule="auto" w:line="360"/>
              <w:ind w:hanging="120" w:start="252"/>
              <w:rPr>
                <w:rFonts w:ascii="Times New Roman" w:hAnsi="Times New Roman" w:eastAsia="Times New Roman" w:cs="Times New Roman"/>
              </w:rPr>
            </w:pPr>
            <w:r>
              <w:rPr>
                <w:rFonts w:eastAsia="Times New Roman" w:cs="Times New Roman" w:ascii="Times New Roman" w:hAnsi="Times New Roman"/>
              </w:rPr>
              <w:t>Submissão de trabalhos científicos</w:t>
            </w:r>
          </w:p>
        </w:tc>
      </w:tr>
    </w:tbl>
    <w:p>
      <w:pPr>
        <w:pStyle w:val="Normal"/>
        <w:spacing w:lineRule="auto" w:line="360"/>
        <w:ind w:firstLine="709"/>
        <w:rPr>
          <w:rFonts w:ascii="Times New Roman" w:hAnsi="Times New Roman" w:eastAsia="Times New Roman" w:cs="Times New Roman"/>
        </w:rPr>
      </w:pPr>
      <w:r>
        <w:rPr>
          <w:rFonts w:eastAsia="Times New Roman" w:cs="Times New Roman" w:ascii="Times New Roman" w:hAnsi="Times New Roman"/>
        </w:rPr>
      </w:r>
    </w:p>
    <w:p>
      <w:pPr>
        <w:pStyle w:val="Heading1"/>
        <w:spacing w:lineRule="auto" w:line="360"/>
        <w:rPr>
          <w:rFonts w:ascii="Times New Roman" w:hAnsi="Times New Roman" w:eastAsia="Times New Roman" w:cs="Times New Roman"/>
          <w:lang w:val="en-US"/>
        </w:rPr>
      </w:pPr>
      <w:r>
        <w:rPr>
          <w:rFonts w:eastAsia="Times New Roman" w:cs="Times New Roman" w:ascii="Times New Roman" w:hAnsi="Times New Roman"/>
          <w:lang w:val="en-US"/>
        </w:rPr>
        <w:t>5   REFERÊNCIAS BIBLIOGRÁFICAS</w:t>
      </w:r>
    </w:p>
    <w:p>
      <w:pPr>
        <w:pStyle w:val="Normal"/>
        <w:pBdr/>
        <w:tabs>
          <w:tab w:val="clear" w:pos="720"/>
          <w:tab w:val="left" w:pos="384" w:leader="none"/>
        </w:tabs>
        <w:spacing w:lineRule="auto" w:line="240"/>
        <w:ind w:hanging="384" w:start="384"/>
        <w:rPr>
          <w:color w:val="000000"/>
          <w:lang w:val="en-US"/>
        </w:rPr>
      </w:pPr>
      <w:r>
        <w:rPr>
          <w:color w:val="000000"/>
          <w:lang w:val="en-US"/>
        </w:rPr>
        <w:t>[1]</w:t>
        <w:tab/>
        <w:t xml:space="preserve">R. Malíř, J. Chrudimský, A. Provazník, e V. Třebický, “Are the shoulder joint function, stability, and mobility tests predictive of handstand execution?”, </w:t>
      </w:r>
      <w:r>
        <w:rPr>
          <w:i/>
          <w:color w:val="000000"/>
          <w:lang w:val="en-US"/>
        </w:rPr>
        <w:t>PLOS ONE</w:t>
      </w:r>
      <w:r>
        <w:rPr>
          <w:color w:val="000000"/>
          <w:lang w:val="en-US"/>
        </w:rPr>
        <w:t>, v. 19, n. 5, p. e0302922, maio 2024, doi: 10.1371/journal.pone.0302922.</w:t>
      </w:r>
    </w:p>
    <w:p>
      <w:pPr>
        <w:pStyle w:val="Normal"/>
        <w:pBdr/>
        <w:tabs>
          <w:tab w:val="clear" w:pos="720"/>
          <w:tab w:val="left" w:pos="384" w:leader="none"/>
        </w:tabs>
        <w:spacing w:lineRule="auto" w:line="240"/>
        <w:ind w:hanging="384" w:start="384"/>
        <w:rPr>
          <w:color w:val="000000"/>
          <w:lang w:val="en-US"/>
        </w:rPr>
      </w:pPr>
      <w:r>
        <w:rPr>
          <w:color w:val="000000"/>
          <w:lang w:val="en-US"/>
        </w:rPr>
        <w:t>[2]</w:t>
        <w:tab/>
        <w:t xml:space="preserve">D. G. Kerwin e G. Trewartha, “Strategies for maintaining a handstand in the anterior-posterior direction”:, </w:t>
      </w:r>
      <w:r>
        <w:rPr>
          <w:i/>
          <w:color w:val="000000"/>
          <w:lang w:val="en-US"/>
        </w:rPr>
        <w:t>Med. Sci. Sports Exerc.</w:t>
      </w:r>
      <w:r>
        <w:rPr>
          <w:color w:val="000000"/>
          <w:lang w:val="en-US"/>
        </w:rPr>
        <w:t>, v. 33, n. 7, p. 1182–1188, jul. 2001, doi: 10.1097/00005768-200107000-00016.</w:t>
      </w:r>
    </w:p>
    <w:p>
      <w:pPr>
        <w:pStyle w:val="Normal"/>
        <w:pBdr/>
        <w:tabs>
          <w:tab w:val="clear" w:pos="720"/>
          <w:tab w:val="left" w:pos="384" w:leader="none"/>
        </w:tabs>
        <w:spacing w:lineRule="auto" w:line="240"/>
        <w:ind w:hanging="384" w:start="384"/>
        <w:rPr>
          <w:color w:val="000000"/>
          <w:lang w:val="en-US"/>
        </w:rPr>
      </w:pPr>
      <w:r>
        <w:rPr>
          <w:color w:val="000000"/>
          <w:lang w:val="en-US"/>
        </w:rPr>
        <w:t>[3]</w:t>
        <w:tab/>
        <w:t xml:space="preserve">H. E. Wyatt, D. Vicinanza, K. M. Newell, G. Irwin, e G. K. R. Williams, “Bidirectional causal control in the dynamics of handstand balance”, </w:t>
      </w:r>
      <w:r>
        <w:rPr>
          <w:i/>
          <w:color w:val="000000"/>
          <w:lang w:val="en-US"/>
        </w:rPr>
        <w:t>Sci. Rep.</w:t>
      </w:r>
      <w:r>
        <w:rPr>
          <w:color w:val="000000"/>
          <w:lang w:val="en-US"/>
        </w:rPr>
        <w:t>, v. 11, n. 1, p. 405, jan. 2021, doi: 10.1038/s41598-020-79730-z.</w:t>
      </w:r>
    </w:p>
    <w:p>
      <w:pPr>
        <w:pStyle w:val="Normal"/>
        <w:pBdr/>
        <w:tabs>
          <w:tab w:val="clear" w:pos="720"/>
          <w:tab w:val="left" w:pos="384" w:leader="none"/>
        </w:tabs>
        <w:spacing w:lineRule="auto" w:line="240"/>
        <w:ind w:hanging="384" w:start="384"/>
        <w:rPr>
          <w:color w:val="000000"/>
          <w:lang w:val="en-US"/>
        </w:rPr>
      </w:pPr>
      <w:r>
        <w:rPr>
          <w:color w:val="000000"/>
          <w:lang w:val="en-US"/>
        </w:rPr>
        <w:t>[4]</w:t>
        <w:tab/>
        <w:t xml:space="preserve">M. Pryhoda, K. M. Newell, C. Wilson, e G. Irwin, “Task Specific and General Patterns of Joint Motion Variability in Upright- and Hand-Standing Postures”, </w:t>
      </w:r>
      <w:r>
        <w:rPr>
          <w:i/>
          <w:color w:val="000000"/>
          <w:lang w:val="en-US"/>
        </w:rPr>
        <w:t>Entropy</w:t>
      </w:r>
      <w:r>
        <w:rPr>
          <w:color w:val="000000"/>
          <w:lang w:val="en-US"/>
        </w:rPr>
        <w:t>, v. 24, n. 7, p. 909, jun. 2022, doi: 10.3390/e24070909.</w:t>
      </w:r>
    </w:p>
    <w:p>
      <w:pPr>
        <w:pStyle w:val="Normal"/>
        <w:pBdr/>
        <w:tabs>
          <w:tab w:val="clear" w:pos="720"/>
          <w:tab w:val="left" w:pos="384" w:leader="none"/>
        </w:tabs>
        <w:spacing w:lineRule="auto" w:line="240"/>
        <w:ind w:hanging="384" w:start="384"/>
        <w:rPr>
          <w:color w:val="000000"/>
          <w:lang w:val="en-US"/>
        </w:rPr>
      </w:pPr>
      <w:r>
        <w:rPr>
          <w:color w:val="000000"/>
          <w:lang w:val="en-US"/>
        </w:rPr>
        <w:t>[5]</w:t>
        <w:tab/>
        <w:t xml:space="preserve">A. Kochanowicz, B. Niespodziński, J. Mieszkowski, M. Marina, K. Kochanowicz, e M. Zasada, “Changes in the Muscle Activity of Gymnasts During a Handstand on Various Apparatus”, </w:t>
      </w:r>
      <w:r>
        <w:rPr>
          <w:i/>
          <w:color w:val="000000"/>
          <w:lang w:val="en-US"/>
        </w:rPr>
        <w:t>J. Strength Cond. Res.</w:t>
      </w:r>
      <w:r>
        <w:rPr>
          <w:color w:val="000000"/>
          <w:lang w:val="en-US"/>
        </w:rPr>
        <w:t>, v. 33, n. 6, p. 1609–1618, jun. 2019, doi: 10.1519/JSC.0000000000002124.</w:t>
      </w:r>
    </w:p>
    <w:p>
      <w:pPr>
        <w:pStyle w:val="Normal"/>
        <w:pBdr/>
        <w:tabs>
          <w:tab w:val="clear" w:pos="720"/>
          <w:tab w:val="left" w:pos="384" w:leader="none"/>
        </w:tabs>
        <w:spacing w:lineRule="auto" w:line="240"/>
        <w:ind w:hanging="384" w:start="384"/>
        <w:rPr>
          <w:color w:val="000000"/>
          <w:lang w:val="en-US"/>
        </w:rPr>
      </w:pPr>
      <w:r>
        <w:rPr>
          <w:color w:val="000000"/>
          <w:lang w:val="en-US"/>
        </w:rPr>
        <w:t>[6]</w:t>
        <w:tab/>
        <w:t xml:space="preserve">G. M. Blenkinsop, M. T. G. Pain, e M. J. Hiley, “Balance control strategies during perturbed and unperturbed balance in standing and handstand”, </w:t>
      </w:r>
      <w:r>
        <w:rPr>
          <w:i/>
          <w:color w:val="000000"/>
          <w:lang w:val="en-US"/>
        </w:rPr>
        <w:t>R. Soc. Open Sci.</w:t>
      </w:r>
      <w:r>
        <w:rPr>
          <w:color w:val="000000"/>
          <w:lang w:val="en-US"/>
        </w:rPr>
        <w:t>, v. 4, n. 7, p. 161018, jul. 2017, doi: 10.1098/rsos.161018.</w:t>
      </w:r>
    </w:p>
    <w:p>
      <w:pPr>
        <w:pStyle w:val="Normal"/>
        <w:pBdr/>
        <w:tabs>
          <w:tab w:val="clear" w:pos="720"/>
          <w:tab w:val="left" w:pos="384" w:leader="none"/>
        </w:tabs>
        <w:spacing w:lineRule="auto" w:line="240"/>
        <w:ind w:hanging="384" w:start="384"/>
        <w:rPr>
          <w:color w:val="000000"/>
          <w:lang w:val="en-US"/>
        </w:rPr>
      </w:pPr>
      <w:r>
        <w:rPr>
          <w:color w:val="000000"/>
          <w:lang w:val="en-US"/>
        </w:rPr>
        <w:t>[7]</w:t>
        <w:tab/>
        <w:t xml:space="preserve">J. Rohleder e T. Vogt, “Performance control in handstands: challenging entrenched coaching strategies for young gymnasts”, </w:t>
      </w:r>
      <w:r>
        <w:rPr>
          <w:i/>
          <w:color w:val="000000"/>
          <w:lang w:val="en-US"/>
        </w:rPr>
        <w:t>Int. J. Perform. Anal. Sport</w:t>
      </w:r>
      <w:r>
        <w:rPr>
          <w:color w:val="000000"/>
          <w:lang w:val="en-US"/>
        </w:rPr>
        <w:t>, v. 18, n. 1, p. 17–31, jan. 2018, doi: 10.1080/24748668.2018.1440459.</w:t>
      </w:r>
    </w:p>
    <w:p>
      <w:pPr>
        <w:pStyle w:val="Normal"/>
        <w:pBdr/>
        <w:tabs>
          <w:tab w:val="clear" w:pos="720"/>
          <w:tab w:val="left" w:pos="384" w:leader="none"/>
        </w:tabs>
        <w:spacing w:lineRule="auto" w:line="240"/>
        <w:ind w:hanging="384" w:start="384"/>
        <w:rPr>
          <w:color w:val="000000"/>
          <w:lang w:val="en-US"/>
        </w:rPr>
      </w:pPr>
      <w:r>
        <w:rPr>
          <w:color w:val="000000"/>
          <w:lang w:val="en-US"/>
        </w:rPr>
        <w:t>[8]</w:t>
        <w:tab/>
        <w:t xml:space="preserve">A. Kochanowicz, B. Niespodziński, M. Marina, J. Mieszkowski, L. Biskup, e K. Kochanowicz, “Relationship between postural control and muscle activity during a handstand in young and adult gymnasts”, </w:t>
      </w:r>
      <w:r>
        <w:rPr>
          <w:i/>
          <w:color w:val="000000"/>
          <w:lang w:val="en-US"/>
        </w:rPr>
        <w:t>Hum. Mov. Sci.</w:t>
      </w:r>
      <w:r>
        <w:rPr>
          <w:color w:val="000000"/>
          <w:lang w:val="en-US"/>
        </w:rPr>
        <w:t>, v. 58, p. 195–204, abr. 2018, doi: 10.1016/j.humov.2018.02.007.</w:t>
      </w:r>
    </w:p>
    <w:p>
      <w:pPr>
        <w:pStyle w:val="Normal"/>
        <w:pBdr/>
        <w:tabs>
          <w:tab w:val="clear" w:pos="720"/>
          <w:tab w:val="left" w:pos="384" w:leader="none"/>
        </w:tabs>
        <w:spacing w:lineRule="auto" w:line="240"/>
        <w:ind w:hanging="384" w:start="384"/>
        <w:rPr>
          <w:color w:val="000000"/>
          <w:lang w:val="en-US"/>
        </w:rPr>
      </w:pPr>
      <w:r>
        <w:rPr>
          <w:color w:val="000000"/>
          <w:lang w:val="en-US"/>
        </w:rPr>
        <w:t>[9]</w:t>
        <w:tab/>
        <w:t>P. Hedbávný, J. Sklenaříková, D. Hupka, e M. Kalichová, “BALANCING IN HANDSTAND ON THE FLOOR”, v. 5, n. 3.</w:t>
      </w:r>
    </w:p>
    <w:p>
      <w:pPr>
        <w:pStyle w:val="Normal"/>
        <w:pBdr/>
        <w:tabs>
          <w:tab w:val="clear" w:pos="720"/>
          <w:tab w:val="left" w:pos="384" w:leader="none"/>
        </w:tabs>
        <w:spacing w:lineRule="auto" w:line="240"/>
        <w:ind w:hanging="384" w:start="384"/>
        <w:rPr>
          <w:color w:val="000000"/>
          <w:lang w:val="en-US"/>
        </w:rPr>
      </w:pPr>
      <w:r>
        <w:rPr>
          <w:color w:val="000000"/>
          <w:lang w:val="en-US"/>
        </w:rPr>
        <w:t>[10]</w:t>
        <w:tab/>
        <w:t xml:space="preserve">“Analyzing optimal muscle dynamics during handstands: a comprehensive investigation of skilled gymnasts”, </w:t>
      </w:r>
      <w:r>
        <w:rPr>
          <w:i/>
          <w:color w:val="000000"/>
          <w:lang w:val="en-US"/>
        </w:rPr>
        <w:t>J. Phys. Educ. Sport</w:t>
      </w:r>
      <w:r>
        <w:rPr>
          <w:color w:val="000000"/>
          <w:lang w:val="en-US"/>
        </w:rPr>
        <w:t>, v. 24, n. 4.</w:t>
      </w:r>
    </w:p>
    <w:p>
      <w:pPr>
        <w:pStyle w:val="Normal"/>
        <w:pBdr/>
        <w:tabs>
          <w:tab w:val="clear" w:pos="720"/>
          <w:tab w:val="left" w:pos="384" w:leader="none"/>
        </w:tabs>
        <w:spacing w:lineRule="auto" w:line="240"/>
        <w:ind w:hanging="384" w:start="384"/>
        <w:rPr>
          <w:color w:val="000000"/>
          <w:lang w:val="en-US"/>
        </w:rPr>
      </w:pPr>
      <w:r>
        <w:rPr>
          <w:color w:val="000000"/>
          <w:lang w:val="en-US"/>
        </w:rPr>
        <w:t>[11]</w:t>
        <w:tab/>
        <w:t xml:space="preserve">P. S. B. Belčič, “Kinematic Analysis of handstands in gymnastics”, </w:t>
      </w:r>
      <w:r>
        <w:rPr>
          <w:i/>
          <w:color w:val="000000"/>
          <w:lang w:val="en-US"/>
        </w:rPr>
        <w:t>Science of Gymnastics Journal</w:t>
      </w:r>
      <w:r>
        <w:rPr>
          <w:color w:val="000000"/>
          <w:lang w:val="en-US"/>
        </w:rPr>
        <w:t>, v. 7, p. 19–30, 2015.</w:t>
      </w:r>
    </w:p>
    <w:p>
      <w:pPr>
        <w:pStyle w:val="Normal"/>
        <w:pBdr/>
        <w:tabs>
          <w:tab w:val="clear" w:pos="720"/>
          <w:tab w:val="left" w:pos="384" w:leader="none"/>
        </w:tabs>
        <w:spacing w:lineRule="auto" w:line="240"/>
        <w:ind w:hanging="384" w:start="384"/>
        <w:rPr>
          <w:color w:val="000000"/>
          <w:lang w:val="en-US"/>
        </w:rPr>
      </w:pPr>
      <w:r>
        <w:rPr>
          <w:color w:val="000000"/>
          <w:lang w:val="en-US"/>
        </w:rPr>
        <w:t>[12]</w:t>
        <w:tab/>
        <w:t xml:space="preserve">C. Eyssartier, P. Billard, P. Thoreux, e C. Sauret, “Spine Kinematics Behavior During the Handstand Posture: A Biplanar Radiographic Analysis”, </w:t>
      </w:r>
      <w:r>
        <w:rPr>
          <w:i/>
          <w:color w:val="000000"/>
          <w:lang w:val="en-US"/>
        </w:rPr>
        <w:t>J. Funct. Morphol. Kinesiol.</w:t>
      </w:r>
      <w:r>
        <w:rPr>
          <w:color w:val="000000"/>
          <w:lang w:val="en-US"/>
        </w:rPr>
        <w:t>, v. 9, n. 4, p. 252, dez. 2024, doi: 10.3390/jfmk9040252.</w:t>
      </w:r>
    </w:p>
    <w:p>
      <w:pPr>
        <w:pStyle w:val="Normal"/>
        <w:pBdr/>
        <w:tabs>
          <w:tab w:val="clear" w:pos="720"/>
          <w:tab w:val="left" w:pos="384" w:leader="none"/>
        </w:tabs>
        <w:spacing w:lineRule="auto" w:line="240"/>
        <w:ind w:hanging="384" w:start="384"/>
        <w:rPr>
          <w:color w:val="000000"/>
          <w:lang w:val="en-US"/>
        </w:rPr>
      </w:pPr>
      <w:r>
        <w:rPr>
          <w:color w:val="000000"/>
          <w:lang w:val="en-US"/>
        </w:rPr>
        <w:t>[13]</w:t>
        <w:tab/>
        <w:t xml:space="preserve">E. Thomas </w:t>
      </w:r>
      <w:r>
        <w:rPr>
          <w:i/>
          <w:color w:val="000000"/>
          <w:lang w:val="en-US"/>
        </w:rPr>
        <w:t>et al.</w:t>
      </w:r>
      <w:r>
        <w:rPr>
          <w:color w:val="000000"/>
          <w:lang w:val="en-US"/>
        </w:rPr>
        <w:t xml:space="preserve">, “Evaluation of Posturographic and Neuromuscular Parameters during Upright Stance and Hand Standing: A Pilot Study”, </w:t>
      </w:r>
      <w:r>
        <w:rPr>
          <w:i/>
          <w:color w:val="000000"/>
          <w:lang w:val="en-US"/>
        </w:rPr>
        <w:t>J. Funct. Morphol. Kinesiol.</w:t>
      </w:r>
      <w:r>
        <w:rPr>
          <w:color w:val="000000"/>
          <w:lang w:val="en-US"/>
        </w:rPr>
        <w:t>, v. 8, n. 2, p. 40, mar. 2023, doi: 10.3390/jfmk8020040.</w:t>
      </w:r>
    </w:p>
    <w:p>
      <w:pPr>
        <w:pStyle w:val="Normal"/>
        <w:pBdr/>
        <w:tabs>
          <w:tab w:val="clear" w:pos="720"/>
          <w:tab w:val="left" w:pos="384" w:leader="none"/>
        </w:tabs>
        <w:spacing w:lineRule="auto" w:line="240"/>
        <w:ind w:hanging="384" w:start="384"/>
        <w:rPr>
          <w:color w:val="000000"/>
          <w:lang w:val="en-US"/>
        </w:rPr>
      </w:pPr>
      <w:r>
        <w:rPr>
          <w:color w:val="000000"/>
          <w:lang w:val="en-US"/>
        </w:rPr>
        <w:t>[14]</w:t>
        <w:tab/>
        <w:t xml:space="preserve">R. Sabido, F. García-Aguilar, C. Caballero, e F. J. Moreno, “How does fatigue affect handstand balance? a non-linear approach to study fatigue influence in handstand performance”, </w:t>
      </w:r>
      <w:r>
        <w:rPr>
          <w:i/>
          <w:color w:val="000000"/>
          <w:lang w:val="en-US"/>
        </w:rPr>
        <w:t>J. NeuroEngineering Rehabil.</w:t>
      </w:r>
      <w:r>
        <w:rPr>
          <w:color w:val="000000"/>
          <w:lang w:val="en-US"/>
        </w:rPr>
        <w:t>, v. 21, n. 1, p. 171, set. 2024, doi: 10.1186/s12984-024-01442-6.</w:t>
      </w:r>
    </w:p>
    <w:p>
      <w:pPr>
        <w:pStyle w:val="Normal"/>
        <w:pBdr/>
        <w:tabs>
          <w:tab w:val="clear" w:pos="720"/>
          <w:tab w:val="left" w:pos="384" w:leader="none"/>
        </w:tabs>
        <w:spacing w:lineRule="auto" w:line="240"/>
        <w:ind w:hanging="384" w:start="384"/>
        <w:rPr>
          <w:color w:val="000000"/>
          <w:lang w:val="en-US"/>
        </w:rPr>
      </w:pPr>
      <w:r>
        <w:rPr>
          <w:color w:val="000000"/>
          <w:lang w:val="en-US"/>
        </w:rPr>
        <w:t>[15]</w:t>
        <w:tab/>
        <w:t xml:space="preserve">J. Omorczyk, A. Zajac, e E. Puszczalowska-Lizis, “Relationships between postural stability in standing and handstand and psychological factors in athletes practicing artistic gymnastics”, </w:t>
      </w:r>
      <w:r>
        <w:rPr>
          <w:i/>
          <w:color w:val="000000"/>
          <w:lang w:val="en-US"/>
        </w:rPr>
        <w:t>Balt. J. Health Phys. Act.</w:t>
      </w:r>
      <w:r>
        <w:rPr>
          <w:color w:val="000000"/>
          <w:lang w:val="en-US"/>
        </w:rPr>
        <w:t>, p. 96–106, dez. 2019, doi: 10.29359/BJHPA.11.4.11.</w:t>
      </w:r>
    </w:p>
    <w:p>
      <w:pPr>
        <w:pStyle w:val="Normal"/>
        <w:pBdr/>
        <w:tabs>
          <w:tab w:val="clear" w:pos="720"/>
          <w:tab w:val="left" w:pos="384" w:leader="none"/>
        </w:tabs>
        <w:spacing w:lineRule="auto" w:line="240"/>
        <w:ind w:hanging="384" w:start="384"/>
        <w:rPr>
          <w:color w:val="000000"/>
          <w:lang w:val="en-US"/>
        </w:rPr>
      </w:pPr>
      <w:r>
        <w:rPr>
          <w:color w:val="000000"/>
          <w:lang w:val="en-US"/>
        </w:rPr>
        <w:t>[16]</w:t>
        <w:tab/>
        <w:t xml:space="preserve">J. Omorczyk, P. Bujas, E. Puszczałowska-Lizis, e L. Biskup, “Balance in handstand and postural stability in standing position in athletes practicing gymnastics”, </w:t>
      </w:r>
      <w:r>
        <w:rPr>
          <w:i/>
          <w:color w:val="000000"/>
          <w:lang w:val="en-US"/>
        </w:rPr>
        <w:t>Acta Bioeng. Biomech. 022018 ISSN 1509-409X</w:t>
      </w:r>
      <w:r>
        <w:rPr>
          <w:color w:val="000000"/>
          <w:lang w:val="en-US"/>
        </w:rPr>
        <w:t>, 2018, doi: 10.5277/ABB-01110-2018-02.</w:t>
      </w:r>
    </w:p>
    <w:p>
      <w:pPr>
        <w:pStyle w:val="Normal"/>
        <w:pBdr/>
        <w:tabs>
          <w:tab w:val="clear" w:pos="720"/>
          <w:tab w:val="left" w:pos="384" w:leader="none"/>
        </w:tabs>
        <w:spacing w:lineRule="auto" w:line="240"/>
        <w:ind w:hanging="384" w:start="384"/>
        <w:rPr>
          <w:color w:val="000000"/>
          <w:lang w:val="en-US"/>
        </w:rPr>
      </w:pPr>
      <w:r>
        <w:rPr>
          <w:color w:val="000000"/>
          <w:lang w:val="en-US"/>
        </w:rPr>
        <w:t>[17]</w:t>
        <w:tab/>
        <w:t xml:space="preserve">A. Kochanowicz, K. Kochanowicz, B. Niespodzinski, J. Mieszkowski, e L. Biskup, “The level of body balance in a handstand and the effectiveness of sports training in gymnastics”, </w:t>
      </w:r>
      <w:r>
        <w:rPr>
          <w:i/>
          <w:color w:val="000000"/>
          <w:lang w:val="en-US"/>
        </w:rPr>
        <w:t>Balt. J. Health Phys. Act.</w:t>
      </w:r>
      <w:r>
        <w:rPr>
          <w:color w:val="000000"/>
          <w:lang w:val="en-US"/>
        </w:rPr>
        <w:t>, v. 7, n. 4, p. 117–124, dez. 2015, doi: 10.29359/BJHPA.07.4.11.</w:t>
      </w:r>
    </w:p>
    <w:p>
      <w:pPr>
        <w:pStyle w:val="Normal"/>
        <w:pBdr/>
        <w:tabs>
          <w:tab w:val="clear" w:pos="720"/>
          <w:tab w:val="left" w:pos="384" w:leader="none"/>
        </w:tabs>
        <w:spacing w:lineRule="auto" w:line="240"/>
        <w:ind w:hanging="384" w:start="384"/>
        <w:rPr>
          <w:color w:val="000000"/>
          <w:lang w:val="en-US"/>
        </w:rPr>
      </w:pPr>
      <w:r>
        <w:rPr>
          <w:color w:val="000000"/>
          <w:lang w:val="en-US"/>
        </w:rPr>
        <w:t>[18]</w:t>
        <w:tab/>
        <w:t xml:space="preserve">M. Grabowiecki, L. Rum, L. Laudani, e G. Vannozzi, “Biomechanical characteristics of handstand walking initiation”, </w:t>
      </w:r>
      <w:r>
        <w:rPr>
          <w:i/>
          <w:color w:val="000000"/>
          <w:lang w:val="en-US"/>
        </w:rPr>
        <w:t>Gait Posture</w:t>
      </w:r>
      <w:r>
        <w:rPr>
          <w:color w:val="000000"/>
          <w:lang w:val="en-US"/>
        </w:rPr>
        <w:t>, v. 86, p. 311–318, maio 2021, doi: 10.1016/j.gaitpost.2021.03.036.</w:t>
      </w:r>
    </w:p>
    <w:p>
      <w:pPr>
        <w:pStyle w:val="Normal"/>
        <w:pBdr/>
        <w:tabs>
          <w:tab w:val="clear" w:pos="720"/>
          <w:tab w:val="left" w:pos="384" w:leader="none"/>
        </w:tabs>
        <w:spacing w:lineRule="auto" w:line="240"/>
        <w:ind w:hanging="384" w:start="384"/>
        <w:rPr>
          <w:color w:val="000000"/>
          <w:lang w:val="en-US"/>
        </w:rPr>
      </w:pPr>
      <w:r>
        <w:rPr>
          <w:color w:val="000000"/>
          <w:lang w:val="en-US"/>
        </w:rPr>
        <w:t>[19]</w:t>
        <w:tab/>
        <w:t xml:space="preserve">M. Grabowiecki, L. Rum, L. Laudani, e G. Vannozzi, “Effects of an external load on anticipatory mechanisms of handstand walking initiation in experienced gymnasts”, </w:t>
      </w:r>
      <w:r>
        <w:rPr>
          <w:i/>
          <w:color w:val="000000"/>
          <w:lang w:val="en-US"/>
        </w:rPr>
        <w:t>J. Sports Sci.</w:t>
      </w:r>
      <w:r>
        <w:rPr>
          <w:color w:val="000000"/>
          <w:lang w:val="en-US"/>
        </w:rPr>
        <w:t>, v. 43, n. 4, p. 370–380, fev. 2025, doi: 10.1080/02640414.2025.2458995.</w:t>
      </w:r>
    </w:p>
    <w:p>
      <w:pPr>
        <w:pStyle w:val="Normal"/>
        <w:pBdr/>
        <w:tabs>
          <w:tab w:val="clear" w:pos="720"/>
          <w:tab w:val="left" w:pos="384" w:leader="none"/>
        </w:tabs>
        <w:spacing w:lineRule="auto" w:line="240"/>
        <w:ind w:hanging="384" w:start="384"/>
        <w:rPr>
          <w:color w:val="000000"/>
          <w:lang w:val="en-US"/>
        </w:rPr>
      </w:pPr>
      <w:r>
        <w:rPr>
          <w:color w:val="000000"/>
          <w:lang w:val="en-US"/>
        </w:rPr>
        <w:t>[20]</w:t>
        <w:tab/>
        <w:t>G. M. Earhart e C. Mosiman, “COORDINATION OF HANDWALKING IN GYMNASTS: A COMPARISON TO BIPEDAL WALKING”, v. 2, n. 2.</w:t>
      </w:r>
    </w:p>
    <w:p>
      <w:pPr>
        <w:pStyle w:val="Normal"/>
        <w:pBdr/>
        <w:tabs>
          <w:tab w:val="clear" w:pos="720"/>
          <w:tab w:val="left" w:pos="384" w:leader="none"/>
        </w:tabs>
        <w:spacing w:lineRule="auto" w:line="240"/>
        <w:ind w:hanging="384" w:start="384"/>
        <w:rPr>
          <w:color w:val="000000"/>
        </w:rPr>
      </w:pPr>
      <w:r>
        <w:rPr>
          <w:color w:val="000000"/>
        </w:rPr>
        <w:t>[21]</w:t>
        <w:tab/>
        <w:t>G. D. P. Lemos, “A força máxima no shoulder press relativa à massa corporal é uma medida preditiva do  desempenho no strict handstand push-up dentro da modalidade CrossFit®?”, 2024.</w:t>
      </w:r>
    </w:p>
    <w:p>
      <w:pPr>
        <w:pStyle w:val="Normal"/>
        <w:pBdr/>
        <w:tabs>
          <w:tab w:val="clear" w:pos="720"/>
          <w:tab w:val="left" w:pos="384" w:leader="none"/>
        </w:tabs>
        <w:spacing w:lineRule="auto" w:line="240"/>
        <w:ind w:hanging="384" w:start="384"/>
        <w:rPr>
          <w:color w:val="000000"/>
          <w:lang w:val="en-US"/>
        </w:rPr>
      </w:pPr>
      <w:r>
        <w:rPr>
          <w:color w:val="000000"/>
          <w:lang w:val="en-US"/>
        </w:rPr>
        <w:t>[22]</w:t>
        <w:tab/>
        <w:t>P. Hedbávný, G. Bago, e M. Kalichová, “Influence of Strength Abilities on Quality of the Handstand”, v. 7, n. 10, 2013.</w:t>
      </w:r>
    </w:p>
    <w:p>
      <w:pPr>
        <w:pStyle w:val="Normal"/>
        <w:pBdr/>
        <w:tabs>
          <w:tab w:val="clear" w:pos="720"/>
          <w:tab w:val="left" w:pos="384" w:leader="none"/>
        </w:tabs>
        <w:spacing w:lineRule="auto" w:line="240"/>
        <w:ind w:hanging="384" w:start="384"/>
        <w:rPr>
          <w:color w:val="000000"/>
          <w:lang w:val="en-US"/>
        </w:rPr>
      </w:pPr>
      <w:r>
        <w:rPr>
          <w:color w:val="000000"/>
          <w:lang w:val="en-US"/>
        </w:rPr>
        <w:t>[23]</w:t>
        <w:tab/>
        <w:t xml:space="preserve">D. A. Winter, </w:t>
      </w:r>
      <w:r>
        <w:rPr>
          <w:i/>
          <w:color w:val="000000"/>
          <w:lang w:val="en-US"/>
        </w:rPr>
        <w:t>Biomechanics and motor control of human movement</w:t>
      </w:r>
      <w:r>
        <w:rPr>
          <w:color w:val="000000"/>
          <w:lang w:val="en-US"/>
        </w:rPr>
        <w:t>, 4th ed. Hoboken, N.J: Wiley, 2009.</w:t>
      </w:r>
    </w:p>
    <w:p>
      <w:pPr>
        <w:pStyle w:val="Normal"/>
        <w:pBdr/>
        <w:tabs>
          <w:tab w:val="clear" w:pos="720"/>
          <w:tab w:val="left" w:pos="384" w:leader="none"/>
        </w:tabs>
        <w:spacing w:lineRule="auto" w:line="240"/>
        <w:ind w:hanging="384" w:start="384"/>
        <w:rPr>
          <w:color w:val="000000"/>
          <w:lang w:val="en-US"/>
        </w:rPr>
      </w:pPr>
      <w:r>
        <w:rPr>
          <w:color w:val="000000"/>
          <w:lang w:val="en-US"/>
        </w:rPr>
        <w:t>[24]</w:t>
        <w:tab/>
        <w:t xml:space="preserve">S. M. Slobounov e K. M. Newell, “Postural Dynamics in Upright and Inverted Stances”, </w:t>
      </w:r>
      <w:r>
        <w:rPr>
          <w:i/>
          <w:color w:val="000000"/>
          <w:lang w:val="en-US"/>
        </w:rPr>
        <w:t>J. Appl. Biomech.</w:t>
      </w:r>
      <w:r>
        <w:rPr>
          <w:color w:val="000000"/>
          <w:lang w:val="en-US"/>
        </w:rPr>
        <w:t>, v. 12, n. 2, p. 185–196, maio 1996, doi: 10.1123/jab.12.2.185.</w:t>
      </w:r>
    </w:p>
    <w:p>
      <w:pPr>
        <w:pStyle w:val="Normal"/>
        <w:pBdr/>
        <w:tabs>
          <w:tab w:val="clear" w:pos="720"/>
          <w:tab w:val="left" w:pos="384" w:leader="none"/>
        </w:tabs>
        <w:spacing w:lineRule="auto" w:line="240"/>
        <w:ind w:hanging="384" w:start="384"/>
        <w:rPr>
          <w:color w:val="000000"/>
          <w:lang w:val="en-US"/>
        </w:rPr>
      </w:pPr>
      <w:r>
        <w:rPr>
          <w:color w:val="000000"/>
          <w:lang w:val="en-US"/>
        </w:rPr>
        <w:t>[25]</w:t>
        <w:tab/>
        <w:t xml:space="preserve">G. Gautier, R. Thouvarecq, e D. Chollet, “Visual and postural control of an arbitrary posture: The handstand”, </w:t>
      </w:r>
      <w:r>
        <w:rPr>
          <w:i/>
          <w:color w:val="000000"/>
          <w:lang w:val="en-US"/>
        </w:rPr>
        <w:t>J. Sports Sci.</w:t>
      </w:r>
      <w:r>
        <w:rPr>
          <w:color w:val="000000"/>
          <w:lang w:val="en-US"/>
        </w:rPr>
        <w:t>, v. 25, n. 11, p. 1271–1278, set. 2007, doi: 10.1080/02640410601049144.</w:t>
      </w:r>
    </w:p>
    <w:p>
      <w:pPr>
        <w:pStyle w:val="Normal"/>
        <w:pBdr/>
        <w:tabs>
          <w:tab w:val="clear" w:pos="720"/>
          <w:tab w:val="left" w:pos="384" w:leader="none"/>
        </w:tabs>
        <w:spacing w:lineRule="auto" w:line="240"/>
        <w:ind w:hanging="384" w:start="384"/>
        <w:rPr>
          <w:color w:val="000000"/>
          <w:lang w:val="en-US"/>
        </w:rPr>
      </w:pPr>
      <w:r>
        <w:rPr>
          <w:color w:val="000000"/>
          <w:lang w:val="en-US"/>
        </w:rPr>
        <w:t>[26]</w:t>
        <w:tab/>
        <w:t xml:space="preserve">W.-L. Hsu, J. P. Scholz, G. Schöner, J. J. Jeka, e T. Kiemel, “Control and Estimation of Posture During Quiet Stance Depends on Multijoint Coordination”, </w:t>
      </w:r>
      <w:r>
        <w:rPr>
          <w:i/>
          <w:color w:val="000000"/>
          <w:lang w:val="en-US"/>
        </w:rPr>
        <w:t>J. Neurophysiol.</w:t>
      </w:r>
      <w:r>
        <w:rPr>
          <w:color w:val="000000"/>
          <w:lang w:val="en-US"/>
        </w:rPr>
        <w:t>, v. 97, n. 4, p. 3024–3035, abr. 2007, doi: 10.1152/jn.01142.2006.</w:t>
      </w:r>
    </w:p>
    <w:p>
      <w:pPr>
        <w:pStyle w:val="Normal"/>
        <w:pBdr/>
        <w:tabs>
          <w:tab w:val="clear" w:pos="720"/>
          <w:tab w:val="left" w:pos="384" w:leader="none"/>
        </w:tabs>
        <w:spacing w:lineRule="auto" w:line="240"/>
        <w:ind w:hanging="384" w:start="384"/>
        <w:rPr>
          <w:color w:val="000000"/>
          <w:lang w:val="en-US"/>
        </w:rPr>
      </w:pPr>
      <w:r>
        <w:rPr>
          <w:color w:val="000000"/>
          <w:lang w:val="en-US"/>
        </w:rPr>
        <w:t>[27]</w:t>
        <w:tab/>
        <w:t xml:space="preserve">M. C. Kilby, P. C. M. Molenaar, e K. M. Newell, “Models of Postural Control: Shared Variance in Joint and COM Motions”, </w:t>
      </w:r>
      <w:r>
        <w:rPr>
          <w:i/>
          <w:color w:val="000000"/>
          <w:lang w:val="en-US"/>
        </w:rPr>
        <w:t>PLOS ONE</w:t>
      </w:r>
      <w:r>
        <w:rPr>
          <w:color w:val="000000"/>
          <w:lang w:val="en-US"/>
        </w:rPr>
        <w:t>, v. 10, n. 5, p. e0126379, maio 2015, doi: 10.1371/journal.pone.0126379.</w:t>
      </w:r>
    </w:p>
    <w:p>
      <w:pPr>
        <w:pStyle w:val="Normal"/>
        <w:pBdr/>
        <w:tabs>
          <w:tab w:val="clear" w:pos="720"/>
          <w:tab w:val="left" w:pos="384" w:leader="none"/>
        </w:tabs>
        <w:spacing w:lineRule="auto" w:line="240"/>
        <w:ind w:hanging="384" w:start="384"/>
        <w:rPr>
          <w:color w:val="000000"/>
          <w:lang w:val="en-US"/>
        </w:rPr>
      </w:pPr>
      <w:r>
        <w:rPr>
          <w:color w:val="000000"/>
          <w:lang w:val="en-US"/>
        </w:rPr>
        <w:t>[28]</w:t>
        <w:tab/>
        <w:t xml:space="preserve">D. Abrahamová e F. Hlavačka, “Age-related changes of human balance during quiet stance”, </w:t>
      </w:r>
      <w:r>
        <w:rPr>
          <w:i/>
          <w:color w:val="000000"/>
          <w:lang w:val="en-US"/>
        </w:rPr>
        <w:t>Physiol. Res.</w:t>
      </w:r>
      <w:r>
        <w:rPr>
          <w:color w:val="000000"/>
          <w:lang w:val="en-US"/>
        </w:rPr>
        <w:t>, p. 957–964, 2008, doi: 10.33549/physiolres.931238.</w:t>
      </w:r>
    </w:p>
    <w:p>
      <w:pPr>
        <w:pStyle w:val="Normal"/>
        <w:pBdr/>
        <w:tabs>
          <w:tab w:val="clear" w:pos="720"/>
          <w:tab w:val="left" w:pos="384" w:leader="none"/>
        </w:tabs>
        <w:spacing w:lineRule="auto" w:line="240"/>
        <w:ind w:hanging="384" w:start="384"/>
        <w:rPr>
          <w:color w:val="000000"/>
        </w:rPr>
      </w:pPr>
      <w:r>
        <w:rPr>
          <w:color w:val="000000"/>
          <w:lang w:val="en-US"/>
        </w:rPr>
        <w:t>[29]</w:t>
        <w:tab/>
        <w:t xml:space="preserve">Y. Laufer, “Effect of Age on Characteristics of Forward and Backward Gait at Preferred and Accelerated Walking Speed”, </w:t>
      </w:r>
      <w:r>
        <w:rPr>
          <w:i/>
          <w:color w:val="000000"/>
          <w:lang w:val="en-US"/>
        </w:rPr>
        <w:t xml:space="preserve">J. Gerontol. </w:t>
      </w:r>
      <w:r>
        <w:rPr>
          <w:i/>
          <w:color w:val="000000"/>
        </w:rPr>
        <w:t>A. Biol. Sci. Med. Sci.</w:t>
      </w:r>
      <w:r>
        <w:rPr>
          <w:color w:val="000000"/>
        </w:rPr>
        <w:t>, v. 60, n. 5, p. 627–632, maio 2005, doi: 10.1093/gerona/60.5.627.</w:t>
      </w:r>
    </w:p>
    <w:p>
      <w:pPr>
        <w:pStyle w:val="Normal"/>
        <w:pBdr/>
        <w:tabs>
          <w:tab w:val="clear" w:pos="720"/>
          <w:tab w:val="left" w:pos="384" w:leader="none"/>
        </w:tabs>
        <w:spacing w:lineRule="auto" w:line="240"/>
        <w:ind w:hanging="384" w:start="384"/>
        <w:rPr>
          <w:color w:val="000000"/>
          <w:lang w:val="en-US"/>
        </w:rPr>
      </w:pPr>
      <w:r>
        <w:rPr>
          <w:color w:val="000000"/>
          <w:lang w:val="en-US"/>
        </w:rPr>
        <w:t>[30]</w:t>
        <w:tab/>
        <w:t xml:space="preserve">F. Faul, E. Erdfelder, A.-G. Lang, e A. Buchner, “G*Power 3: A flexible statistical power analysis program for the social, behavioral, and biomedical sciences”, </w:t>
      </w:r>
      <w:r>
        <w:rPr>
          <w:i/>
          <w:color w:val="000000"/>
          <w:lang w:val="en-US"/>
        </w:rPr>
        <w:t>Behav. Res. Methods</w:t>
      </w:r>
      <w:r>
        <w:rPr>
          <w:color w:val="000000"/>
          <w:lang w:val="en-US"/>
        </w:rPr>
        <w:t>, v. 39, n. 2, p. 175–191, maio 2007, doi: 10.3758/BF03193146.</w:t>
      </w:r>
    </w:p>
    <w:p>
      <w:pPr>
        <w:pStyle w:val="Normal"/>
        <w:pBdr/>
        <w:tabs>
          <w:tab w:val="clear" w:pos="720"/>
          <w:tab w:val="left" w:pos="384" w:leader="none"/>
        </w:tabs>
        <w:spacing w:lineRule="auto" w:line="240"/>
        <w:ind w:hanging="384" w:start="384"/>
        <w:rPr>
          <w:color w:val="000000"/>
          <w:lang w:val="en-US"/>
        </w:rPr>
      </w:pPr>
      <w:r>
        <w:rPr>
          <w:color w:val="000000"/>
          <w:lang w:val="en-US"/>
        </w:rPr>
        <w:t>[31]</w:t>
        <w:tab/>
        <w:t xml:space="preserve">F. Faul, E. Erdfelder, A. Buchner, e A.-G. Lang, “Statistical power analyses using G*Power 3.1: Tests for correlation and regression analyses”, </w:t>
      </w:r>
      <w:r>
        <w:rPr>
          <w:i/>
          <w:color w:val="000000"/>
          <w:lang w:val="en-US"/>
        </w:rPr>
        <w:t>Behav. Res. Methods</w:t>
      </w:r>
      <w:r>
        <w:rPr>
          <w:color w:val="000000"/>
          <w:lang w:val="en-US"/>
        </w:rPr>
        <w:t>, v. 41, n. 4, p. 1149–1160, nov. 2009, doi: 10.3758/BRM.41.4.1149.</w:t>
      </w:r>
    </w:p>
    <w:p>
      <w:pPr>
        <w:pStyle w:val="Normal"/>
        <w:pBdr/>
        <w:tabs>
          <w:tab w:val="clear" w:pos="720"/>
          <w:tab w:val="left" w:pos="384" w:leader="none"/>
        </w:tabs>
        <w:spacing w:lineRule="auto" w:line="240"/>
        <w:ind w:hanging="384" w:start="384"/>
        <w:rPr>
          <w:color w:val="000000"/>
          <w:lang w:val="en-US"/>
        </w:rPr>
      </w:pPr>
      <w:r>
        <w:rPr>
          <w:color w:val="000000"/>
          <w:lang w:val="en-US"/>
        </w:rPr>
        <w:t>[32]</w:t>
        <w:tab/>
        <w:t xml:space="preserve">J. Cohen, </w:t>
      </w:r>
      <w:r>
        <w:rPr>
          <w:i/>
          <w:color w:val="000000"/>
          <w:lang w:val="en-US"/>
        </w:rPr>
        <w:t>Statistical power analysis for the behavioral sciences</w:t>
      </w:r>
      <w:r>
        <w:rPr>
          <w:color w:val="000000"/>
          <w:lang w:val="en-US"/>
        </w:rPr>
        <w:t>, 2. ed., Reprint. New York, NY: Psychology Press, 2009.</w:t>
      </w:r>
    </w:p>
    <w:p>
      <w:pPr>
        <w:pStyle w:val="Normal"/>
        <w:pBdr/>
        <w:tabs>
          <w:tab w:val="clear" w:pos="720"/>
          <w:tab w:val="left" w:pos="384" w:leader="none"/>
        </w:tabs>
        <w:spacing w:lineRule="auto" w:line="240"/>
        <w:ind w:hanging="384" w:start="384"/>
        <w:rPr>
          <w:lang w:val="en-US"/>
        </w:rPr>
      </w:pPr>
      <w:r>
        <w:rPr>
          <w:color w:val="000000"/>
          <w:lang w:val="en-US"/>
        </w:rPr>
        <w:t>[33]</w:t>
        <w:tab/>
        <w:t xml:space="preserve">Y. Benjamini e Y. Hochberg, “Controlling the False Discovery Rate: A Practical and Powerful Approach to Multiple Testing”, </w:t>
      </w:r>
      <w:r>
        <w:rPr>
          <w:i/>
          <w:color w:val="000000"/>
          <w:lang w:val="en-US"/>
        </w:rPr>
        <w:t>J. R. Stat. Soc. Ser. B Stat. Methodol.</w:t>
      </w:r>
      <w:r>
        <w:rPr>
          <w:color w:val="000000"/>
          <w:lang w:val="en-US"/>
        </w:rPr>
        <w:t xml:space="preserve">, v. 57, n. 1, p. 289–300, jan. 1995, doi: </w:t>
      </w:r>
      <w:r>
        <w:rPr>
          <w:lang w:val="en-US"/>
        </w:rPr>
        <w:t>10.1111/j.2517-6161.1995.tb02031.x.</w:t>
      </w:r>
    </w:p>
    <w:p>
      <w:pPr>
        <w:pStyle w:val="Normal"/>
        <w:pBdr/>
        <w:tabs>
          <w:tab w:val="clear" w:pos="720"/>
          <w:tab w:val="left" w:pos="384" w:leader="none"/>
        </w:tabs>
        <w:spacing w:lineRule="auto" w:line="240"/>
        <w:ind w:hanging="384" w:start="384"/>
        <w:rPr>
          <w:lang w:val="en-US"/>
        </w:rPr>
      </w:pPr>
      <w:r>
        <w:rPr>
          <w:lang w:val="en-US"/>
        </w:rPr>
        <w:t xml:space="preserve">[34] T. Boone  (Ed.). (2016). ASEP's Exercise Medicine Text for Exercise Physiologists. Bentham Science Publishers. </w:t>
      </w:r>
      <w:hyperlink r:id="rId3">
        <w:r>
          <w:rPr>
            <w:rStyle w:val="Style3"/>
            <w:lang w:val="en-US"/>
          </w:rPr>
          <w:t>https://doi.org/10.2174/97816810832161160101</w:t>
        </w:r>
      </w:hyperlink>
    </w:p>
    <w:p>
      <w:pPr>
        <w:pStyle w:val="Normal"/>
        <w:pBdr/>
        <w:tabs>
          <w:tab w:val="clear" w:pos="720"/>
          <w:tab w:val="left" w:pos="384" w:leader="none"/>
        </w:tabs>
        <w:spacing w:lineRule="auto" w:line="240"/>
        <w:ind w:hanging="384" w:start="384"/>
        <w:rPr>
          <w:lang w:val="en-US"/>
        </w:rPr>
      </w:pPr>
      <w:r>
        <w:rPr>
          <w:lang w:val="en-US"/>
        </w:rPr>
        <w:t>[35] American College of Sports Medicine. (2022). ACSM's Guidelines for Exercise Testing and Prescription (11th ed.). Wolters Kluwer Health.</w:t>
      </w:r>
    </w:p>
    <w:p>
      <w:pPr>
        <w:pStyle w:val="Normal"/>
        <w:pBdr/>
        <w:tabs>
          <w:tab w:val="clear" w:pos="720"/>
          <w:tab w:val="left" w:pos="384" w:leader="none"/>
        </w:tabs>
        <w:spacing w:lineRule="auto" w:line="240"/>
        <w:ind w:hanging="384" w:start="384"/>
        <w:rPr>
          <w:lang w:val="en-US"/>
        </w:rPr>
      </w:pPr>
      <w:r>
        <w:rPr>
          <w:lang w:val="en-US"/>
        </w:rPr>
        <w:t>[36]Rothney MP, Martin FP, Xia Y, Beaumont M, Davis C, Ergun D, Fay L, Ginty F, Kochhar S, Wacker W, Rezzi S. Precision of GE Lunar iDXA for the measurement of total and regional body composition in nonobese adults. J Clin Densitom. 2012 Oct-Dec;15(4):399-404. doi: 10.1016/j.jocd.2012.02.009. Epub 2012 Apr 26. PMID: 22542222.</w:t>
      </w:r>
    </w:p>
    <w:p>
      <w:pPr>
        <w:pStyle w:val="Normal"/>
        <w:pBdr/>
        <w:tabs>
          <w:tab w:val="clear" w:pos="720"/>
          <w:tab w:val="left" w:pos="384" w:leader="none"/>
        </w:tabs>
        <w:spacing w:lineRule="auto" w:line="240"/>
        <w:ind w:hanging="384" w:start="384"/>
        <w:rPr>
          <w:lang w:val="en-US"/>
        </w:rPr>
      </w:pPr>
      <w:r>
        <w:rPr>
          <w:lang w:val="en-US"/>
        </w:rPr>
        <w:t xml:space="preserve">[37]ROBERTS, H. C. et al. A review of the measurement of grip strength in clinical and epidemiological studies: towards a standardised approach. Age and Ageing, v. 40, n. 4, p. 423–429, 2011. </w:t>
      </w:r>
      <w:hyperlink r:id="rId4">
        <w:r>
          <w:rPr>
            <w:rStyle w:val="Style3"/>
            <w:lang w:val="en-US"/>
          </w:rPr>
          <w:t>https://doi.org/10.1093/ageing/afr051</w:t>
        </w:r>
      </w:hyperlink>
      <w:r>
        <w:rPr>
          <w:lang w:val="en-US"/>
        </w:rPr>
        <w:t>.</w:t>
      </w:r>
    </w:p>
    <w:sectPr>
      <w:headerReference w:type="default" r:id="rId5"/>
      <w:footerReference w:type="default" r:id="rId6"/>
      <w:type w:val="nextPage"/>
      <w:pgSz w:w="11906" w:h="16838"/>
      <w:pgMar w:left="1418" w:right="1418" w:gutter="0" w:header="720" w:top="1418" w:footer="720" w:bottom="1418"/>
      <w:pgNumType w:start="1" w:fmt="decimal"/>
      <w:formProt w:val="false"/>
      <w:textDirection w:val="lrTb"/>
      <w:docGrid w:type="default" w:linePitch="10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1" w:author="Matheus Machado Gomes" w:date="2025-09-15T15:30:00Z" w:initials="MMG">
    <w:p w14:paraId="01000000">
      <w:pPr>
        <w:overflowPunct w:val="false"/>
        <w:spacing w:lineRule="auto" w:line="240"/>
        <w:jc w:val="start"/>
        <w:rPr/>
      </w:pPr>
      <w:r>
        <w:annotationRef/>
      </w:r>
      <w:r>
        <w:rPr>
          <w:rFonts w:eastAsia="Segoe UI" w:ascii="Liberation Serif" w:hAnsi="Liberation Serif" w:cs="Tahoma"/>
          <w:lang w:eastAsia="en-US" w:val="en-US" w:bidi="en-US"/>
        </w:rPr>
        <w:t xml:space="preserve">uma tarefa motora que envolve ... </w:t>
      </w:r>
    </w:p>
  </w:comment>
  <w:comment w:id="0" w:author="User" w:date="2025-09-25T16:55:00Z" w:initials="U">
    <w:p w14:paraId="02000000">
      <w:pPr>
        <w:overflowPunct w:val="false"/>
        <w:spacing w:lineRule="auto" w:line="240"/>
        <w:jc w:val="start"/>
        <w:rPr/>
      </w:pPr>
      <w:r>
        <w:annotationRef/>
      </w:r>
      <w:r>
        <w:rPr>
          <w:rFonts w:eastAsia="Segoe UI" w:ascii="Liberation Serif" w:hAnsi="Liberation Serif" w:cs="Tahoma"/>
          <w:lang w:eastAsia="en-US" w:val="en-US" w:bidi="en-US"/>
        </w:rPr>
        <w:t>ok</w:t>
      </w:r>
    </w:p>
  </w:comment>
  <w:comment w:id="3" w:author="Matheus Machado Gomes" w:date="2025-09-15T15:31:00Z" w:initials="MMG">
    <w:p w14:paraId="03000000">
      <w:pPr>
        <w:overflowPunct w:val="false"/>
        <w:spacing w:lineRule="auto" w:line="240"/>
        <w:jc w:val="start"/>
        <w:rPr/>
      </w:pPr>
      <w:r>
        <w:annotationRef/>
      </w:r>
      <w:r>
        <w:rPr>
          <w:rFonts w:eastAsia="Segoe UI" w:ascii="Liberation Serif" w:hAnsi="Liberation Serif" w:cs="Tahoma"/>
          <w:lang w:eastAsia="en-US" w:val="en-US" w:bidi="en-US"/>
        </w:rPr>
        <w:t xml:space="preserve">ficou estranha a redação dessa frase. Releia e melhore. </w:t>
      </w:r>
    </w:p>
  </w:comment>
  <w:comment w:id="2" w:author="User" w:date="2025-09-25T16:58:00Z" w:initials="U">
    <w:p w14:paraId="04000000">
      <w:pPr>
        <w:overflowPunct w:val="false"/>
        <w:spacing w:lineRule="auto" w:line="240"/>
        <w:jc w:val="start"/>
        <w:rPr/>
      </w:pPr>
      <w:r>
        <w:annotationRef/>
      </w:r>
      <w:r>
        <w:rPr>
          <w:rFonts w:eastAsia="Segoe UI" w:ascii="Liberation Serif" w:hAnsi="Liberation Serif" w:cs="Tahoma"/>
          <w:lang w:eastAsia="en-US" w:val="en-US" w:bidi="en-US"/>
        </w:rPr>
        <w:t>Ok. A parte grifada me amarelo é a anterior e a verde a que modifiquei.</w:t>
      </w:r>
    </w:p>
  </w:comment>
  <w:comment w:id="5" w:author="Matheus Machado Gomes" w:date="2025-09-15T15:33:00Z" w:initials="MMG">
    <w:p>
      <w:pPr>
        <w:overflowPunct w:val="false"/>
        <w:spacing w:lineRule="auto" w:line="240"/>
        <w:jc w:val="start"/>
        <w:rPr/>
      </w:pPr>
      <w:r>
        <w:annotationRef/>
      </w:r>
      <w:r>
        <w:rPr>
          <w:rFonts w:eastAsia="Segoe UI" w:ascii="Liberation Serif" w:hAnsi="Liberation Serif" w:cs="Tahoma"/>
          <w:lang w:eastAsia="en-US" w:val="en-US" w:bidi="en-US"/>
        </w:rPr>
        <w:t>Não acho que sua pergunta está relacionada a comparar grupos.</w:t>
      </w:r>
    </w:p>
    <w:p>
      <w:pPr>
        <w:overflowPunct w:val="false"/>
        <w:spacing w:lineRule="auto" w:line="240"/>
        <w:jc w:val="start"/>
        <w:rPr/>
      </w:pPr>
      <w:r>
        <w:rPr>
          <w:rFonts w:eastAsia="Segoe UI" w:ascii="Liberation Serif" w:hAnsi="Liberation Serif" w:cs="Tahoma"/>
          <w:lang w:eastAsia="en-US" w:val="en-US" w:bidi="en-US"/>
        </w:rPr>
      </w:r>
    </w:p>
    <w:p w14:paraId="05000000">
      <w:pPr>
        <w:overflowPunct w:val="false"/>
        <w:spacing w:lineRule="auto" w:line="240"/>
        <w:jc w:val="start"/>
        <w:rPr/>
      </w:pPr>
      <w:r>
        <w:rPr>
          <w:rFonts w:eastAsia="Segoe UI" w:ascii="Liberation Serif" w:hAnsi="Liberation Serif" w:cs="Tahoma"/>
          <w:lang w:eastAsia="en-US" w:val="en-US" w:bidi="en-US"/>
        </w:rPr>
        <w:t>Sugestão: uma análise mais abrangente acerca dos fatores associados ao desempenho nessas tarefas.</w:t>
      </w:r>
    </w:p>
  </w:comment>
  <w:comment w:id="4" w:author="User" w:date="2025-09-25T17:13:00Z" w:initials="U">
    <w:p w14:paraId="06000000">
      <w:pPr>
        <w:overflowPunct w:val="false"/>
        <w:spacing w:lineRule="auto" w:line="240"/>
        <w:jc w:val="start"/>
        <w:rPr/>
      </w:pPr>
      <w:r>
        <w:annotationRef/>
      </w:r>
      <w:r>
        <w:rPr>
          <w:rFonts w:eastAsia="Segoe UI" w:ascii="Liberation Serif" w:hAnsi="Liberation Serif" w:cs="Tahoma"/>
          <w:lang w:eastAsia="en-US" w:val="en-US" w:bidi="en-US"/>
        </w:rPr>
        <w:t>ok</w:t>
      </w:r>
    </w:p>
  </w:comment>
  <w:comment w:id="9" w:author="Matheus Machado Gomes" w:date="2025-09-15T15:43:00Z" w:initials="MMG">
    <w:p w14:paraId="07000000">
      <w:pPr>
        <w:overflowPunct w:val="false"/>
        <w:spacing w:lineRule="auto" w:line="240"/>
        <w:jc w:val="start"/>
        <w:rPr/>
      </w:pPr>
      <w:r>
        <w:annotationRef/>
      </w:r>
      <w:r>
        <w:rPr>
          <w:rFonts w:eastAsia="Segoe UI" w:ascii="Liberation Serif" w:hAnsi="Liberation Serif" w:cs="Tahoma"/>
          <w:lang w:eastAsia="en-US" w:val="en-US" w:bidi="en-US"/>
        </w:rPr>
        <w:t xml:space="preserve">O método não explica como é avaliada essa qualidade. Escrever a associação com aquilo que realmente vai medir. </w:t>
      </w:r>
    </w:p>
  </w:comment>
  <w:comment w:id="8" w:author="User" w:date="2025-09-25T17:13:00Z" w:initials="U">
    <w:p w14:paraId="08000000">
      <w:pPr>
        <w:overflowPunct w:val="false"/>
        <w:spacing w:lineRule="auto" w:line="240"/>
        <w:jc w:val="start"/>
        <w:rPr/>
      </w:pPr>
      <w:r>
        <w:annotationRef/>
      </w:r>
      <w:r>
        <w:rPr>
          <w:rFonts w:eastAsia="Segoe UI" w:ascii="Liberation Serif" w:hAnsi="Liberation Serif" w:cs="Tahoma"/>
          <w:lang w:eastAsia="en-US" w:val="en-US" w:bidi="en-US"/>
        </w:rPr>
        <w:t>ok</w:t>
      </w:r>
    </w:p>
  </w:comment>
  <w:comment w:id="7" w:author="User" w:date="2025-09-25T17:14:00Z" w:initials="U">
    <w:p w14:paraId="09000000">
      <w:pPr>
        <w:overflowPunct w:val="false"/>
        <w:spacing w:lineRule="auto" w:line="240"/>
        <w:jc w:val="start"/>
        <w:rPr/>
      </w:pPr>
      <w:r>
        <w:annotationRef/>
      </w:r>
      <w:r>
        <w:rPr>
          <w:rFonts w:eastAsia="Segoe UI" w:ascii="Liberation Serif" w:hAnsi="Liberation Serif" w:cs="Tahoma"/>
          <w:lang w:eastAsia="en-US" w:val="en-US" w:bidi="en-US"/>
        </w:rPr>
        <w:t>vou tirar essa parte</w:t>
      </w:r>
    </w:p>
  </w:comment>
  <w:comment w:id="6" w:author="User" w:date="2025-09-25T17:15:00Z" w:initials="U">
    <w:p w14:paraId="0a000000">
      <w:pPr>
        <w:overflowPunct w:val="false"/>
        <w:spacing w:lineRule="auto" w:line="240"/>
        <w:jc w:val="start"/>
        <w:rPr/>
      </w:pPr>
      <w:r>
        <w:annotationRef/>
      </w:r>
      <w:r>
        <w:rPr>
          <w:rFonts w:eastAsia="Segoe UI" w:ascii="Liberation Serif" w:hAnsi="Liberation Serif" w:cs="Tahoma"/>
          <w:lang w:eastAsia="en-US" w:val="en-US" w:bidi="en-US"/>
        </w:rPr>
      </w:r>
    </w:p>
  </w:comment>
  <w:comment w:id="11" w:author="Matheus Machado Gomes" w:date="2025-09-15T15:50:00Z" w:initials="MMG">
    <w:p>
      <w:pPr>
        <w:overflowPunct w:val="false"/>
        <w:spacing w:lineRule="auto" w:line="240"/>
        <w:jc w:val="start"/>
        <w:rPr/>
      </w:pPr>
      <w:r>
        <w:annotationRef/>
      </w:r>
      <w:r>
        <w:rPr>
          <w:rFonts w:eastAsia="Segoe UI" w:ascii="Liberation Serif" w:hAnsi="Liberation Serif" w:cs="Tahoma"/>
          <w:lang w:eastAsia="en-US" w:val="en-US" w:bidi="en-US"/>
        </w:rPr>
        <w:t>Em trabalhos acadêmicos, procure sempre colocar palavras diferentes do título para aumentar a chance de encontrarem seu trabalho nas bases de busca.</w:t>
      </w:r>
    </w:p>
    <w:p>
      <w:pPr>
        <w:overflowPunct w:val="false"/>
        <w:spacing w:lineRule="auto" w:line="240"/>
        <w:jc w:val="start"/>
        <w:rPr/>
      </w:pPr>
      <w:r>
        <w:rPr>
          <w:rFonts w:eastAsia="Segoe UI" w:ascii="Liberation Serif" w:hAnsi="Liberation Serif" w:cs="Tahoma"/>
          <w:lang w:eastAsia="en-US" w:val="en-US" w:bidi="en-US"/>
        </w:rPr>
      </w:r>
    </w:p>
    <w:p w14:paraId="0b000000">
      <w:pPr>
        <w:overflowPunct w:val="false"/>
        <w:spacing w:lineRule="auto" w:line="240"/>
        <w:jc w:val="start"/>
        <w:rPr/>
      </w:pPr>
      <w:r>
        <w:rPr>
          <w:rFonts w:eastAsia="Segoe UI" w:ascii="Liberation Serif" w:hAnsi="Liberation Serif" w:cs="Tahoma"/>
          <w:lang w:eastAsia="en-US" w:val="en-US" w:bidi="en-US"/>
        </w:rPr>
        <w:t>Ex. Parada de mão ou algo do tipo</w:t>
      </w:r>
    </w:p>
  </w:comment>
  <w:comment w:id="10" w:author="User" w:date="2025-09-25T17:15:00Z" w:initials="U">
    <w:p w14:paraId="0c000000">
      <w:pPr>
        <w:overflowPunct w:val="false"/>
        <w:spacing w:lineRule="auto" w:line="240"/>
        <w:jc w:val="start"/>
        <w:rPr/>
      </w:pPr>
      <w:r>
        <w:annotationRef/>
      </w:r>
      <w:r>
        <w:rPr>
          <w:rFonts w:eastAsia="Segoe UI" w:ascii="Liberation Serif" w:hAnsi="Liberation Serif" w:cs="Tahoma"/>
          <w:lang w:eastAsia="en-US" w:val="en-US" w:bidi="en-US"/>
        </w:rPr>
        <w:t>ok</w:t>
      </w:r>
    </w:p>
  </w:comment>
  <w:comment w:id="13" w:author="Matheus Machado Gomes" w:date="2025-09-15T15:52:00Z" w:initials="MMG">
    <w:p w14:paraId="0d000000">
      <w:pPr>
        <w:overflowPunct w:val="false"/>
        <w:spacing w:lineRule="auto" w:line="240"/>
        <w:jc w:val="start"/>
        <w:rPr/>
      </w:pPr>
      <w:r>
        <w:annotationRef/>
      </w:r>
      <w:r>
        <w:rPr>
          <w:rFonts w:eastAsia="Segoe UI" w:ascii="Liberation Serif" w:hAnsi="Liberation Serif" w:cs="Tahoma"/>
          <w:lang w:eastAsia="en-US" w:val="en-US" w:bidi="en-US"/>
        </w:rPr>
        <w:t>Constitui uma tarefa motora que envolve ...</w:t>
      </w:r>
    </w:p>
  </w:comment>
  <w:comment w:id="12" w:author="User" w:date="2025-09-25T17:17:00Z" w:initials="U">
    <w:p w14:paraId="0e000000">
      <w:pPr>
        <w:overflowPunct w:val="false"/>
        <w:spacing w:lineRule="auto" w:line="240"/>
        <w:jc w:val="start"/>
        <w:rPr/>
      </w:pPr>
      <w:r>
        <w:annotationRef/>
      </w:r>
      <w:r>
        <w:rPr>
          <w:rFonts w:eastAsia="Segoe UI" w:ascii="Liberation Serif" w:hAnsi="Liberation Serif" w:cs="Tahoma"/>
          <w:lang w:eastAsia="en-US" w:val="en-US" w:bidi="en-US"/>
        </w:rPr>
        <w:t>ok</w:t>
      </w:r>
    </w:p>
  </w:comment>
  <w:comment w:id="14" w:author="Matheus Machado Gomes" w:date="2025-09-15T15:53:00Z" w:initials="MMG">
    <w:p>
      <w:pPr>
        <w:overflowPunct w:val="false"/>
        <w:spacing w:lineRule="auto" w:line="240"/>
        <w:jc w:val="start"/>
        <w:rPr/>
      </w:pPr>
      <w:r>
        <w:annotationRef/>
      </w:r>
      <w:r>
        <w:rPr>
          <w:rFonts w:eastAsia="Segoe UI" w:ascii="Liberation Serif" w:hAnsi="Liberation Serif" w:cs="Tahoma"/>
          <w:lang w:eastAsia="en-US" w:val="en-US" w:bidi="en-US"/>
        </w:rPr>
        <w:t>É caracterizado por uma tarefa motora que envolve ...</w:t>
      </w:r>
    </w:p>
  </w:comment>
  <w:comment w:id="16" w:author="Matheus Machado Gomes" w:date="2025-09-15T15:55:00Z" w:initials="MMG">
    <w:p w14:paraId="0f000000">
      <w:pPr>
        <w:overflowPunct w:val="false"/>
        <w:spacing w:lineRule="auto" w:line="240"/>
        <w:jc w:val="start"/>
        <w:rPr/>
      </w:pPr>
      <w:r>
        <w:annotationRef/>
      </w:r>
      <w:r>
        <w:rPr>
          <w:rFonts w:eastAsia="Segoe UI" w:ascii="Liberation Serif" w:hAnsi="Liberation Serif" w:cs="Tahoma"/>
          <w:lang w:eastAsia="en-US" w:val="en-US" w:bidi="en-US"/>
        </w:rPr>
        <w:t xml:space="preserve">Você está utilizando algum software para organização de referências? Ex Mendeley ou Zotero? Caso não esteja, já vai se familiarizando com isso porque depois que entrar no mestrado eu peço que todos meus alunos usem. </w:t>
      </w:r>
    </w:p>
  </w:comment>
  <w:comment w:id="15" w:author="User" w:date="2025-09-25T17:18:00Z" w:initials="U">
    <w:p w14:paraId="10000000">
      <w:pPr>
        <w:overflowPunct w:val="false"/>
        <w:spacing w:lineRule="auto" w:line="240"/>
        <w:jc w:val="start"/>
        <w:rPr/>
      </w:pPr>
      <w:r>
        <w:annotationRef/>
      </w:r>
      <w:r>
        <w:rPr>
          <w:rFonts w:eastAsia="Segoe UI" w:ascii="Liberation Serif" w:hAnsi="Liberation Serif" w:cs="Tahoma"/>
          <w:lang w:eastAsia="en-US" w:val="en-US" w:bidi="en-US"/>
        </w:rPr>
        <w:t>Sim. Uso o zotero desde do tcc</w:t>
      </w:r>
    </w:p>
  </w:comment>
  <w:comment w:id="18" w:author="Matheus Machado Gomes" w:date="2025-09-15T15:58:00Z" w:initials="MMG">
    <w:p w14:paraId="11000000">
      <w:pPr>
        <w:overflowPunct w:val="false"/>
        <w:spacing w:lineRule="auto" w:line="240"/>
        <w:jc w:val="start"/>
        <w:rPr/>
      </w:pPr>
      <w:r>
        <w:annotationRef/>
      </w:r>
      <w:r>
        <w:rPr>
          <w:rFonts w:eastAsia="Segoe UI" w:ascii="Liberation Serif" w:hAnsi="Liberation Serif" w:cs="Tahoma"/>
          <w:lang w:eastAsia="en-US" w:val="en-US" w:bidi="en-US"/>
        </w:rPr>
        <w:t xml:space="preserve">Necessário uma referência aqui para sustentar essas afirmações. </w:t>
      </w:r>
    </w:p>
  </w:comment>
  <w:comment w:id="17" w:author="User" w:date="2025-09-25T17:31:00Z" w:initials="U">
    <w:p w14:paraId="12000000">
      <w:pPr>
        <w:overflowPunct w:val="false"/>
        <w:spacing w:lineRule="auto" w:line="240"/>
        <w:jc w:val="start"/>
        <w:rPr/>
      </w:pPr>
      <w:r>
        <w:annotationRef/>
      </w:r>
      <w:r>
        <w:rPr>
          <w:rFonts w:eastAsia="Segoe UI" w:ascii="Liberation Serif" w:hAnsi="Liberation Serif" w:cs="Tahoma"/>
          <w:lang w:eastAsia="en-US" w:val="en-US" w:bidi="en-US"/>
        </w:rPr>
        <w:t>ok</w:t>
      </w:r>
    </w:p>
  </w:comment>
  <w:comment w:id="21" w:author="Matheus Machado Gomes" w:date="2025-09-16T14:55:00Z" w:initials="MMG">
    <w:p>
      <w:pPr>
        <w:overflowPunct w:val="false"/>
        <w:spacing w:lineRule="auto" w:line="240"/>
        <w:jc w:val="start"/>
        <w:rPr/>
      </w:pPr>
      <w:r>
        <w:annotationRef/>
      </w:r>
      <w:r>
        <w:rPr>
          <w:rFonts w:eastAsia="Segoe UI" w:ascii="Liberation Serif" w:hAnsi="Liberation Serif" w:cs="Tahoma"/>
          <w:lang w:eastAsia="en-US" w:val="en-US" w:bidi="en-US"/>
        </w:rPr>
        <w:t>Normalmente, a introdução do projeto de pesquisa é mais direta e objetiva. Já na dissertação de mestrado que você irá escrever depois, poderá explorar bem a literatura em um tópico de REVISÃO DE LITERATURA.</w:t>
      </w:r>
    </w:p>
    <w:p>
      <w:pPr>
        <w:overflowPunct w:val="false"/>
        <w:spacing w:lineRule="auto" w:line="240"/>
        <w:jc w:val="start"/>
        <w:rPr/>
      </w:pPr>
      <w:r>
        <w:rPr>
          <w:rFonts w:eastAsia="Segoe UI" w:ascii="Liberation Serif" w:hAnsi="Liberation Serif" w:cs="Tahoma"/>
          <w:lang w:eastAsia="en-US" w:val="en-US" w:bidi="en-US"/>
        </w:rPr>
      </w:r>
    </w:p>
    <w:p w14:paraId="13000000">
      <w:pPr>
        <w:overflowPunct w:val="false"/>
        <w:spacing w:lineRule="auto" w:line="240"/>
        <w:jc w:val="start"/>
        <w:rPr/>
      </w:pPr>
      <w:r>
        <w:rPr>
          <w:rFonts w:eastAsia="Segoe UI" w:ascii="Liberation Serif" w:hAnsi="Liberation Serif" w:cs="Tahoma"/>
          <w:lang w:eastAsia="en-US" w:val="en-US" w:bidi="en-US"/>
        </w:rPr>
        <w:t xml:space="preserve">Aqui sugiro retirar os títulos de subtópicos e manter como parágrafos dentro da Introdução. </w:t>
      </w:r>
    </w:p>
  </w:comment>
  <w:comment w:id="20" w:author="User" w:date="2025-09-25T17:31:00Z" w:initials="U">
    <w:p w14:paraId="14000000">
      <w:pPr>
        <w:overflowPunct w:val="false"/>
        <w:spacing w:lineRule="auto" w:line="240"/>
        <w:jc w:val="start"/>
        <w:rPr/>
      </w:pPr>
      <w:r>
        <w:annotationRef/>
      </w:r>
      <w:r>
        <w:rPr>
          <w:rFonts w:eastAsia="Segoe UI" w:ascii="Liberation Serif" w:hAnsi="Liberation Serif" w:cs="Tahoma"/>
          <w:lang w:eastAsia="en-US" w:val="en-US" w:bidi="en-US"/>
        </w:rPr>
        <w:t>ok</w:t>
      </w:r>
    </w:p>
  </w:comment>
  <w:comment w:id="19" w:author="User" w:date="2025-09-25T17:31:00Z" w:initials="U">
    <w:p w14:paraId="15000000">
      <w:pPr>
        <w:overflowPunct w:val="false"/>
        <w:spacing w:lineRule="auto" w:line="240"/>
        <w:jc w:val="start"/>
        <w:rPr/>
      </w:pPr>
      <w:r>
        <w:annotationRef/>
      </w:r>
      <w:r>
        <w:rPr>
          <w:rFonts w:eastAsia="Segoe UI" w:ascii="Liberation Serif" w:hAnsi="Liberation Serif" w:cs="Tahoma"/>
          <w:lang w:eastAsia="en-US" w:val="en-US" w:bidi="en-US"/>
        </w:rPr>
      </w:r>
    </w:p>
  </w:comment>
  <w:comment w:id="23" w:author="Matheus Machado Gomes" w:date="2025-09-16T15:01:00Z" w:initials="MMG">
    <w:p w14:paraId="16000000">
      <w:pPr>
        <w:overflowPunct w:val="false"/>
        <w:spacing w:lineRule="auto" w:line="240"/>
        <w:jc w:val="start"/>
        <w:rPr/>
      </w:pPr>
      <w:r>
        <w:annotationRef/>
      </w:r>
      <w:r>
        <w:rPr>
          <w:rFonts w:eastAsia="Segoe UI" w:ascii="Liberation Serif" w:hAnsi="Liberation Serif" w:cs="Tahoma"/>
          <w:lang w:eastAsia="en-US" w:val="en-US" w:bidi="en-US"/>
        </w:rPr>
        <w:t xml:space="preserve">Quais? Citar. </w:t>
      </w:r>
    </w:p>
  </w:comment>
  <w:comment w:id="22" w:author="User" w:date="2025-09-25T17:33:00Z" w:initials="U">
    <w:p w14:paraId="17000000">
      <w:pPr>
        <w:overflowPunct w:val="false"/>
        <w:spacing w:lineRule="auto" w:line="240"/>
        <w:jc w:val="start"/>
        <w:rPr/>
      </w:pPr>
      <w:r>
        <w:annotationRef/>
      </w:r>
      <w:r>
        <w:rPr>
          <w:rFonts w:eastAsia="Segoe UI" w:ascii="Liberation Serif" w:hAnsi="Liberation Serif" w:cs="Tahoma"/>
          <w:lang w:eastAsia="en-US" w:val="en-US" w:bidi="en-US"/>
        </w:rPr>
        <w:t xml:space="preserve">Nesse caso essa seria uma topic sentence pois descrevo esses fatores ao longo do paragrafo. </w:t>
      </w:r>
    </w:p>
  </w:comment>
  <w:comment w:id="25" w:author="Matheus Machado Gomes" w:date="2025-09-16T15:02:00Z" w:initials="MMG">
    <w:p w14:paraId="18000000">
      <w:pPr>
        <w:overflowPunct w:val="false"/>
        <w:spacing w:lineRule="auto" w:line="240"/>
        <w:jc w:val="start"/>
        <w:rPr/>
      </w:pPr>
      <w:r>
        <w:annotationRef/>
      </w:r>
      <w:r>
        <w:rPr>
          <w:rFonts w:eastAsia="Segoe UI" w:ascii="Liberation Serif" w:hAnsi="Liberation Serif" w:cs="Tahoma"/>
          <w:lang w:eastAsia="en-US" w:val="en-US" w:bidi="en-US"/>
        </w:rPr>
        <w:t>Frase ficou desconectada da anterior. Melhorar</w:t>
      </w:r>
    </w:p>
  </w:comment>
  <w:comment w:id="24" w:author="User" w:date="2025-09-25T17:38:00Z" w:initials="U">
    <w:p w14:paraId="19000000">
      <w:pPr>
        <w:overflowPunct w:val="false"/>
        <w:spacing w:lineRule="auto" w:line="240"/>
        <w:jc w:val="start"/>
        <w:rPr/>
      </w:pPr>
      <w:r>
        <w:annotationRef/>
      </w:r>
      <w:r>
        <w:rPr>
          <w:rFonts w:eastAsia="Segoe UI" w:ascii="Liberation Serif" w:hAnsi="Liberation Serif" w:cs="Tahoma"/>
          <w:lang w:eastAsia="en-US" w:val="en-US" w:bidi="en-US"/>
        </w:rPr>
        <w:t>Tentei conectar as duas</w:t>
      </w:r>
    </w:p>
  </w:comment>
  <w:comment w:id="27" w:author="Matheus Machado Gomes" w:date="2025-09-16T15:03:00Z" w:initials="MMG">
    <w:p w14:paraId="1a000000">
      <w:pPr>
        <w:overflowPunct w:val="false"/>
        <w:spacing w:lineRule="auto" w:line="240"/>
        <w:jc w:val="start"/>
        <w:rPr/>
      </w:pPr>
      <w:r>
        <w:annotationRef/>
      </w:r>
      <w:r>
        <w:rPr>
          <w:rFonts w:eastAsia="Segoe UI" w:ascii="Liberation Serif" w:hAnsi="Liberation Serif" w:cs="Tahoma"/>
          <w:lang w:eastAsia="en-US" w:val="en-US" w:bidi="en-US"/>
        </w:rPr>
        <w:t xml:space="preserve">Falta sujeito na frase. </w:t>
      </w:r>
    </w:p>
  </w:comment>
  <w:comment w:id="26" w:author="User" w:date="2025-09-25T17:40:00Z" w:initials="U">
    <w:p w14:paraId="1b000000">
      <w:pPr>
        <w:overflowPunct w:val="false"/>
        <w:spacing w:lineRule="auto" w:line="240"/>
        <w:jc w:val="start"/>
        <w:rPr/>
      </w:pPr>
      <w:r>
        <w:annotationRef/>
      </w:r>
      <w:r>
        <w:rPr>
          <w:rFonts w:eastAsia="Segoe UI" w:ascii="Liberation Serif" w:hAnsi="Liberation Serif" w:cs="Tahoma"/>
          <w:lang w:eastAsia="en-US" w:val="en-US" w:bidi="en-US"/>
        </w:rPr>
        <w:t>Tentei conectar assim</w:t>
      </w:r>
    </w:p>
  </w:comment>
  <w:comment w:id="29" w:author="Matheus Machado Gomes" w:date="2025-09-16T15:04:00Z" w:initials="MMG">
    <w:p>
      <w:pPr>
        <w:overflowPunct w:val="false"/>
        <w:spacing w:lineRule="auto" w:line="240"/>
        <w:jc w:val="start"/>
        <w:rPr/>
      </w:pPr>
      <w:r>
        <w:annotationRef/>
      </w:r>
      <w:r>
        <w:rPr>
          <w:rFonts w:eastAsia="Segoe UI" w:ascii="Liberation Serif" w:hAnsi="Liberation Serif" w:cs="Tahoma"/>
          <w:lang w:eastAsia="en-US" w:val="en-US" w:bidi="en-US"/>
        </w:rPr>
        <w:t xml:space="preserve">Começo de frase estranho. A conexão entre as frases não está boa. Precisa ter mais coerência e fluidez. </w:t>
      </w:r>
    </w:p>
    <w:p w14:paraId="1c000000">
      <w:pPr>
        <w:overflowPunct w:val="false"/>
        <w:spacing w:lineRule="auto" w:line="240"/>
        <w:jc w:val="start"/>
        <w:rPr/>
      </w:pPr>
      <w:r>
        <w:rPr>
          <w:rFonts w:eastAsia="Segoe UI" w:ascii="Liberation Serif" w:hAnsi="Liberation Serif" w:cs="Tahoma"/>
          <w:lang w:eastAsia="en-US" w:val="en-US" w:bidi="en-US"/>
        </w:rPr>
        <w:t>Ex. Adicionalmente, Fulano et al. (2025) observaram que os punhos ....</w:t>
      </w:r>
    </w:p>
  </w:comment>
  <w:comment w:id="28" w:author="User" w:date="2025-09-25T17:49:00Z" w:initials="U">
    <w:p w14:paraId="1d000000">
      <w:pPr>
        <w:overflowPunct w:val="false"/>
        <w:spacing w:lineRule="auto" w:line="240"/>
        <w:jc w:val="start"/>
        <w:rPr/>
      </w:pPr>
      <w:r>
        <w:annotationRef/>
      </w:r>
      <w:r>
        <w:rPr>
          <w:rFonts w:eastAsia="Segoe UI" w:ascii="Liberation Serif" w:hAnsi="Liberation Serif" w:cs="Tahoma"/>
          <w:lang w:eastAsia="en-US" w:val="en-US" w:bidi="en-US"/>
        </w:rPr>
        <w:t>alterei</w:t>
      </w:r>
    </w:p>
  </w:comment>
  <w:comment w:id="31" w:author="Matheus Machado Gomes" w:date="2025-09-16T15:06:00Z" w:initials="MMG">
    <w:p w14:paraId="1e000000">
      <w:pPr>
        <w:overflowPunct w:val="false"/>
        <w:spacing w:lineRule="auto" w:line="240"/>
        <w:jc w:val="start"/>
        <w:rPr/>
      </w:pPr>
      <w:r>
        <w:annotationRef/>
      </w:r>
      <w:r>
        <w:rPr>
          <w:rFonts w:eastAsia="Segoe UI" w:ascii="Liberation Serif" w:hAnsi="Liberation Serif" w:cs="Tahoma"/>
          <w:lang w:eastAsia="en-US" w:val="en-US" w:bidi="en-US"/>
        </w:rPr>
        <w:t xml:space="preserve">Normalmente não coloca [ ] para cada citação e sim tudo junto. Ex; [ 6, 2, 7]. Isso ocorre muitas vezes no texto. Ajustar. </w:t>
      </w:r>
    </w:p>
  </w:comment>
  <w:comment w:id="30" w:author="User" w:date="2025-09-25T17:50:00Z" w:initials="U">
    <w:p w14:paraId="1f000000">
      <w:pPr>
        <w:overflowPunct w:val="false"/>
        <w:spacing w:lineRule="auto" w:line="240"/>
        <w:jc w:val="start"/>
        <w:rPr/>
      </w:pPr>
      <w:r>
        <w:annotationRef/>
      </w:r>
      <w:r>
        <w:rPr>
          <w:rFonts w:eastAsia="Segoe UI" w:ascii="Liberation Serif" w:hAnsi="Liberation Serif" w:cs="Tahoma"/>
          <w:lang w:eastAsia="en-US" w:val="en-US" w:bidi="en-US"/>
        </w:rPr>
        <w:t>Como havia dito é preferencia minha de leitura. É formato de citação numérico criado pelo Instituto de Engenheiros Eletricistas e Eletrónicos (IEEE). Mas como pra esse projeto não exige formatação especifica nesse sentido deixei. Mas entendi o que me falou sobre em alguns momentos citar também o autor por extenso, próximas oportunidades farei assim.</w:t>
      </w:r>
    </w:p>
  </w:comment>
  <w:comment w:id="32" w:author="User" w:date="2025-09-25T17:40:00Z" w:initials="U">
    <w:p>
      <w:pPr>
        <w:overflowPunct w:val="false"/>
        <w:spacing w:lineRule="auto" w:line="240"/>
        <w:jc w:val="start"/>
        <w:rPr/>
      </w:pPr>
      <w:r>
        <w:annotationRef/>
      </w:r>
      <w:r>
        <w:rPr>
          <w:rFonts w:eastAsia="Segoe UI" w:ascii="Liberation Serif" w:hAnsi="Liberation Serif" w:cs="Tahoma"/>
          <w:lang w:eastAsia="en-US" w:val="en-US" w:bidi="en-US"/>
        </w:rPr>
      </w:r>
    </w:p>
  </w:comment>
  <w:comment w:id="35" w:author="Matheus Machado Gomes" w:date="2025-09-16T15:08:00Z" w:initials="MMG">
    <w:p w14:paraId="20000000">
      <w:pPr>
        <w:overflowPunct w:val="false"/>
        <w:spacing w:lineRule="auto" w:line="240"/>
        <w:jc w:val="start"/>
        <w:rPr/>
      </w:pPr>
      <w:r>
        <w:annotationRef/>
      </w:r>
      <w:r>
        <w:rPr>
          <w:rFonts w:eastAsia="Segoe UI" w:ascii="Liberation Serif" w:hAnsi="Liberation Serif" w:cs="Tahoma"/>
          <w:lang w:eastAsia="en-US" w:val="en-US" w:bidi="en-US"/>
        </w:rPr>
        <w:t xml:space="preserve">Início de frase pouco usual. </w:t>
      </w:r>
    </w:p>
  </w:comment>
  <w:comment w:id="34" w:author="User" w:date="2025-09-25T17:55:00Z" w:initials="U">
    <w:p w14:paraId="21000000">
      <w:pPr>
        <w:overflowPunct w:val="false"/>
        <w:spacing w:lineRule="auto" w:line="240"/>
        <w:jc w:val="start"/>
        <w:rPr/>
      </w:pPr>
      <w:r>
        <w:annotationRef/>
      </w:r>
      <w:r>
        <w:rPr>
          <w:rFonts w:eastAsia="Segoe UI" w:ascii="Liberation Serif" w:hAnsi="Liberation Serif" w:cs="Tahoma"/>
          <w:lang w:eastAsia="en-US" w:val="en-US" w:bidi="en-US"/>
        </w:rPr>
        <w:t>“pouco usual” = ruim. Haha mudei a frase</w:t>
      </w:r>
    </w:p>
  </w:comment>
  <w:comment w:id="33" w:author="User" w:date="2025-09-25T17:58:00Z" w:initials="U">
    <w:p w14:paraId="22000000">
      <w:pPr>
        <w:overflowPunct w:val="false"/>
        <w:spacing w:lineRule="auto" w:line="240"/>
        <w:jc w:val="start"/>
        <w:rPr/>
      </w:pPr>
      <w:r>
        <w:annotationRef/>
      </w:r>
      <w:r>
        <w:rPr>
          <w:rFonts w:eastAsia="Segoe UI" w:ascii="Liberation Serif" w:hAnsi="Liberation Serif" w:cs="Tahoma"/>
          <w:lang w:eastAsia="en-US" w:val="en-US" w:bidi="en-US"/>
        </w:rPr>
      </w:r>
    </w:p>
  </w:comment>
  <w:comment w:id="37" w:author="Matheus Machado Gomes" w:date="2025-09-16T15:10:00Z" w:initials="MMG">
    <w:p w14:paraId="23000000">
      <w:pPr>
        <w:overflowPunct w:val="false"/>
        <w:spacing w:lineRule="auto" w:line="240"/>
        <w:jc w:val="start"/>
        <w:rPr/>
      </w:pPr>
      <w:r>
        <w:annotationRef/>
      </w:r>
      <w:r>
        <w:rPr>
          <w:rFonts w:eastAsia="Segoe UI" w:ascii="Liberation Serif" w:hAnsi="Liberation Serif" w:cs="Tahoma"/>
          <w:lang w:eastAsia="en-US" w:val="en-US" w:bidi="en-US"/>
        </w:rPr>
        <w:t xml:space="preserve">Frase solta e incompleta. Melhorar. </w:t>
      </w:r>
    </w:p>
  </w:comment>
  <w:comment w:id="36" w:author="User" w:date="2025-09-25T17:59:00Z" w:initials="U">
    <w:p w14:paraId="24000000">
      <w:pPr>
        <w:overflowPunct w:val="false"/>
        <w:spacing w:lineRule="auto" w:line="240"/>
        <w:jc w:val="start"/>
        <w:rPr/>
      </w:pPr>
      <w:r>
        <w:annotationRef/>
      </w:r>
      <w:r>
        <w:rPr>
          <w:rFonts w:eastAsia="Segoe UI" w:ascii="Liberation Serif" w:hAnsi="Liberation Serif" w:cs="Tahoma"/>
          <w:lang w:eastAsia="en-US" w:val="en-US" w:bidi="en-US"/>
        </w:rPr>
        <w:t>Ok. reescrevi</w:t>
      </w:r>
    </w:p>
  </w:comment>
  <w:comment w:id="39" w:author="Matheus Machado Gomes" w:date="2025-09-16T15:11:00Z" w:initials="MMG">
    <w:p>
      <w:pPr>
        <w:overflowPunct w:val="false"/>
        <w:spacing w:lineRule="auto" w:line="240"/>
        <w:jc w:val="start"/>
        <w:rPr/>
      </w:pPr>
      <w:r>
        <w:annotationRef/>
      </w:r>
      <w:r>
        <w:rPr>
          <w:rFonts w:eastAsia="Segoe UI" w:ascii="Liberation Serif" w:hAnsi="Liberation Serif" w:cs="Tahoma"/>
          <w:lang w:eastAsia="en-US" w:val="en-US" w:bidi="en-US"/>
        </w:rPr>
        <w:t>Como vai tirar os subtópicos precisa melhorar a conexão nas topic sentences.</w:t>
      </w:r>
    </w:p>
    <w:p>
      <w:pPr>
        <w:overflowPunct w:val="false"/>
        <w:spacing w:lineRule="auto" w:line="240"/>
        <w:jc w:val="start"/>
        <w:rPr/>
      </w:pPr>
      <w:r>
        <w:rPr>
          <w:rFonts w:eastAsia="Segoe UI" w:ascii="Liberation Serif" w:hAnsi="Liberation Serif" w:cs="Tahoma"/>
          <w:lang w:eastAsia="en-US" w:val="en-US" w:bidi="en-US"/>
        </w:rPr>
      </w:r>
    </w:p>
    <w:p w14:paraId="25000000">
      <w:pPr>
        <w:overflowPunct w:val="false"/>
        <w:spacing w:lineRule="auto" w:line="240"/>
        <w:jc w:val="start"/>
        <w:rPr/>
      </w:pPr>
      <w:r>
        <w:rPr>
          <w:rFonts w:eastAsia="Segoe UI" w:ascii="Liberation Serif" w:hAnsi="Liberation Serif" w:cs="Tahoma"/>
          <w:lang w:eastAsia="en-US" w:val="en-US" w:bidi="en-US"/>
        </w:rPr>
        <w:t>Ex. Em relação ao desempenho no HSW, um aspecto relevante consiste nos ajustes antecipatórios realizados para o início .....</w:t>
      </w:r>
    </w:p>
  </w:comment>
  <w:comment w:id="38" w:author="User" w:date="2025-09-25T18:07:00Z" w:initials="U">
    <w:p w14:paraId="26000000">
      <w:pPr>
        <w:overflowPunct w:val="false"/>
        <w:spacing w:lineRule="auto" w:line="240"/>
        <w:jc w:val="start"/>
        <w:rPr/>
      </w:pPr>
      <w:r>
        <w:annotationRef/>
      </w:r>
      <w:r>
        <w:rPr>
          <w:rFonts w:eastAsia="Segoe UI" w:ascii="Liberation Serif" w:hAnsi="Liberation Serif" w:cs="Tahoma"/>
          <w:lang w:eastAsia="en-US" w:val="en-US" w:bidi="en-US"/>
        </w:rPr>
        <w:t>Ok, reescrevi</w:t>
      </w:r>
    </w:p>
  </w:comment>
  <w:comment w:id="40" w:author="Matheus Machado Gomes" w:date="2025-09-16T15:17:00Z" w:initials="MMG">
    <w:p>
      <w:pPr>
        <w:overflowPunct w:val="false"/>
        <w:spacing w:lineRule="auto" w:line="240"/>
        <w:jc w:val="start"/>
        <w:rPr/>
      </w:pPr>
      <w:r>
        <w:annotationRef/>
      </w:r>
      <w:r>
        <w:rPr>
          <w:rFonts w:eastAsia="Segoe UI" w:ascii="Liberation Serif" w:hAnsi="Liberation Serif" w:cs="Tahoma"/>
          <w:lang w:eastAsia="en-US" w:val="en-US" w:bidi="en-US"/>
        </w:rPr>
        <w:t xml:space="preserve">Retire o tópico e transforme numa topic sentence. </w:t>
      </w:r>
    </w:p>
    <w:p>
      <w:pPr>
        <w:overflowPunct w:val="false"/>
        <w:spacing w:lineRule="auto" w:line="240"/>
        <w:jc w:val="start"/>
        <w:rPr/>
      </w:pPr>
      <w:r>
        <w:rPr>
          <w:rFonts w:eastAsia="Segoe UI" w:ascii="Liberation Serif" w:hAnsi="Liberation Serif" w:cs="Tahoma"/>
          <w:lang w:eastAsia="en-US" w:val="en-US" w:bidi="en-US"/>
        </w:rPr>
        <w:t xml:space="preserve">Exemplo: Alguns estudos buscaram elucidar possíveis variáveis que afetariam o desempenho no HS e HSW. </w:t>
      </w:r>
    </w:p>
  </w:comment>
  <w:comment w:id="42" w:author="Matheus Machado Gomes" w:date="2025-09-16T15:20:00Z" w:initials="MMG">
    <w:p w14:paraId="27000000">
      <w:pPr>
        <w:overflowPunct w:val="false"/>
        <w:spacing w:lineRule="auto" w:line="240"/>
        <w:jc w:val="start"/>
        <w:rPr/>
      </w:pPr>
      <w:r>
        <w:annotationRef/>
      </w:r>
      <w:r>
        <w:rPr>
          <w:rFonts w:eastAsia="Segoe UI" w:ascii="Liberation Serif" w:hAnsi="Liberation Serif" w:cs="Tahoma"/>
          <w:lang w:eastAsia="en-US" w:val="en-US" w:bidi="en-US"/>
        </w:rPr>
        <w:t xml:space="preserve">Essa primeira frase tem que mudar de lugar no texto. Está mais para uma justificativa (relevância de seu estudo) e deve vir mais para o final da introdução. </w:t>
      </w:r>
    </w:p>
  </w:comment>
  <w:comment w:id="41" w:author="User" w:date="2025-09-25T18:15:00Z" w:initials="U">
    <w:p w14:paraId="28000000">
      <w:pPr>
        <w:overflowPunct w:val="false"/>
        <w:spacing w:lineRule="auto" w:line="240"/>
        <w:jc w:val="start"/>
        <w:rPr/>
      </w:pPr>
      <w:r>
        <w:annotationRef/>
      </w:r>
      <w:r>
        <w:rPr>
          <w:rFonts w:eastAsia="Segoe UI" w:ascii="Liberation Serif" w:hAnsi="Liberation Serif" w:cs="Tahoma"/>
          <w:lang w:eastAsia="en-US" w:val="en-US" w:bidi="en-US"/>
        </w:rPr>
        <w:t>Ok. Vou coloca no final da introdução</w:t>
      </w:r>
    </w:p>
  </w:comment>
  <w:comment w:id="44" w:author="Matheus Machado Gomes" w:date="2025-09-16T15:21:00Z" w:initials="MMG">
    <w:p w14:paraId="29000000">
      <w:pPr>
        <w:overflowPunct w:val="false"/>
        <w:spacing w:lineRule="auto" w:line="240"/>
        <w:jc w:val="start"/>
        <w:rPr/>
      </w:pPr>
      <w:r>
        <w:annotationRef/>
      </w:r>
      <w:r>
        <w:rPr>
          <w:rFonts w:eastAsia="Segoe UI" w:ascii="Liberation Serif" w:hAnsi="Liberation Serif" w:cs="Tahoma"/>
          <w:lang w:eastAsia="en-US" w:val="en-US" w:bidi="en-US"/>
        </w:rPr>
        <w:t>O que seria isso? Está muito subjetivo.  Seja um pouco mais específico</w:t>
      </w:r>
    </w:p>
  </w:comment>
  <w:comment w:id="43" w:author="User" w:date="2025-09-25T18:48:00Z" w:initials="U">
    <w:p w14:paraId="2a000000">
      <w:pPr>
        <w:overflowPunct w:val="false"/>
        <w:spacing w:lineRule="auto" w:line="240"/>
        <w:jc w:val="start"/>
        <w:rPr/>
      </w:pPr>
      <w:r>
        <w:annotationRef/>
      </w:r>
      <w:r>
        <w:rPr>
          <w:rFonts w:eastAsia="Segoe UI" w:ascii="Liberation Serif" w:hAnsi="Liberation Serif" w:cs="Tahoma"/>
          <w:lang w:eastAsia="en-US" w:val="en-US" w:bidi="en-US"/>
        </w:rPr>
        <w:t>descrevi</w:t>
      </w:r>
    </w:p>
  </w:comment>
  <w:comment w:id="45" w:author="Matheus Machado Gomes" w:date="2025-09-16T15:23:00Z" w:initials="MMG">
    <w:p w14:paraId="2b000000">
      <w:pPr>
        <w:overflowPunct w:val="false"/>
        <w:spacing w:lineRule="auto" w:line="240"/>
        <w:jc w:val="start"/>
        <w:rPr/>
      </w:pPr>
      <w:r>
        <w:annotationRef/>
      </w:r>
      <w:r>
        <w:rPr>
          <w:rFonts w:eastAsia="Segoe UI" w:ascii="Liberation Serif" w:hAnsi="Liberation Serif" w:cs="Tahoma"/>
          <w:lang w:eastAsia="en-US" w:val="en-US" w:bidi="en-US"/>
        </w:rPr>
        <w:t>Como X, Y, Z</w:t>
      </w:r>
    </w:p>
  </w:comment>
  <w:comment w:id="46" w:author="Autor desconhecido" w:date="2025-09-27T20:18:56Z" w:initials="">
    <w:p>
      <w:pPr>
        <w:overflowPunct w:val="false"/>
        <w:spacing w:lineRule="auto" w:line="240"/>
        <w:jc w:val="start"/>
        <w:rPr/>
      </w:pPr>
      <w:r>
        <w:annotationRef/>
      </w:r>
      <w:r>
        <w:rPr>
          <w:rFonts w:eastAsia="Segoe UI" w:ascii="Liberation Serif" w:hAnsi="Liberation Serif" w:cs="Tahoma"/>
          <w:i/>
          <w:sz w:val="16"/>
          <w:lang w:eastAsia="en-US" w:val="en-US" w:bidi="en-US"/>
        </w:rPr>
        <w:t>Em resposta a Matheus Machado Gomes (15/09/2025, 16:30): "..."</w:t>
      </w:r>
    </w:p>
    <w:p w14:paraId="2c000000">
      <w:pPr>
        <w:overflowPunct w:val="false"/>
        <w:spacing w:lineRule="auto" w:line="240"/>
        <w:jc w:val="start"/>
        <w:rPr/>
      </w:pPr>
      <w:r>
        <w:rPr>
          <w:rFonts w:eastAsia="Segoe UI" w:ascii="Liberation Serif" w:hAnsi="Liberation Serif" w:cs="Tahoma"/>
          <w:lang w:eastAsia="en-US" w:val="en-US" w:bidi="en-US"/>
        </w:rPr>
        <w:t>Descrevi e reescrevi acima em verde</w:t>
      </w:r>
    </w:p>
  </w:comment>
  <w:comment w:id="47" w:author="Matheus Machado Gomes" w:date="2025-09-16T15:25:00Z" w:initials="MMG">
    <w:p>
      <w:pPr>
        <w:overflowPunct w:val="false"/>
        <w:spacing w:lineRule="auto" w:line="240"/>
        <w:jc w:val="start"/>
        <w:rPr/>
      </w:pPr>
      <w:r>
        <w:annotationRef/>
      </w:r>
      <w:r>
        <w:rPr>
          <w:rFonts w:eastAsia="Segoe UI" w:ascii="Liberation Serif" w:hAnsi="Liberation Serif" w:cs="Tahoma"/>
          <w:lang w:eastAsia="en-US" w:val="en-US" w:bidi="en-US"/>
        </w:rPr>
        <w:t xml:space="preserve">Revise esse parágrafo e retire as partes que dizem o que seu estudo irá fazer. Isso deve aparecer nos métodos e não aqui. Revise e mantenha o que já se sabe e destaque a importância de avaliar os parâmetros (ex, força X,Y,Z) mas sem dizer aqui que é isso que sua pesquisa vai fazer. </w:t>
      </w:r>
    </w:p>
    <w:p>
      <w:pPr>
        <w:overflowPunct w:val="false"/>
        <w:spacing w:lineRule="auto" w:line="240"/>
        <w:jc w:val="start"/>
        <w:rPr/>
      </w:pPr>
      <w:r>
        <w:rPr>
          <w:rFonts w:eastAsia="Segoe UI" w:ascii="Liberation Serif" w:hAnsi="Liberation Serif" w:cs="Tahoma"/>
          <w:lang w:eastAsia="en-US" w:val="en-US" w:bidi="en-US"/>
        </w:rPr>
      </w:r>
    </w:p>
    <w:p w14:paraId="2d000000">
      <w:pPr>
        <w:overflowPunct w:val="false"/>
        <w:spacing w:lineRule="auto" w:line="240"/>
        <w:jc w:val="start"/>
        <w:rPr/>
      </w:pPr>
      <w:r>
        <w:rPr>
          <w:rFonts w:eastAsia="Segoe UI" w:ascii="Liberation Serif" w:hAnsi="Liberation Serif" w:cs="Tahoma"/>
          <w:lang w:eastAsia="en-US" w:val="en-US" w:bidi="en-US"/>
        </w:rPr>
        <w:t xml:space="preserve">Em muitas partes daqui para baixo está descrevendo o que o estudo irá fazer. Retire esses trecho e aponte somente as lacunas e a relevância de preenche-las. </w:t>
      </w:r>
    </w:p>
  </w:comment>
  <w:comment w:id="48" w:author="Autor desconhecido" w:date="2025-09-27T20:28:39Z" w:initials="">
    <w:p>
      <w:pPr>
        <w:overflowPunct w:val="false"/>
        <w:spacing w:lineRule="auto" w:line="240"/>
        <w:jc w:val="start"/>
        <w:rPr/>
      </w:pPr>
      <w:r>
        <w:annotationRef/>
      </w:r>
      <w:r>
        <w:rPr>
          <w:rFonts w:eastAsia="Segoe UI" w:ascii="Liberation Serif" w:hAnsi="Liberation Serif" w:cs="Tahoma"/>
          <w:i/>
          <w:sz w:val="16"/>
          <w:lang w:eastAsia="en-US" w:val="en-US" w:bidi="en-US"/>
        </w:rPr>
        <w:t>Em resposta a Matheus Machado Gomes (15/09/2025, 16:30): "..."</w:t>
      </w:r>
    </w:p>
    <w:p w14:paraId="2e000000">
      <w:pPr>
        <w:overflowPunct w:val="false"/>
        <w:spacing w:lineRule="auto" w:line="240"/>
        <w:jc w:val="start"/>
        <w:rPr/>
      </w:pPr>
      <w:r>
        <w:rPr>
          <w:rFonts w:eastAsia="Segoe UI" w:ascii="Liberation Serif" w:hAnsi="Liberation Serif" w:cs="Tahoma"/>
          <w:lang w:eastAsia="en-US" w:val="en-US" w:bidi="en-US"/>
        </w:rPr>
        <w:t xml:space="preserve">Ok, modifiquei para apenas falar das variaveis e transferi o que proponho fazer nos métodos. Eu achei que introdução eu deveria já explicar o que e o porque eu proponho fazer e os metodos seria só o descritivo, a receita do bolo. </w:t>
      </w:r>
    </w:p>
  </w:comment>
  <w:comment w:id="49" w:author="Matheus Machado Gomes" w:date="2025-09-16T15:27:00Z" w:initials="MMG">
    <w:p>
      <w:pPr>
        <w:overflowPunct w:val="false"/>
        <w:spacing w:lineRule="auto" w:line="240"/>
        <w:jc w:val="start"/>
        <w:rPr/>
      </w:pPr>
      <w:r>
        <w:annotationRef/>
      </w:r>
      <w:r>
        <w:rPr>
          <w:rFonts w:eastAsia="Segoe UI" w:ascii="Liberation Serif" w:hAnsi="Liberation Serif" w:cs="Tahoma"/>
          <w:lang w:eastAsia="en-US" w:val="en-US" w:bidi="en-US"/>
        </w:rPr>
        <w:t>Idem comentário anterior</w:t>
      </w:r>
    </w:p>
  </w:comment>
  <w:comment w:id="50" w:author="Matheus Machado Gomes" w:date="2025-09-16T15:29:00Z" w:initials="MMG">
    <w:p w14:paraId="2f000000">
      <w:pPr>
        <w:overflowPunct w:val="false"/>
        <w:spacing w:lineRule="auto" w:line="240"/>
        <w:jc w:val="start"/>
        <w:rPr/>
      </w:pPr>
      <w:r>
        <w:annotationRef/>
      </w:r>
      <w:r>
        <w:rPr>
          <w:rFonts w:eastAsia="Segoe UI" w:ascii="Liberation Serif" w:hAnsi="Liberation Serif" w:cs="Tahoma"/>
          <w:lang w:eastAsia="en-US" w:val="en-US" w:bidi="en-US"/>
        </w:rPr>
        <w:t>Revisar essa passagem em relação as frases anteriores. Membros longos seria melhor ou pior?</w:t>
      </w:r>
    </w:p>
  </w:comment>
  <w:comment w:id="51" w:author="Autor desconhecido" w:date="2025-09-27T20:47:50Z" w:initials="">
    <w:p>
      <w:pPr>
        <w:overflowPunct w:val="false"/>
        <w:spacing w:lineRule="auto" w:line="240"/>
        <w:jc w:val="start"/>
        <w:rPr/>
      </w:pPr>
      <w:r>
        <w:annotationRef/>
      </w:r>
      <w:r>
        <w:rPr>
          <w:rFonts w:eastAsia="Segoe UI" w:ascii="Liberation Serif" w:hAnsi="Liberation Serif" w:cs="Tahoma"/>
          <w:i/>
          <w:sz w:val="16"/>
          <w:lang w:eastAsia="en-US" w:val="en-US" w:bidi="en-US"/>
        </w:rPr>
        <w:t>Em resposta a Matheus Machado Gomes (15/09/2025, 16:30): "..."</w:t>
      </w:r>
    </w:p>
    <w:p w14:paraId="30000000">
      <w:pPr>
        <w:overflowPunct w:val="false"/>
        <w:spacing w:lineRule="auto" w:line="240"/>
        <w:jc w:val="start"/>
        <w:rPr/>
      </w:pPr>
      <w:r>
        <w:rPr>
          <w:rFonts w:eastAsia="Segoe UI" w:ascii="Liberation Serif" w:hAnsi="Liberation Serif" w:cs="Tahoma"/>
          <w:lang w:eastAsia="en-US" w:val="en-US" w:bidi="en-US"/>
        </w:rPr>
        <w:t>Como no anterior refiz o paragrafo em verde, amarelo o antigo</w:t>
      </w:r>
    </w:p>
  </w:comment>
  <w:comment w:id="52" w:author="Matheus Machado Gomes" w:date="2025-09-16T15:31:00Z" w:initials="MMG">
    <w:p>
      <w:pPr>
        <w:overflowPunct w:val="false"/>
        <w:spacing w:lineRule="auto" w:line="240"/>
        <w:jc w:val="start"/>
        <w:rPr/>
      </w:pPr>
      <w:r>
        <w:annotationRef/>
      </w:r>
      <w:r>
        <w:rPr>
          <w:rFonts w:eastAsia="Segoe UI" w:ascii="Liberation Serif" w:hAnsi="Liberation Serif" w:cs="Tahoma"/>
          <w:lang w:eastAsia="en-US" w:val="en-US" w:bidi="en-US"/>
        </w:rPr>
        <w:t>Falta um conector entre as frases. Ex. Outro ponto que merece ser analisado ....</w:t>
      </w:r>
    </w:p>
  </w:comment>
  <w:comment w:id="53" w:author="Matheus Machado Gomes" w:date="2025-09-16T15:31:00Z" w:initials="MMG">
    <w:p w14:paraId="31000000">
      <w:pPr>
        <w:overflowPunct w:val="false"/>
        <w:spacing w:lineRule="auto" w:line="240"/>
        <w:jc w:val="start"/>
        <w:rPr/>
      </w:pPr>
      <w:r>
        <w:annotationRef/>
      </w:r>
      <w:r>
        <w:rPr>
          <w:rFonts w:eastAsia="Segoe UI" w:ascii="Liberation Serif" w:hAnsi="Liberation Serif" w:cs="Tahoma"/>
          <w:lang w:eastAsia="en-US" w:val="en-US" w:bidi="en-US"/>
        </w:rPr>
        <w:t>Novamente . A estrutura da introdução de um projeto de pesquisa não é dizer o que você vai fazer mas sim apontar as lacunas e como a descoberta dessa informações são importantes para contribuir com XYZ</w:t>
      </w:r>
    </w:p>
  </w:comment>
  <w:comment w:id="54" w:author="Autor desconhecido" w:date="2025-09-27T20:52:32Z" w:initials="">
    <w:p>
      <w:pPr>
        <w:overflowPunct w:val="false"/>
        <w:spacing w:lineRule="auto" w:line="240"/>
        <w:jc w:val="start"/>
        <w:rPr/>
      </w:pPr>
      <w:r>
        <w:annotationRef/>
      </w:r>
      <w:r>
        <w:rPr>
          <w:rFonts w:eastAsia="Segoe UI" w:ascii="Liberation Serif" w:hAnsi="Liberation Serif" w:cs="Tahoma"/>
          <w:i/>
          <w:sz w:val="16"/>
          <w:lang w:eastAsia="en-US" w:val="en-US" w:bidi="en-US"/>
        </w:rPr>
        <w:t>Em resposta a Matheus Machado Gomes (15/09/2025, 16:30): "..."</w:t>
      </w:r>
    </w:p>
    <w:p w14:paraId="32000000">
      <w:pPr>
        <w:overflowPunct w:val="false"/>
        <w:spacing w:lineRule="auto" w:line="240"/>
        <w:jc w:val="start"/>
        <w:rPr/>
      </w:pPr>
      <w:r>
        <w:rPr>
          <w:rFonts w:eastAsia="Segoe UI" w:ascii="Liberation Serif" w:hAnsi="Liberation Serif" w:cs="Tahoma"/>
          <w:lang w:eastAsia="en-US" w:val="en-US" w:bidi="en-US"/>
        </w:rPr>
        <w:t>Idem ao anterior</w:t>
      </w:r>
    </w:p>
  </w:comment>
  <w:comment w:id="55" w:author="Matheus Machado Gomes" w:date="2025-09-16T15:34:00Z" w:initials="MMG">
    <w:p w14:paraId="33000000">
      <w:pPr>
        <w:overflowPunct w:val="false"/>
        <w:spacing w:lineRule="auto" w:line="240"/>
        <w:jc w:val="start"/>
        <w:rPr/>
      </w:pPr>
      <w:r>
        <w:annotationRef/>
      </w:r>
      <w:r>
        <w:rPr>
          <w:rFonts w:eastAsia="Segoe UI" w:ascii="Liberation Serif" w:hAnsi="Liberation Serif" w:cs="Tahoma"/>
          <w:lang w:eastAsia="en-US" w:val="en-US" w:bidi="en-US"/>
        </w:rPr>
        <w:t xml:space="preserve">Idem anterior. </w:t>
      </w:r>
    </w:p>
  </w:comment>
  <w:comment w:id="56" w:author="Autor desconhecido" w:date="2025-09-28T16:36:15Z" w:initials="">
    <w:p>
      <w:pPr>
        <w:overflowPunct w:val="false"/>
        <w:spacing w:lineRule="auto" w:line="240"/>
        <w:jc w:val="start"/>
        <w:rPr/>
      </w:pPr>
      <w:r>
        <w:annotationRef/>
      </w:r>
      <w:r>
        <w:rPr>
          <w:rFonts w:eastAsia="Segoe UI" w:ascii="Liberation Serif" w:hAnsi="Liberation Serif" w:cs="Tahoma"/>
          <w:i/>
          <w:sz w:val="16"/>
          <w:lang w:eastAsia="en-US" w:val="en-US" w:bidi="en-US"/>
        </w:rPr>
        <w:t>Em resposta a Matheus Machado Gomes (15/09/2025, 16:30): "..."</w:t>
      </w:r>
    </w:p>
    <w:p w14:paraId="34000000">
      <w:pPr>
        <w:overflowPunct w:val="false"/>
        <w:spacing w:lineRule="auto" w:line="240"/>
        <w:jc w:val="start"/>
        <w:rPr/>
      </w:pPr>
      <w:r>
        <w:rPr>
          <w:rFonts w:eastAsia="Segoe UI" w:ascii="Liberation Serif" w:hAnsi="Liberation Serif" w:cs="Tahoma"/>
          <w:lang w:eastAsia="en-US" w:val="en-US" w:bidi="en-US"/>
        </w:rPr>
        <w:t>Idem ao anterior</w:t>
      </w:r>
    </w:p>
  </w:comment>
  <w:comment w:id="57" w:author="Matheus Machado Gomes" w:date="2025-09-16T15:37:00Z" w:initials="MMG">
    <w:p>
      <w:pPr>
        <w:overflowPunct w:val="false"/>
        <w:spacing w:lineRule="auto" w:line="240"/>
        <w:jc w:val="start"/>
        <w:rPr/>
      </w:pPr>
      <w:r>
        <w:annotationRef/>
      </w:r>
      <w:r>
        <w:rPr>
          <w:rFonts w:eastAsia="Segoe UI" w:ascii="Liberation Serif" w:hAnsi="Liberation Serif" w:cs="Tahoma"/>
          <w:lang w:eastAsia="en-US" w:val="en-US" w:bidi="en-US"/>
        </w:rPr>
        <w:t>Idem comentário anterior</w:t>
      </w:r>
    </w:p>
  </w:comment>
  <w:comment w:id="58" w:author="Matheus Machado Gomes" w:date="2025-09-16T15:38:00Z" w:initials="MMG">
    <w:p w14:paraId="35000000">
      <w:pPr>
        <w:overflowPunct w:val="false"/>
        <w:spacing w:lineRule="auto" w:line="240"/>
        <w:jc w:val="start"/>
        <w:rPr/>
      </w:pPr>
      <w:r>
        <w:annotationRef/>
      </w:r>
      <w:r>
        <w:rPr>
          <w:rFonts w:eastAsia="Segoe UI" w:ascii="Liberation Serif" w:hAnsi="Liberation Serif" w:cs="Tahoma"/>
          <w:lang w:eastAsia="en-US" w:val="en-US" w:bidi="en-US"/>
        </w:rPr>
        <w:t>idem</w:t>
      </w:r>
    </w:p>
  </w:comment>
  <w:comment w:id="59" w:author="Autor desconhecido" w:date="2025-09-28T17:02:15Z" w:initials="">
    <w:p>
      <w:pPr>
        <w:overflowPunct w:val="false"/>
        <w:spacing w:lineRule="auto" w:line="240"/>
        <w:jc w:val="start"/>
        <w:rPr/>
      </w:pPr>
      <w:r>
        <w:annotationRef/>
      </w:r>
      <w:r>
        <w:rPr>
          <w:rFonts w:eastAsia="Segoe UI" w:ascii="Liberation Serif" w:hAnsi="Liberation Serif" w:cs="Tahoma"/>
          <w:i/>
          <w:sz w:val="16"/>
          <w:lang w:eastAsia="en-US" w:val="en-US" w:bidi="en-US"/>
        </w:rPr>
        <w:t>Em resposta a Matheus Machado Gomes (15/09/2025, 16:30): "..."</w:t>
      </w:r>
    </w:p>
    <w:p w14:paraId="36000000">
      <w:pPr>
        <w:overflowPunct w:val="false"/>
        <w:spacing w:lineRule="auto" w:line="240"/>
        <w:jc w:val="start"/>
        <w:rPr/>
      </w:pPr>
      <w:r>
        <w:rPr>
          <w:rFonts w:eastAsia="Segoe UI" w:ascii="Liberation Serif" w:hAnsi="Liberation Serif" w:cs="Tahoma"/>
          <w:lang w:eastAsia="en-US" w:val="en-US" w:bidi="en-US"/>
        </w:rPr>
      </w:r>
    </w:p>
  </w:comment>
  <w:comment w:id="60" w:author="Matheus Machado Gomes" w:date="2025-09-16T15:38:00Z" w:initials="MMG">
    <w:p w14:paraId="37000000">
      <w:pPr>
        <w:overflowPunct w:val="false"/>
        <w:spacing w:lineRule="auto" w:line="240"/>
        <w:jc w:val="start"/>
        <w:rPr/>
      </w:pPr>
      <w:r>
        <w:annotationRef/>
      </w:r>
      <w:r>
        <w:rPr>
          <w:rFonts w:eastAsia="Segoe UI" w:ascii="Liberation Serif" w:hAnsi="Liberation Serif" w:cs="Tahoma"/>
          <w:lang w:eastAsia="en-US" w:val="en-US" w:bidi="en-US"/>
        </w:rPr>
        <w:t>idem</w:t>
      </w:r>
    </w:p>
  </w:comment>
  <w:comment w:id="61" w:author="Autor desconhecido" w:date="2025-09-28T17:06:50Z" w:initials="">
    <w:p>
      <w:pPr>
        <w:overflowPunct w:val="false"/>
        <w:spacing w:lineRule="auto" w:line="240"/>
        <w:jc w:val="start"/>
        <w:rPr/>
      </w:pPr>
      <w:r>
        <w:annotationRef/>
      </w:r>
      <w:r>
        <w:rPr>
          <w:rFonts w:eastAsia="Segoe UI" w:ascii="Liberation Serif" w:hAnsi="Liberation Serif" w:cs="Tahoma"/>
          <w:i/>
          <w:sz w:val="16"/>
          <w:lang w:eastAsia="en-US" w:val="en-US" w:bidi="en-US"/>
        </w:rPr>
        <w:t>Em resposta a Matheus Machado Gomes (15/09/2025, 16:30): "..."</w:t>
      </w:r>
    </w:p>
    <w:p>
      <w:pPr>
        <w:overflowPunct w:val="false"/>
        <w:spacing w:lineRule="auto" w:line="240"/>
        <w:jc w:val="start"/>
        <w:rPr/>
      </w:pPr>
      <w:r>
        <w:rPr>
          <w:rFonts w:eastAsia="Segoe UI" w:ascii="Liberation Serif" w:hAnsi="Liberation Serif" w:cs="Tahoma"/>
          <w:lang w:eastAsia="en-US" w:val="en-US" w:bidi="en-US"/>
        </w:rPr>
        <w:t>Refeito</w:t>
      </w:r>
    </w:p>
    <w:p w14:paraId="38000000">
      <w:pPr>
        <w:overflowPunct w:val="false"/>
        <w:spacing w:lineRule="auto" w:line="240"/>
        <w:jc w:val="start"/>
        <w:rPr/>
      </w:pPr>
      <w:r>
        <w:rPr>
          <w:rFonts w:eastAsia="Segoe UI" w:ascii="Liberation Serif" w:hAnsi="Liberation Serif" w:cs="Tahoma"/>
          <w:lang w:eastAsia="en-US" w:val="en-US" w:bidi="en-US"/>
        </w:rPr>
      </w:r>
    </w:p>
  </w:comment>
  <w:comment w:id="62" w:author="Matheus Machado Gomes" w:date="2025-09-16T15:39:00Z" w:initials="MMG">
    <w:p w14:paraId="39000000">
      <w:pPr>
        <w:overflowPunct w:val="false"/>
        <w:spacing w:lineRule="auto" w:line="240"/>
        <w:jc w:val="start"/>
        <w:rPr/>
      </w:pPr>
      <w:r>
        <w:annotationRef/>
      </w:r>
      <w:r>
        <w:rPr>
          <w:rFonts w:eastAsia="Segoe UI" w:ascii="Liberation Serif" w:hAnsi="Liberation Serif" w:cs="Tahoma"/>
          <w:lang w:eastAsia="en-US" w:val="en-US" w:bidi="en-US"/>
        </w:rPr>
        <w:t>confuso. Melhorar</w:t>
      </w:r>
    </w:p>
  </w:comment>
  <w:comment w:id="63" w:author="Autor desconhecido" w:date="2025-09-28T17:07:05Z" w:initials="">
    <w:p>
      <w:pPr>
        <w:overflowPunct w:val="false"/>
        <w:spacing w:lineRule="auto" w:line="240"/>
        <w:jc w:val="start"/>
        <w:rPr/>
      </w:pPr>
      <w:r>
        <w:annotationRef/>
      </w:r>
      <w:r>
        <w:rPr>
          <w:rFonts w:eastAsia="Segoe UI" w:ascii="Liberation Serif" w:hAnsi="Liberation Serif" w:cs="Tahoma"/>
          <w:i/>
          <w:sz w:val="16"/>
          <w:lang w:eastAsia="en-US" w:val="en-US" w:bidi="en-US"/>
        </w:rPr>
        <w:t>Em resposta a Matheus Machado Gomes (15/09/2025, 16:30): "..."</w:t>
      </w:r>
    </w:p>
    <w:p w14:paraId="3a000000">
      <w:pPr>
        <w:overflowPunct w:val="false"/>
        <w:spacing w:lineRule="auto" w:line="240"/>
        <w:jc w:val="start"/>
        <w:rPr/>
      </w:pPr>
      <w:r>
        <w:rPr>
          <w:rFonts w:eastAsia="Segoe UI" w:ascii="Liberation Serif" w:hAnsi="Liberation Serif" w:cs="Tahoma"/>
          <w:lang w:eastAsia="en-US" w:val="en-US" w:bidi="en-US"/>
        </w:rPr>
        <w:t xml:space="preserve">Expandi a ideia e coloquei referencias </w:t>
      </w:r>
    </w:p>
  </w:comment>
  <w:comment w:id="64" w:author="Matheus Machado Gomes" w:date="2025-09-16T15:39:00Z" w:initials="MMG">
    <w:p w14:paraId="3b000000">
      <w:pPr>
        <w:overflowPunct w:val="false"/>
        <w:spacing w:lineRule="auto" w:line="240"/>
        <w:jc w:val="start"/>
        <w:rPr/>
      </w:pPr>
      <w:r>
        <w:annotationRef/>
      </w:r>
      <w:r>
        <w:rPr>
          <w:rFonts w:eastAsia="Segoe UI" w:ascii="Liberation Serif" w:hAnsi="Liberation Serif" w:cs="Tahoma"/>
          <w:lang w:eastAsia="en-US" w:val="en-US" w:bidi="en-US"/>
        </w:rPr>
        <w:t>isso é método, não introdução</w:t>
      </w:r>
    </w:p>
  </w:comment>
  <w:comment w:id="65" w:author="Autor desconhecido" w:date="2025-09-28T17:20:08Z" w:initials="">
    <w:p>
      <w:pPr>
        <w:overflowPunct w:val="false"/>
        <w:spacing w:lineRule="auto" w:line="240"/>
        <w:jc w:val="start"/>
        <w:rPr/>
      </w:pPr>
      <w:r>
        <w:annotationRef/>
      </w:r>
      <w:r>
        <w:rPr>
          <w:rFonts w:eastAsia="Segoe UI" w:ascii="Liberation Serif" w:hAnsi="Liberation Serif" w:cs="Tahoma"/>
          <w:i/>
          <w:sz w:val="16"/>
          <w:lang w:eastAsia="en-US" w:val="en-US" w:bidi="en-US"/>
        </w:rPr>
        <w:t>Em resposta a Matheus Machado Gomes (15/09/2025, 16:30): "..."</w:t>
      </w:r>
    </w:p>
    <w:p w14:paraId="3c000000">
      <w:pPr>
        <w:overflowPunct w:val="false"/>
        <w:spacing w:lineRule="auto" w:line="240"/>
        <w:jc w:val="start"/>
        <w:rPr/>
      </w:pPr>
      <w:r>
        <w:rPr>
          <w:rFonts w:eastAsia="Segoe UI" w:ascii="Liberation Serif" w:hAnsi="Liberation Serif" w:cs="Tahoma"/>
          <w:lang w:eastAsia="en-US" w:val="en-US" w:bidi="en-US"/>
        </w:rPr>
        <w:t>Vou transferir pra seção do metodo</w:t>
      </w:r>
    </w:p>
  </w:comment>
  <w:comment w:id="66" w:author="Matheus Machado Gomes" w:date="2025-09-16T15:39:00Z" w:initials="MMG">
    <w:p w14:paraId="3d000000">
      <w:pPr>
        <w:overflowPunct w:val="false"/>
        <w:spacing w:lineRule="auto" w:line="240"/>
        <w:jc w:val="start"/>
        <w:rPr/>
      </w:pPr>
      <w:r>
        <w:annotationRef/>
      </w:r>
      <w:r>
        <w:rPr>
          <w:rFonts w:eastAsia="Segoe UI" w:ascii="Liberation Serif" w:hAnsi="Liberation Serif" w:cs="Tahoma"/>
          <w:lang w:eastAsia="en-US" w:val="en-US" w:bidi="en-US"/>
        </w:rPr>
        <w:t>método</w:t>
      </w:r>
    </w:p>
  </w:comment>
  <w:comment w:id="67" w:author="Autor desconhecido" w:date="2025-09-28T17:20:19Z" w:initials="">
    <w:p>
      <w:pPr>
        <w:overflowPunct w:val="false"/>
        <w:spacing w:lineRule="auto" w:line="240"/>
        <w:jc w:val="start"/>
        <w:rPr/>
      </w:pPr>
      <w:r>
        <w:annotationRef/>
      </w:r>
      <w:r>
        <w:rPr>
          <w:rFonts w:eastAsia="Segoe UI" w:ascii="Liberation Serif" w:hAnsi="Liberation Serif" w:cs="Tahoma"/>
          <w:i/>
          <w:sz w:val="16"/>
          <w:lang w:eastAsia="en-US" w:val="en-US" w:bidi="en-US"/>
        </w:rPr>
        <w:t>Em resposta a Matheus Machado Gomes (15/09/2025, 16:30): "..."</w:t>
      </w:r>
    </w:p>
    <w:p w14:paraId="3e000000">
      <w:pPr>
        <w:overflowPunct w:val="false"/>
        <w:spacing w:lineRule="auto" w:line="240"/>
        <w:jc w:val="start"/>
        <w:rPr/>
      </w:pPr>
      <w:r>
        <w:rPr>
          <w:rFonts w:eastAsia="Segoe UI" w:ascii="Liberation Serif" w:hAnsi="Liberation Serif" w:cs="Tahoma"/>
          <w:lang w:eastAsia="en-US" w:val="en-US" w:bidi="en-US"/>
        </w:rPr>
      </w:r>
    </w:p>
  </w:comment>
  <w:comment w:id="69" w:author="Matheus Machado Gomes" w:date="2025-09-16T15:20:00Z" w:initials="MMG">
    <w:p w14:paraId="3f000000">
      <w:pPr>
        <w:overflowPunct w:val="false"/>
        <w:spacing w:lineRule="auto" w:line="240"/>
        <w:jc w:val="start"/>
        <w:rPr/>
      </w:pPr>
      <w:r>
        <w:annotationRef/>
      </w:r>
      <w:r>
        <w:rPr>
          <w:rFonts w:eastAsia="Segoe UI" w:ascii="Liberation Serif" w:hAnsi="Liberation Serif" w:cs="Tahoma"/>
          <w:lang w:eastAsia="en-US" w:val="en-US" w:bidi="en-US"/>
        </w:rPr>
        <w:t xml:space="preserve">Essa primeira frase tem que mudar de lugar no texto. Está mais para uma justificativa (relevância de seu estudo) e deve vir mais para o final da introdução. </w:t>
      </w:r>
    </w:p>
  </w:comment>
  <w:comment w:id="68" w:author="User" w:date="2025-09-25T18:15:00Z" w:initials="U">
    <w:p w14:paraId="40000000">
      <w:pPr>
        <w:overflowPunct w:val="false"/>
        <w:spacing w:lineRule="auto" w:line="240"/>
        <w:jc w:val="start"/>
        <w:rPr/>
      </w:pPr>
      <w:r>
        <w:annotationRef/>
      </w:r>
      <w:r>
        <w:rPr>
          <w:rFonts w:eastAsia="Segoe UI" w:ascii="Liberation Serif" w:hAnsi="Liberation Serif" w:cs="Tahoma"/>
          <w:lang w:eastAsia="en-US" w:val="en-US" w:bidi="en-US"/>
        </w:rPr>
        <w:t>Ok. Vou colocar no final da introdução em verde</w:t>
      </w:r>
    </w:p>
  </w:comment>
  <w:comment w:id="70" w:author="Matheus Machado Gomes" w:date="2025-09-16T15:43:00Z" w:initials="MMG">
    <w:p w14:paraId="41000000">
      <w:pPr>
        <w:overflowPunct w:val="false"/>
        <w:spacing w:lineRule="auto" w:line="240"/>
        <w:jc w:val="start"/>
        <w:rPr/>
      </w:pPr>
      <w:r>
        <w:annotationRef/>
      </w:r>
      <w:r>
        <w:rPr>
          <w:rFonts w:eastAsia="Segoe UI" w:ascii="Liberation Serif" w:hAnsi="Liberation Serif" w:cs="Tahoma"/>
          <w:lang w:eastAsia="en-US" w:val="en-US" w:bidi="en-US"/>
        </w:rPr>
        <w:t xml:space="preserve">Tem muitas hipóteses. Deixar mais sucinto. Colocar somente as mais relevantes. Também sugiro que retire o Quadro 3. </w:t>
      </w:r>
    </w:p>
  </w:comment>
  <w:comment w:id="71" w:author="Autor desconhecido" w:date="2025-09-28T17:23:12Z" w:initials="">
    <w:p>
      <w:pPr>
        <w:overflowPunct w:val="false"/>
        <w:spacing w:lineRule="auto" w:line="240"/>
        <w:jc w:val="start"/>
        <w:rPr/>
      </w:pPr>
      <w:r>
        <w:annotationRef/>
      </w:r>
      <w:r>
        <w:rPr>
          <w:rFonts w:eastAsia="Segoe UI" w:ascii="Liberation Serif" w:hAnsi="Liberation Serif" w:cs="Tahoma"/>
          <w:i/>
          <w:sz w:val="16"/>
          <w:lang w:eastAsia="en-US" w:val="en-US" w:bidi="en-US"/>
        </w:rPr>
        <w:t>Em resposta a Matheus Machado Gomes (15/09/2025, 16:30): "..."</w:t>
      </w:r>
    </w:p>
    <w:p w14:paraId="42000000">
      <w:pPr>
        <w:overflowPunct w:val="false"/>
        <w:spacing w:lineRule="auto" w:line="240"/>
        <w:jc w:val="start"/>
        <w:rPr/>
      </w:pPr>
      <w:r>
        <w:rPr>
          <w:rFonts w:eastAsia="Segoe UI" w:ascii="Liberation Serif" w:hAnsi="Liberation Serif" w:cs="Tahoma"/>
          <w:lang w:eastAsia="en-US" w:val="en-US" w:bidi="en-US"/>
        </w:rPr>
        <w:t>Ok. Nova versão em verde e quadro 3 retirado</w:t>
      </w:r>
    </w:p>
  </w:comment>
  <w:comment w:id="72" w:author="Matheus Machado Gomes" w:date="2025-09-16T15:42:00Z" w:initials="MMG">
    <w:p w14:paraId="43000000">
      <w:pPr>
        <w:overflowPunct w:val="false"/>
        <w:spacing w:lineRule="auto" w:line="240"/>
        <w:jc w:val="start"/>
        <w:rPr/>
      </w:pPr>
      <w:r>
        <w:annotationRef/>
      </w:r>
      <w:r>
        <w:rPr>
          <w:rFonts w:eastAsia="Segoe UI" w:ascii="Liberation Serif" w:hAnsi="Liberation Serif" w:cs="Tahoma"/>
          <w:lang w:eastAsia="en-US" w:val="en-US" w:bidi="en-US"/>
        </w:rPr>
        <w:t xml:space="preserve">Ficou muito boa essa parte. </w:t>
      </w:r>
    </w:p>
  </w:comment>
  <w:comment w:id="73" w:author="Autor desconhecido" w:date="2025-09-28T17:23:40Z" w:initials="">
    <w:p>
      <w:pPr>
        <w:overflowPunct w:val="false"/>
        <w:spacing w:lineRule="auto" w:line="240"/>
        <w:jc w:val="start"/>
        <w:rPr/>
      </w:pPr>
      <w:r>
        <w:annotationRef/>
      </w:r>
      <w:r>
        <w:rPr>
          <w:rFonts w:eastAsia="Segoe UI" w:ascii="Liberation Serif" w:hAnsi="Liberation Serif" w:cs="Tahoma"/>
          <w:i/>
          <w:sz w:val="16"/>
          <w:lang w:eastAsia="en-US" w:val="en-US" w:bidi="en-US"/>
        </w:rPr>
        <w:t>Em resposta a Matheus Machado Gomes (15/09/2025, 16:30): "..."</w:t>
      </w:r>
    </w:p>
    <w:p w14:paraId="44000000">
      <w:pPr>
        <w:overflowPunct w:val="false"/>
        <w:spacing w:lineRule="auto" w:line="240"/>
        <w:jc w:val="start"/>
        <w:rPr/>
      </w:pPr>
      <w:r>
        <w:rPr>
          <w:rFonts w:eastAsia="Segoe UI" w:ascii="Liberation Serif" w:hAnsi="Liberation Serif" w:cs="Tahoma"/>
          <w:lang w:eastAsia="en-US" w:val="en-US" w:bidi="en-US"/>
        </w:rPr>
        <w:t>Obrigado. Pelos menos acertei uma haha brincadeira.</w:t>
      </w:r>
    </w:p>
  </w:comment>
  <w:comment w:id="74" w:author="Matheus Machado Gomes" w:date="2025-09-15T15:59:00Z" w:initials="MMG">
    <w:p w14:paraId="45000000">
      <w:pPr>
        <w:overflowPunct w:val="false"/>
        <w:spacing w:lineRule="auto" w:line="240"/>
        <w:jc w:val="start"/>
        <w:rPr/>
      </w:pPr>
      <w:r>
        <w:annotationRef/>
      </w:r>
      <w:r>
        <w:rPr>
          <w:rFonts w:eastAsia="Segoe UI" w:ascii="Liberation Serif" w:hAnsi="Liberation Serif" w:cs="Tahoma"/>
          <w:lang w:eastAsia="en-US" w:val="en-US" w:bidi="en-US"/>
        </w:rPr>
        <w:t xml:space="preserve">Sugiro colocar também um tópico de objetivos específicos e </w:t>
      </w:r>
    </w:p>
  </w:comment>
  <w:comment w:id="75" w:author="Autor desconhecido" w:date="2025-09-28T18:24:29Z" w:initials="">
    <w:p>
      <w:pPr>
        <w:overflowPunct w:val="false"/>
        <w:spacing w:lineRule="auto" w:line="240"/>
        <w:jc w:val="start"/>
        <w:rPr/>
      </w:pPr>
      <w:r>
        <w:annotationRef/>
      </w:r>
      <w:r>
        <w:rPr>
          <w:rFonts w:eastAsia="Segoe UI" w:ascii="Liberation Serif" w:hAnsi="Liberation Serif" w:cs="Tahoma"/>
          <w:i/>
          <w:sz w:val="16"/>
          <w:lang w:eastAsia="en-US" w:val="en-US" w:bidi="en-US"/>
        </w:rPr>
        <w:t>Em resposta a Matheus Machado Gomes (15/09/2025, 16:30): "..."</w:t>
      </w:r>
    </w:p>
    <w:p w14:paraId="46000000">
      <w:pPr>
        <w:overflowPunct w:val="false"/>
        <w:spacing w:lineRule="auto" w:line="240"/>
        <w:jc w:val="start"/>
        <w:rPr/>
      </w:pPr>
      <w:r>
        <w:rPr>
          <w:rFonts w:eastAsia="Segoe UI" w:ascii="Liberation Serif" w:hAnsi="Liberation Serif" w:cs="Tahoma"/>
          <w:lang w:eastAsia="en-US" w:val="en-US" w:bidi="en-US"/>
        </w:rPr>
        <w:t>Feito</w:t>
      </w:r>
    </w:p>
  </w:comment>
  <w:comment w:id="76" w:author="Matheus Machado Gomes" w:date="2025-09-16T09:29:00Z" w:initials="MMG">
    <w:p>
      <w:pPr>
        <w:overflowPunct w:val="false"/>
        <w:spacing w:lineRule="auto" w:line="240"/>
        <w:jc w:val="start"/>
        <w:rPr/>
      </w:pPr>
      <w:r>
        <w:annotationRef/>
      </w:r>
      <w:r>
        <w:rPr>
          <w:rFonts w:eastAsia="Segoe UI" w:ascii="Liberation Serif" w:hAnsi="Liberation Serif" w:cs="Tahoma"/>
          <w:lang w:eastAsia="en-US" w:val="en-US" w:bidi="en-US"/>
        </w:rPr>
        <w:t>Sugestão de ordenamento dos subtópicos</w:t>
      </w:r>
    </w:p>
    <w:p>
      <w:pPr>
        <w:overflowPunct w:val="false"/>
        <w:spacing w:lineRule="auto" w:line="240"/>
        <w:jc w:val="start"/>
        <w:rPr/>
      </w:pPr>
      <w:r>
        <w:rPr>
          <w:rFonts w:eastAsia="Segoe UI" w:ascii="Liberation Serif" w:hAnsi="Liberation Serif" w:cs="Tahoma"/>
          <w:lang w:eastAsia="en-US" w:val="en-US" w:bidi="en-US"/>
        </w:rPr>
      </w:r>
    </w:p>
    <w:p>
      <w:pPr>
        <w:overflowPunct w:val="false"/>
        <w:spacing w:lineRule="auto" w:line="240"/>
        <w:jc w:val="start"/>
        <w:rPr/>
      </w:pPr>
      <w:r>
        <w:rPr>
          <w:rFonts w:eastAsia="Segoe UI" w:ascii="Liberation Serif" w:hAnsi="Liberation Serif" w:cs="Tahoma"/>
          <w:lang w:eastAsia="en-US" w:val="en-US" w:bidi="en-US"/>
        </w:rPr>
        <w:t>3.1 Delineamento experimenta</w:t>
      </w:r>
    </w:p>
    <w:p>
      <w:pPr>
        <w:overflowPunct w:val="false"/>
        <w:spacing w:lineRule="auto" w:line="240"/>
        <w:jc w:val="start"/>
        <w:rPr/>
      </w:pPr>
      <w:r>
        <w:rPr>
          <w:rFonts w:eastAsia="Segoe UI" w:ascii="Liberation Serif" w:hAnsi="Liberation Serif" w:cs="Tahoma"/>
          <w:lang w:eastAsia="en-US" w:val="en-US" w:bidi="en-US"/>
        </w:rPr>
        <w:t>3.2 Participantes</w:t>
      </w:r>
    </w:p>
    <w:p>
      <w:pPr>
        <w:overflowPunct w:val="false"/>
        <w:spacing w:lineRule="auto" w:line="240"/>
        <w:jc w:val="start"/>
        <w:rPr/>
      </w:pPr>
      <w:r>
        <w:rPr>
          <w:rFonts w:eastAsia="Segoe UI" w:ascii="Liberation Serif" w:hAnsi="Liberation Serif" w:cs="Tahoma"/>
          <w:lang w:eastAsia="en-US" w:val="en-US" w:bidi="en-US"/>
        </w:rPr>
        <w:t>3.3 Procedimentos (dentro os subtópicos das diferentes avaliações)</w:t>
      </w:r>
    </w:p>
    <w:p w14:paraId="47000000">
      <w:pPr>
        <w:overflowPunct w:val="false"/>
        <w:spacing w:lineRule="auto" w:line="240"/>
        <w:jc w:val="start"/>
        <w:rPr/>
      </w:pPr>
      <w:r>
        <w:rPr>
          <w:rFonts w:eastAsia="Segoe UI" w:ascii="Liberation Serif" w:hAnsi="Liberation Serif" w:cs="Tahoma"/>
          <w:lang w:eastAsia="en-US" w:val="en-US" w:bidi="en-US"/>
        </w:rPr>
        <w:t>3.4 Análise Estatística</w:t>
      </w:r>
    </w:p>
  </w:comment>
  <w:comment w:id="77" w:author="Autor desconhecido" w:date="2025-09-28T18:35:46Z" w:initials="">
    <w:p>
      <w:pPr>
        <w:overflowPunct w:val="false"/>
        <w:spacing w:lineRule="auto" w:line="240"/>
        <w:jc w:val="start"/>
        <w:rPr/>
      </w:pPr>
      <w:r>
        <w:annotationRef/>
      </w:r>
      <w:r>
        <w:rPr>
          <w:rFonts w:eastAsia="Segoe UI" w:ascii="Liberation Serif" w:hAnsi="Liberation Serif" w:cs="Tahoma"/>
          <w:i/>
          <w:sz w:val="16"/>
          <w:lang w:eastAsia="en-US" w:val="en-US" w:bidi="en-US"/>
        </w:rPr>
        <w:t>Em resposta a Matheus Machado Gomes (15/09/2025, 16:01): "..."</w:t>
      </w:r>
    </w:p>
    <w:p w14:paraId="48000000">
      <w:pPr>
        <w:overflowPunct w:val="false"/>
        <w:spacing w:lineRule="auto" w:line="240"/>
        <w:jc w:val="start"/>
        <w:rPr/>
      </w:pPr>
      <w:r>
        <w:rPr>
          <w:rFonts w:eastAsia="Segoe UI" w:ascii="Liberation Serif" w:hAnsi="Liberation Serif" w:cs="Tahoma"/>
          <w:lang w:eastAsia="en-US" w:val="en-US" w:bidi="en-US"/>
        </w:rPr>
        <w:t>Certo. Reordenado.</w:t>
      </w:r>
    </w:p>
  </w:comment>
  <w:comment w:id="78" w:author="Matheus Machado Gomes" w:date="2025-09-15T16:03:00Z" w:initials="MMG">
    <w:p>
      <w:pPr>
        <w:overflowPunct w:val="false"/>
        <w:spacing w:lineRule="auto" w:line="240"/>
        <w:jc w:val="start"/>
        <w:rPr/>
      </w:pPr>
      <w:r>
        <w:annotationRef/>
      </w:r>
      <w:r>
        <w:rPr>
          <w:rFonts w:eastAsia="Segoe UI" w:ascii="Liberation Serif" w:hAnsi="Liberation Serif" w:cs="Tahoma"/>
          <w:lang w:eastAsia="en-US" w:val="en-US" w:bidi="en-US"/>
        </w:rPr>
        <w:t>Normalmente é o primeiro item do método. Antes do item participantes.</w:t>
      </w:r>
    </w:p>
    <w:p>
      <w:pPr>
        <w:overflowPunct w:val="false"/>
        <w:spacing w:lineRule="auto" w:line="240"/>
        <w:jc w:val="start"/>
        <w:rPr/>
      </w:pPr>
      <w:r>
        <w:rPr>
          <w:rFonts w:eastAsia="Segoe UI" w:ascii="Liberation Serif" w:hAnsi="Liberation Serif" w:cs="Tahoma"/>
          <w:lang w:eastAsia="en-US" w:val="en-US" w:bidi="en-US"/>
        </w:rPr>
      </w:r>
    </w:p>
    <w:p>
      <w:pPr>
        <w:overflowPunct w:val="false"/>
        <w:spacing w:lineRule="auto" w:line="240"/>
        <w:jc w:val="start"/>
        <w:rPr/>
      </w:pPr>
      <w:r>
        <w:rPr>
          <w:rFonts w:eastAsia="Segoe UI" w:ascii="Liberation Serif" w:hAnsi="Liberation Serif" w:cs="Tahoma"/>
          <w:lang w:eastAsia="en-US" w:val="en-US" w:bidi="en-US"/>
        </w:rPr>
        <w:t xml:space="preserve">Outra coisa, seria legal elaborar uma figura com o delineamento (isso ajuda a entender o estudo). Porém, deixe para fazer isso ao final e somente se estiver com tempo sobrando. </w:t>
      </w:r>
    </w:p>
    <w:p>
      <w:pPr>
        <w:overflowPunct w:val="false"/>
        <w:spacing w:lineRule="auto" w:line="240"/>
        <w:jc w:val="start"/>
        <w:rPr/>
      </w:pPr>
      <w:r>
        <w:rPr>
          <w:rFonts w:eastAsia="Segoe UI" w:ascii="Liberation Serif" w:hAnsi="Liberation Serif" w:cs="Tahoma"/>
          <w:lang w:eastAsia="en-US" w:val="en-US" w:bidi="en-US"/>
        </w:rPr>
      </w:r>
    </w:p>
    <w:p>
      <w:pPr>
        <w:overflowPunct w:val="false"/>
        <w:spacing w:lineRule="auto" w:line="240"/>
        <w:jc w:val="start"/>
        <w:rPr/>
      </w:pPr>
      <w:r>
        <w:rPr>
          <w:rFonts w:eastAsia="Segoe UI" w:ascii="Liberation Serif" w:hAnsi="Liberation Serif" w:cs="Tahoma"/>
          <w:lang w:eastAsia="en-US" w:val="en-US" w:bidi="en-US"/>
        </w:rPr>
        <w:t>Coloquei a figura de delineamento de um projeto meu, que fiz no canva, só para você ter uma ideia.</w:t>
      </w:r>
    </w:p>
  </w:comment>
  <w:comment w:id="79" w:author="Autor desconhecido" w:date="2025-09-28T20:35:27Z" w:initials="">
    <w:p>
      <w:pPr>
        <w:overflowPunct w:val="false"/>
        <w:spacing w:lineRule="auto" w:line="240"/>
        <w:jc w:val="start"/>
        <w:rPr/>
      </w:pPr>
      <w:r>
        <w:annotationRef/>
      </w:r>
      <w:r>
        <w:rPr>
          <w:rFonts w:eastAsia="Segoe UI" w:ascii="Liberation Serif" w:hAnsi="Liberation Serif" w:cs="Tahoma"/>
          <w:lang w:eastAsia="en-US" w:val="en-US" w:bidi="en-US"/>
        </w:rPr>
        <w:t>Esse parte grifada em verde foram a que retirei da introdução que você disse que encaixavam no método. Confirma se faz sentido aqui e com desenrolar das informações que fui montando.</w:t>
      </w:r>
    </w:p>
  </w:comment>
  <w:comment w:id="80" w:author="Autor desconhecido" w:date="2025-09-28T19:27:48Z" w:initials="">
    <w:p>
      <w:pPr>
        <w:overflowPunct w:val="false"/>
        <w:spacing w:lineRule="auto" w:line="240"/>
        <w:jc w:val="start"/>
        <w:rPr/>
      </w:pPr>
      <w:r>
        <w:annotationRef/>
      </w:r>
      <w:r>
        <w:rPr>
          <w:rFonts w:eastAsia="Segoe UI" w:ascii="Liberation Serif" w:hAnsi="Liberation Serif" w:cs="Tahoma"/>
          <w:lang w:eastAsia="en-US" w:val="en-US" w:bidi="en-US"/>
        </w:rPr>
        <w:t>Movi da introdução para o método, está de acordo com o local que inseri dentro da seção?</w:t>
      </w:r>
    </w:p>
  </w:comment>
  <w:comment w:id="81" w:author="Autor desconhecido" w:date="2025-09-28T20:34:03Z" w:initials="">
    <w:p>
      <w:pPr>
        <w:overflowPunct w:val="false"/>
        <w:spacing w:lineRule="auto" w:line="240"/>
        <w:jc w:val="start"/>
        <w:rPr/>
      </w:pPr>
      <w:r>
        <w:annotationRef/>
      </w:r>
      <w:r>
        <w:rPr>
          <w:rFonts w:eastAsia="Segoe UI" w:ascii="Liberation Serif" w:hAnsi="Liberation Serif" w:cs="Tahoma"/>
          <w:lang w:eastAsia="en-US" w:val="en-US" w:bidi="en-US"/>
        </w:rPr>
        <w:t xml:space="preserve">Não considerei limite superior de idade mais como tinhamos conversado no dia da apresentação </w:t>
      </w:r>
    </w:p>
  </w:comment>
  <w:comment w:id="82" w:author="Matheus Machado Gomes" w:date="2025-09-15T16:36:00Z" w:initials="MMG">
    <w:p w14:paraId="49000000">
      <w:pPr>
        <w:overflowPunct w:val="false"/>
        <w:spacing w:lineRule="auto" w:line="240"/>
        <w:jc w:val="start"/>
        <w:rPr/>
      </w:pPr>
      <w:r>
        <w:annotationRef/>
      </w:r>
      <w:r>
        <w:rPr>
          <w:rFonts w:eastAsia="Segoe UI" w:ascii="Liberation Serif" w:hAnsi="Liberation Serif" w:cs="Tahoma"/>
          <w:lang w:eastAsia="en-US" w:val="en-US" w:bidi="en-US"/>
        </w:rPr>
        <w:t>Não tem um termo de português (ex. salas de Crossfit)</w:t>
      </w:r>
    </w:p>
  </w:comment>
  <w:comment w:id="83" w:author="Autor desconhecido" w:date="2025-09-28T18:55:48Z" w:initials="">
    <w:p>
      <w:pPr>
        <w:overflowPunct w:val="false"/>
        <w:spacing w:lineRule="auto" w:line="240"/>
        <w:jc w:val="start"/>
        <w:rPr/>
      </w:pPr>
      <w:r>
        <w:annotationRef/>
      </w:r>
      <w:r>
        <w:rPr>
          <w:rFonts w:eastAsia="Segoe UI" w:ascii="Liberation Serif" w:hAnsi="Liberation Serif" w:cs="Tahoma"/>
          <w:i/>
          <w:sz w:val="16"/>
          <w:lang w:eastAsia="en-US" w:val="en-US" w:bidi="en-US"/>
        </w:rPr>
        <w:t>Em resposta a Matheus Machado Gomes (15/09/2025, 16:01): "..."</w:t>
      </w:r>
    </w:p>
    <w:p w14:paraId="4a000000">
      <w:pPr>
        <w:overflowPunct w:val="false"/>
        <w:spacing w:lineRule="auto" w:line="240"/>
        <w:jc w:val="start"/>
        <w:rPr/>
      </w:pPr>
      <w:r>
        <w:rPr>
          <w:rFonts w:eastAsia="Segoe UI" w:ascii="Liberation Serif" w:hAnsi="Liberation Serif" w:cs="Tahoma"/>
          <w:lang w:eastAsia="en-US" w:val="en-US" w:bidi="en-US"/>
        </w:rPr>
        <w:t>É o termo empregado corriqueiramente já culturalmente consolidado, não se diz academia de crossfit, sala de crossfit, etc. Sempre refere-se por exemplo “qual box de crossft você treina?” e etc.</w:t>
      </w:r>
    </w:p>
  </w:comment>
  <w:comment w:id="84" w:author="Matheus Machado Gomes" w:date="2025-09-16T14:37:00Z" w:initials="MMG">
    <w:p w14:paraId="4b000000">
      <w:pPr>
        <w:overflowPunct w:val="false"/>
        <w:spacing w:lineRule="auto" w:line="240"/>
        <w:jc w:val="start"/>
        <w:rPr/>
      </w:pPr>
      <w:r>
        <w:annotationRef/>
      </w:r>
      <w:r>
        <w:rPr>
          <w:rFonts w:eastAsia="Segoe UI" w:ascii="Liberation Serif" w:hAnsi="Liberation Serif" w:cs="Tahoma"/>
          <w:lang w:eastAsia="en-US" w:val="en-US" w:bidi="en-US"/>
        </w:rPr>
        <w:t>(CEFISE, N2000 Pro, Nova Odessa, SP)</w:t>
      </w:r>
    </w:p>
  </w:comment>
  <w:comment w:id="85" w:author="Autor desconhecido" w:date="2025-09-28T19:18:25Z" w:initials="">
    <w:p>
      <w:pPr>
        <w:overflowPunct w:val="false"/>
        <w:spacing w:lineRule="auto" w:line="240"/>
        <w:jc w:val="start"/>
        <w:rPr/>
      </w:pPr>
      <w:r>
        <w:annotationRef/>
      </w:r>
      <w:r>
        <w:rPr>
          <w:rFonts w:eastAsia="Segoe UI" w:ascii="Liberation Serif" w:hAnsi="Liberation Serif" w:cs="Tahoma"/>
          <w:i/>
          <w:sz w:val="16"/>
          <w:lang w:eastAsia="en-US" w:val="en-US" w:bidi="en-US"/>
        </w:rPr>
        <w:t>Em resposta a Matheus Machado Gomes (15/09/2025, 16:01): "..."</w:t>
      </w:r>
    </w:p>
    <w:p w14:paraId="4c000000">
      <w:pPr>
        <w:overflowPunct w:val="false"/>
        <w:spacing w:lineRule="auto" w:line="240"/>
        <w:jc w:val="start"/>
        <w:rPr/>
      </w:pPr>
      <w:r>
        <w:rPr>
          <w:rFonts w:eastAsia="Segoe UI" w:ascii="Liberation Serif" w:hAnsi="Liberation Serif" w:cs="Tahoma"/>
          <w:lang w:eastAsia="en-US" w:val="en-US" w:bidi="en-US"/>
        </w:rPr>
        <w:t>ok</w:t>
      </w:r>
    </w:p>
  </w:comment>
  <w:comment w:id="86" w:author="Matheus Machado Gomes" w:date="2025-09-16T14:41:00Z" w:initials="MMG">
    <w:p w14:paraId="4d000000">
      <w:pPr>
        <w:overflowPunct w:val="false"/>
        <w:spacing w:lineRule="auto" w:line="240"/>
        <w:jc w:val="start"/>
        <w:rPr/>
      </w:pPr>
      <w:r>
        <w:annotationRef/>
      </w:r>
      <w:r>
        <w:rPr>
          <w:rFonts w:eastAsia="Segoe UI" w:ascii="Liberation Serif" w:hAnsi="Liberation Serif" w:cs="Tahoma"/>
          <w:lang w:eastAsia="en-US" w:val="en-US" w:bidi="en-US"/>
        </w:rPr>
        <w:t>Significado?</w:t>
      </w:r>
    </w:p>
  </w:comment>
  <w:comment w:id="87" w:author="Autor desconhecido" w:date="2025-09-28T19:20:31Z" w:initials="">
    <w:p>
      <w:pPr>
        <w:overflowPunct w:val="false"/>
        <w:spacing w:lineRule="auto" w:line="240"/>
        <w:jc w:val="start"/>
        <w:rPr/>
      </w:pPr>
      <w:r>
        <w:annotationRef/>
      </w:r>
      <w:r>
        <w:rPr>
          <w:rFonts w:eastAsia="Segoe UI" w:ascii="Liberation Serif" w:hAnsi="Liberation Serif" w:cs="Tahoma"/>
          <w:i/>
          <w:sz w:val="16"/>
          <w:lang w:eastAsia="en-US" w:val="en-US" w:bidi="en-US"/>
        </w:rPr>
        <w:t>Em resposta a Matheus Machado Gomes (15/09/2025, 16:01): "..."</w:t>
      </w:r>
    </w:p>
    <w:p w14:paraId="4e000000">
      <w:pPr>
        <w:overflowPunct w:val="false"/>
        <w:spacing w:lineRule="auto" w:line="240"/>
        <w:jc w:val="start"/>
        <w:rPr/>
      </w:pPr>
      <w:r>
        <w:rPr>
          <w:rFonts w:eastAsia="Segoe UI" w:ascii="Liberation Serif" w:hAnsi="Liberation Serif" w:cs="Tahoma"/>
          <w:lang w:eastAsia="en-US" w:val="en-US" w:bidi="en-US"/>
        </w:rPr>
        <w:t xml:space="preserve">Coloquei no tópico a sigla </w:t>
      </w:r>
    </w:p>
  </w:comment>
  <w:comment w:id="88" w:author="Matheus Machado Gomes" w:date="2025-09-16T14:41:00Z" w:initials="MMG">
    <w:p w14:paraId="4f000000">
      <w:pPr>
        <w:overflowPunct w:val="false"/>
        <w:spacing w:lineRule="auto" w:line="240"/>
        <w:jc w:val="start"/>
        <w:rPr/>
      </w:pPr>
      <w:r>
        <w:annotationRef/>
      </w:r>
      <w:r>
        <w:rPr>
          <w:rFonts w:eastAsia="Segoe UI" w:ascii="Liberation Serif" w:hAnsi="Liberation Serif" w:cs="Tahoma"/>
          <w:lang w:eastAsia="en-US" w:val="en-US" w:bidi="en-US"/>
        </w:rPr>
        <w:t>Significado?</w:t>
      </w:r>
    </w:p>
  </w:comment>
  <w:comment w:id="89" w:author="Autor desconhecido" w:date="2025-09-28T19:20:59Z" w:initials="">
    <w:p>
      <w:pPr>
        <w:overflowPunct w:val="false"/>
        <w:spacing w:lineRule="auto" w:line="240"/>
        <w:jc w:val="start"/>
        <w:rPr/>
      </w:pPr>
      <w:r>
        <w:annotationRef/>
      </w:r>
      <w:r>
        <w:rPr>
          <w:rFonts w:eastAsia="Segoe UI" w:ascii="Liberation Serif" w:hAnsi="Liberation Serif" w:cs="Tahoma"/>
          <w:i/>
          <w:sz w:val="16"/>
          <w:lang w:eastAsia="en-US" w:val="en-US" w:bidi="en-US"/>
        </w:rPr>
        <w:t>Em resposta a Matheus Machado Gomes (15/09/2025, 16:01): "..."</w:t>
      </w:r>
    </w:p>
    <w:p w14:paraId="50000000">
      <w:pPr>
        <w:overflowPunct w:val="false"/>
        <w:spacing w:lineRule="auto" w:line="240"/>
        <w:jc w:val="start"/>
        <w:rPr/>
      </w:pPr>
      <w:r>
        <w:rPr>
          <w:rFonts w:eastAsia="Segoe UI" w:ascii="Liberation Serif" w:hAnsi="Liberation Serif" w:cs="Tahoma"/>
          <w:lang w:eastAsia="en-US" w:val="en-US" w:bidi="en-US"/>
        </w:rPr>
        <w:t>Coloquei no tópico a sigla</w:t>
      </w:r>
    </w:p>
  </w:comment>
  <w:comment w:id="90" w:author="Matheus Machado Gomes" w:date="2025-09-15T16:10:00Z" w:initials="MMG">
    <w:p>
      <w:pPr>
        <w:overflowPunct w:val="false"/>
        <w:spacing w:lineRule="auto" w:line="240"/>
        <w:jc w:val="start"/>
        <w:rPr/>
      </w:pPr>
      <w:r>
        <w:annotationRef/>
      </w:r>
      <w:r>
        <w:rPr>
          <w:rFonts w:eastAsia="Segoe UI" w:ascii="Liberation Serif" w:hAnsi="Liberation Serif" w:cs="Tahoma"/>
          <w:lang w:eastAsia="en-US" w:val="en-US" w:bidi="en-US"/>
        </w:rPr>
        <w:t>Blocos.</w:t>
      </w:r>
    </w:p>
    <w:p>
      <w:pPr>
        <w:overflowPunct w:val="false"/>
        <w:spacing w:lineRule="auto" w:line="240"/>
        <w:jc w:val="start"/>
        <w:rPr/>
      </w:pPr>
      <w:r>
        <w:rPr>
          <w:rFonts w:eastAsia="Segoe UI" w:ascii="Liberation Serif" w:hAnsi="Liberation Serif" w:cs="Tahoma"/>
          <w:lang w:eastAsia="en-US" w:val="en-US" w:bidi="en-US"/>
        </w:rPr>
      </w:r>
    </w:p>
    <w:p w14:paraId="51000000">
      <w:pPr>
        <w:overflowPunct w:val="false"/>
        <w:spacing w:lineRule="auto" w:line="240"/>
        <w:jc w:val="start"/>
        <w:rPr/>
      </w:pPr>
      <w:r>
        <w:rPr>
          <w:rFonts w:eastAsia="Segoe UI" w:ascii="Liberation Serif" w:hAnsi="Liberation Serif" w:cs="Tahoma"/>
          <w:lang w:eastAsia="en-US" w:val="en-US" w:bidi="en-US"/>
        </w:rPr>
        <w:t>Então ao todo seriam 15 tentativas? Acha mesmo que precisa de tudo isso? Não vai fadigar para o HSW?</w:t>
      </w:r>
    </w:p>
  </w:comment>
  <w:comment w:id="91" w:author="Autor desconhecido" w:date="2025-09-28T19:37:16Z" w:initials="">
    <w:p>
      <w:pPr>
        <w:overflowPunct w:val="false"/>
        <w:spacing w:lineRule="auto" w:line="240"/>
        <w:jc w:val="start"/>
        <w:rPr/>
      </w:pPr>
      <w:r>
        <w:annotationRef/>
      </w:r>
      <w:r>
        <w:rPr>
          <w:rFonts w:eastAsia="Segoe UI" w:ascii="Liberation Serif" w:hAnsi="Liberation Serif" w:cs="Tahoma"/>
          <w:i/>
          <w:sz w:val="16"/>
          <w:lang w:eastAsia="en-US" w:val="en-US" w:bidi="en-US"/>
        </w:rPr>
        <w:t>Em resposta a Matheus Machado Gomes (15/09/2025, 16:01): "..."</w:t>
      </w:r>
    </w:p>
    <w:p w14:paraId="52000000">
      <w:pPr>
        <w:overflowPunct w:val="false"/>
        <w:spacing w:lineRule="auto" w:line="240"/>
        <w:jc w:val="start"/>
        <w:rPr/>
      </w:pPr>
      <w:r>
        <w:rPr>
          <w:rFonts w:eastAsia="Segoe UI" w:ascii="Liberation Serif" w:hAnsi="Liberation Serif" w:cs="Tahoma"/>
          <w:lang w:eastAsia="en-US" w:val="en-US" w:bidi="en-US"/>
        </w:rPr>
        <w:t>Considerando que muitos participantes não serão extremamente proficientes no equilibrio estático, coloquei esse número tentativas para garantir. Na minha prática com meus alunso eles acertam uma em cinco, mais que isso eles fadigam e menos eles não ajustaram a poisção e força do chute inicial para ir na posição. Podemos colocar um tempo maior de  recuperação entro o teste da HS para o HSW</w:t>
      </w:r>
    </w:p>
  </w:comment>
  <w:comment w:id="92" w:author="Matheus Machado Gomes" w:date="2025-09-15T16:15:00Z" w:initials="MMG">
    <w:p>
      <w:pPr>
        <w:overflowPunct w:val="false"/>
        <w:spacing w:lineRule="auto" w:line="240"/>
        <w:jc w:val="start"/>
        <w:rPr/>
      </w:pPr>
      <w:r>
        <w:annotationRef/>
      </w:r>
      <w:r>
        <w:rPr>
          <w:rFonts w:eastAsia="Segoe UI" w:ascii="Liberation Serif" w:hAnsi="Liberation Serif" w:cs="Tahoma"/>
          <w:lang w:eastAsia="en-US" w:val="en-US" w:bidi="en-US"/>
        </w:rPr>
        <w:t xml:space="preserve">Não sei se dará para fazer dessa forma. As plataformas de forças ficam no centro da sala de coleta. Precisa confirmar se daria certo coloca-las na ponta, para possibilitar a caminhada de 10 metros. </w:t>
      </w:r>
    </w:p>
    <w:p>
      <w:pPr>
        <w:overflowPunct w:val="false"/>
        <w:spacing w:lineRule="auto" w:line="240"/>
        <w:jc w:val="start"/>
        <w:rPr/>
      </w:pPr>
      <w:r>
        <w:rPr>
          <w:rFonts w:eastAsia="Segoe UI" w:ascii="Liberation Serif" w:hAnsi="Liberation Serif" w:cs="Tahoma"/>
          <w:lang w:eastAsia="en-US" w:val="en-US" w:bidi="en-US"/>
        </w:rPr>
      </w:r>
    </w:p>
    <w:p>
      <w:pPr>
        <w:overflowPunct w:val="false"/>
        <w:spacing w:lineRule="auto" w:line="240"/>
        <w:jc w:val="start"/>
        <w:rPr/>
      </w:pPr>
      <w:r>
        <w:rPr>
          <w:rFonts w:eastAsia="Segoe UI" w:ascii="Liberation Serif" w:hAnsi="Liberation Serif" w:cs="Tahoma"/>
          <w:lang w:eastAsia="en-US" w:val="en-US" w:bidi="en-US"/>
        </w:rPr>
        <w:t xml:space="preserve">Talvez usar a plataforma somente no HS. </w:t>
      </w:r>
    </w:p>
    <w:p>
      <w:pPr>
        <w:overflowPunct w:val="false"/>
        <w:spacing w:lineRule="auto" w:line="240"/>
        <w:jc w:val="start"/>
        <w:rPr/>
      </w:pPr>
      <w:r>
        <w:rPr>
          <w:rFonts w:eastAsia="Segoe UI" w:ascii="Liberation Serif" w:hAnsi="Liberation Serif" w:cs="Tahoma"/>
          <w:lang w:eastAsia="en-US" w:val="en-US" w:bidi="en-US"/>
        </w:rPr>
      </w:r>
    </w:p>
    <w:p>
      <w:pPr>
        <w:overflowPunct w:val="false"/>
        <w:spacing w:lineRule="auto" w:line="240"/>
        <w:jc w:val="start"/>
        <w:rPr/>
      </w:pPr>
      <w:r>
        <w:rPr>
          <w:rFonts w:eastAsia="Segoe UI" w:ascii="Liberation Serif" w:hAnsi="Liberation Serif" w:cs="Tahoma"/>
          <w:lang w:eastAsia="en-US" w:val="en-US" w:bidi="en-US"/>
        </w:rPr>
        <w:t>Outra coisa, os parâmetros analisados com o gaitRite (passada, velocidade, etc) já saem direto no software, mas poderiam ser calculados a partir dos dados capturados com o Vicon. Essa segunda opção daria mais trabalho, mas em contrapartida dispensaria o uso do tapete e possibilitaria inclusive ver o comportamento das forças de reação do solo durante uma passada sobre as plataformas de força (ao invés do início do movimento).</w:t>
      </w:r>
    </w:p>
    <w:p>
      <w:pPr>
        <w:overflowPunct w:val="false"/>
        <w:spacing w:lineRule="auto" w:line="240"/>
        <w:jc w:val="start"/>
        <w:rPr/>
      </w:pPr>
      <w:r>
        <w:rPr>
          <w:rFonts w:eastAsia="Segoe UI" w:ascii="Liberation Serif" w:hAnsi="Liberation Serif" w:cs="Tahoma"/>
          <w:lang w:eastAsia="en-US" w:val="en-US" w:bidi="en-US"/>
        </w:rPr>
      </w:r>
    </w:p>
    <w:p w14:paraId="53000000">
      <w:pPr>
        <w:overflowPunct w:val="false"/>
        <w:spacing w:lineRule="auto" w:line="240"/>
        <w:jc w:val="start"/>
        <w:rPr/>
      </w:pPr>
      <w:r>
        <w:rPr>
          <w:rFonts w:eastAsia="Segoe UI" w:ascii="Liberation Serif" w:hAnsi="Liberation Serif" w:cs="Tahoma"/>
          <w:lang w:eastAsia="en-US" w:val="en-US" w:bidi="en-US"/>
        </w:rPr>
        <w:t xml:space="preserve">Se quiser deixar assim por enquanto, tudo bem. Só comentei para saber que é um ponto que precisa pensar para depois que entrar no mestrado. </w:t>
      </w:r>
    </w:p>
  </w:comment>
  <w:comment w:id="93" w:author="Autor desconhecido" w:date="2025-09-28T19:57:31Z" w:initials="">
    <w:p>
      <w:pPr>
        <w:overflowPunct w:val="false"/>
        <w:spacing w:lineRule="auto" w:line="240"/>
        <w:jc w:val="start"/>
        <w:rPr/>
      </w:pPr>
      <w:r>
        <w:annotationRef/>
      </w:r>
      <w:r>
        <w:rPr>
          <w:rFonts w:eastAsia="Segoe UI" w:ascii="Liberation Serif" w:hAnsi="Liberation Serif" w:cs="Tahoma"/>
          <w:i/>
          <w:sz w:val="16"/>
          <w:lang w:eastAsia="en-US" w:val="en-US" w:bidi="en-US"/>
        </w:rPr>
        <w:t>Em resposta a Matheus Machado Gomes (15/09/2025, 16:01): "..."</w:t>
      </w:r>
    </w:p>
    <w:p w14:paraId="54000000">
      <w:pPr>
        <w:overflowPunct w:val="false"/>
        <w:spacing w:lineRule="auto" w:line="240"/>
        <w:jc w:val="start"/>
        <w:rPr/>
      </w:pPr>
      <w:r>
        <w:rPr>
          <w:rFonts w:eastAsia="Segoe UI" w:ascii="Liberation Serif" w:hAnsi="Liberation Serif" w:cs="Tahoma"/>
          <w:lang w:eastAsia="en-US" w:val="en-US" w:bidi="en-US"/>
        </w:rPr>
        <w:t>Pelo que vi na imagem, a plataforma de força do centro até a borda são 5m, o mesmo acontece com o tapete gait rite, por isso alterei para 5m os testes</w:t>
      </w:r>
    </w:p>
  </w:comment>
  <w:comment w:id="94" w:author="Matheus Machado Gomes" w:date="2025-09-15T16:30:00Z" w:initials="MMG">
    <w:p w14:paraId="55000000">
      <w:pPr>
        <w:overflowPunct w:val="false"/>
        <w:spacing w:lineRule="auto" w:line="240"/>
        <w:jc w:val="start"/>
        <w:rPr/>
      </w:pPr>
      <w:r>
        <w:annotationRef/>
      </w:r>
      <w:r>
        <w:rPr>
          <w:rFonts w:eastAsia="Segoe UI" w:ascii="Liberation Serif" w:hAnsi="Liberation Serif" w:cs="Tahoma"/>
          <w:lang w:eastAsia="en-US" w:val="en-US" w:bidi="en-US"/>
        </w:rPr>
        <w:t>Há um certo conflito na forma que escreveu porque velocidade e cadência , por exemplo, também são parâmetros cinemáticos</w:t>
      </w:r>
    </w:p>
  </w:comment>
  <w:comment w:id="95" w:author="Autor desconhecido" w:date="2025-09-28T19:59:28Z" w:initials="">
    <w:p>
      <w:pPr>
        <w:overflowPunct w:val="false"/>
        <w:spacing w:lineRule="auto" w:line="240"/>
        <w:jc w:val="start"/>
        <w:rPr/>
      </w:pPr>
      <w:r>
        <w:annotationRef/>
      </w:r>
      <w:r>
        <w:rPr>
          <w:rFonts w:eastAsia="Segoe UI" w:ascii="Liberation Serif" w:hAnsi="Liberation Serif" w:cs="Tahoma"/>
          <w:i/>
          <w:sz w:val="16"/>
          <w:lang w:eastAsia="en-US" w:val="en-US" w:bidi="en-US"/>
        </w:rPr>
        <w:t>Em resposta a Matheus Machado Gomes (15/09/2025, 16:01): "..."</w:t>
      </w:r>
    </w:p>
    <w:p w14:paraId="56000000">
      <w:pPr>
        <w:overflowPunct w:val="false"/>
        <w:spacing w:lineRule="auto" w:line="240"/>
        <w:jc w:val="start"/>
        <w:rPr/>
      </w:pPr>
      <w:r>
        <w:rPr>
          <w:rFonts w:eastAsia="Segoe UI" w:ascii="Liberation Serif" w:hAnsi="Liberation Serif" w:cs="Tahoma"/>
          <w:lang w:eastAsia="en-US" w:val="en-US" w:bidi="en-US"/>
        </w:rPr>
        <w:t>Agrupei todos</w:t>
      </w:r>
    </w:p>
  </w:comment>
  <w:comment w:id="96" w:author="Matheus Machado Gomes" w:date="2025-09-15T16:00:00Z" w:initials="MMG">
    <w:p w14:paraId="57000000">
      <w:pPr>
        <w:overflowPunct w:val="false"/>
        <w:spacing w:lineRule="auto" w:line="240"/>
        <w:jc w:val="start"/>
        <w:rPr/>
      </w:pPr>
      <w:r>
        <w:annotationRef/>
      </w:r>
      <w:r>
        <w:rPr>
          <w:rFonts w:eastAsia="Segoe UI" w:ascii="Liberation Serif" w:hAnsi="Liberation Serif" w:cs="Tahoma"/>
          <w:lang w:eastAsia="en-US" w:val="en-US" w:bidi="en-US"/>
        </w:rPr>
        <w:t>Normalmente é o último item do método</w:t>
      </w:r>
    </w:p>
  </w:comment>
  <w:comment w:id="97" w:author="Autor desconhecido" w:date="2025-09-28T20:00:04Z" w:initials="">
    <w:p>
      <w:pPr>
        <w:overflowPunct w:val="false"/>
        <w:spacing w:lineRule="auto" w:line="240"/>
        <w:jc w:val="start"/>
        <w:rPr/>
      </w:pPr>
      <w:r>
        <w:annotationRef/>
      </w:r>
      <w:r>
        <w:rPr>
          <w:rFonts w:eastAsia="Segoe UI" w:ascii="Liberation Serif" w:hAnsi="Liberation Serif" w:cs="Tahoma"/>
          <w:i/>
          <w:sz w:val="16"/>
          <w:lang w:eastAsia="en-US" w:val="en-US" w:bidi="en-US"/>
        </w:rPr>
        <w:t>Em resposta a Matheus Machado Gomes (15/09/2025, 16:01): "..."</w:t>
      </w:r>
    </w:p>
    <w:p w14:paraId="58000000">
      <w:pPr>
        <w:overflowPunct w:val="false"/>
        <w:spacing w:lineRule="auto" w:line="240"/>
        <w:jc w:val="start"/>
        <w:rPr/>
      </w:pPr>
      <w:r>
        <w:rPr>
          <w:rFonts w:eastAsia="Segoe UI" w:ascii="Liberation Serif" w:hAnsi="Liberation Serif" w:cs="Tahoma"/>
          <w:lang w:eastAsia="en-US" w:val="en-US" w:bidi="en-US"/>
        </w:rPr>
        <w:t>Agora está por último</w:t>
      </w:r>
    </w:p>
  </w:comment>
  <w:comment w:id="98" w:author="Matheus Machado Gomes" w:date="2025-09-15T16:42:00Z" w:initials="MMG">
    <w:p w14:paraId="59000000">
      <w:pPr>
        <w:overflowPunct w:val="false"/>
        <w:spacing w:lineRule="auto" w:line="240"/>
        <w:jc w:val="start"/>
        <w:rPr/>
      </w:pPr>
      <w:r>
        <w:annotationRef/>
      </w:r>
      <w:r>
        <w:rPr>
          <w:rFonts w:eastAsia="Segoe UI" w:ascii="Liberation Serif" w:hAnsi="Liberation Serif" w:cs="Tahoma"/>
          <w:lang w:eastAsia="en-US" w:val="en-US" w:bidi="en-US"/>
        </w:rPr>
        <w:t>Sugiro SPSS</w:t>
      </w:r>
    </w:p>
  </w:comment>
  <w:comment w:id="99" w:author="Autor desconhecido" w:date="2025-09-28T20:01:31Z" w:initials="">
    <w:p>
      <w:pPr>
        <w:overflowPunct w:val="false"/>
        <w:spacing w:lineRule="auto" w:line="240"/>
        <w:jc w:val="start"/>
        <w:rPr/>
      </w:pPr>
      <w:r>
        <w:annotationRef/>
      </w:r>
      <w:r>
        <w:rPr>
          <w:rFonts w:eastAsia="Segoe UI" w:ascii="Liberation Serif" w:hAnsi="Liberation Serif" w:cs="Tahoma"/>
          <w:i/>
          <w:sz w:val="16"/>
          <w:lang w:eastAsia="en-US" w:val="en-US" w:bidi="en-US"/>
        </w:rPr>
        <w:t>Em resposta a Matheus Machado Gomes (15/09/2025, 16:01): "..."</w:t>
      </w:r>
    </w:p>
    <w:p w14:paraId="5a000000">
      <w:pPr>
        <w:overflowPunct w:val="false"/>
        <w:spacing w:lineRule="auto" w:line="240"/>
        <w:jc w:val="start"/>
        <w:rPr/>
      </w:pPr>
      <w:r>
        <w:rPr>
          <w:rFonts w:eastAsia="Segoe UI" w:ascii="Liberation Serif" w:hAnsi="Liberation Serif" w:cs="Tahoma"/>
          <w:lang w:eastAsia="en-US" w:val="en-US" w:bidi="en-US"/>
        </w:rPr>
        <w:t>certo</w:t>
      </w:r>
    </w:p>
  </w:comment>
  <w:comment w:id="100" w:author="Matheus Machado Gomes" w:date="2025-09-15T16:46:00Z" w:initials="MMG">
    <w:p>
      <w:pPr>
        <w:overflowPunct w:val="false"/>
        <w:spacing w:lineRule="auto" w:line="240"/>
        <w:jc w:val="start"/>
        <w:rPr/>
      </w:pPr>
      <w:r>
        <w:annotationRef/>
      </w:r>
      <w:r>
        <w:rPr>
          <w:rFonts w:eastAsia="Segoe UI" w:ascii="Liberation Serif" w:hAnsi="Liberation Serif" w:cs="Tahoma"/>
          <w:lang w:eastAsia="en-US" w:val="en-US" w:bidi="en-US"/>
        </w:rPr>
        <w:t xml:space="preserve">O desempenho no HSW é só a maior distância percorrida? </w:t>
      </w:r>
    </w:p>
    <w:p w14:paraId="5b000000">
      <w:pPr>
        <w:overflowPunct w:val="false"/>
        <w:spacing w:lineRule="auto" w:line="240"/>
        <w:jc w:val="start"/>
        <w:rPr/>
      </w:pPr>
      <w:r>
        <w:rPr>
          <w:rFonts w:eastAsia="Segoe UI" w:ascii="Liberation Serif" w:hAnsi="Liberation Serif" w:cs="Tahoma"/>
          <w:lang w:eastAsia="en-US" w:val="en-US" w:bidi="en-US"/>
        </w:rPr>
        <w:t>Percorrer tal distância em menor tempo (i.e. velocidade) não seria um desfecho de desempenho?</w:t>
      </w:r>
    </w:p>
  </w:comment>
  <w:comment w:id="101" w:author="Autor desconhecido" w:date="2025-09-28T20:26:12Z" w:initials="">
    <w:p>
      <w:pPr>
        <w:overflowPunct w:val="false"/>
        <w:spacing w:lineRule="auto" w:line="240"/>
        <w:jc w:val="start"/>
        <w:rPr/>
      </w:pPr>
      <w:r>
        <w:annotationRef/>
      </w:r>
      <w:r>
        <w:rPr>
          <w:rFonts w:eastAsia="Segoe UI" w:ascii="Liberation Serif" w:hAnsi="Liberation Serif" w:cs="Tahoma"/>
          <w:i/>
          <w:sz w:val="16"/>
          <w:lang w:eastAsia="en-US" w:val="en-US" w:bidi="en-US"/>
        </w:rPr>
        <w:t>Em resposta a Autor desconhecido (28/09/2025, 20:26): "..."</w:t>
      </w:r>
    </w:p>
    <w:p>
      <w:pPr>
        <w:overflowPunct w:val="false"/>
        <w:spacing w:before="238" w:after="198" w:lineRule="auto" w:line="240"/>
        <w:jc w:val="start"/>
        <w:rPr/>
      </w:pPr>
      <w:r>
        <w:rPr>
          <w:rFonts w:ascii="Liberation Serif" w:hAnsi="Liberation Serif" w:eastAsia="Segoe UI" w:cs="Tahoma"/>
          <w:sz w:val="20"/>
          <w:szCs w:val="20"/>
          <w:lang w:eastAsia="en-US" w:val="en-US" w:bidi="en-US"/>
        </w:rPr>
        <w:t xml:space="preserve">Eu acho que a distância acaba sendo base pra qualquer participante, porque se a pessoa cai quer dizer que falhou, quanto mais cedo e inconsistente a queda menor será a distância percorrido. Isso vale pra qualquer praticante, seja um o ginasta que irá priorizar controle quanto para o atleta de CrossFit que priorizará velocidade. Se fosse gente usar a velocidade como critério principal entraria num viés para favorecer a modalidade do CrossFit. A minha ideia é usar a distância como o objetivo final que todo mundo quer atingir, já que ninguém quer cair. Aí com as outras variáveis como velocidade e cadência, podemos ver se existem diferentes meios de obter o mesmo desfecho, e o que seria interessante para cada modalidade desenvolver, ou se tanto faz, que no fim é uma das questões que quero responder com nosso estudo. </w:t>
      </w:r>
    </w:p>
    <w:p w14:paraId="5c000000">
      <w:pPr>
        <w:overflowPunct w:val="false"/>
        <w:spacing w:before="238" w:after="198" w:lineRule="auto" w:line="240"/>
        <w:jc w:val="start"/>
        <w:rPr/>
      </w:pPr>
      <w:r>
        <w:rPr>
          <w:rFonts w:ascii="Liberation Serif" w:hAnsi="Liberation Serif" w:eastAsia="Segoe UI" w:cs="Tahoma"/>
          <w:lang w:eastAsia="en-US" w:val="en-US" w:bidi="en-US"/>
        </w:rPr>
      </w:r>
    </w:p>
  </w:comment>
  <w:comment w:id="102" w:author="Matheus Machado Gomes" w:date="2025-09-15T16:01:00Z" w:initials="MMG">
    <w:p w14:paraId="5d000000">
      <w:pPr>
        <w:overflowPunct w:val="false"/>
        <w:spacing w:lineRule="auto" w:line="240"/>
        <w:jc w:val="start"/>
        <w:rPr/>
      </w:pPr>
      <w:r>
        <w:annotationRef/>
      </w:r>
      <w:r>
        <w:rPr>
          <w:rFonts w:eastAsia="Segoe UI" w:ascii="Liberation Serif" w:hAnsi="Liberation Serif" w:cs="Tahoma"/>
          <w:lang w:eastAsia="en-US" w:val="en-US" w:bidi="en-US"/>
        </w:rPr>
        <w:t xml:space="preserve">Sugiro colocar toda essa parte do cálculo amostral na seção participantes. </w:t>
      </w:r>
    </w:p>
  </w:comment>
  <w:comment w:id="103" w:author="Autor desconhecido" w:date="2025-09-28T20:26:03Z" w:initials="">
    <w:p>
      <w:pPr>
        <w:overflowPunct w:val="false"/>
        <w:spacing w:lineRule="auto" w:line="240"/>
        <w:jc w:val="start"/>
        <w:rPr/>
      </w:pPr>
      <w:r>
        <w:annotationRef/>
      </w:r>
      <w:r>
        <w:rPr>
          <w:rFonts w:eastAsia="Segoe UI" w:ascii="Liberation Serif" w:hAnsi="Liberation Serif" w:cs="Tahoma"/>
          <w:i/>
          <w:sz w:val="16"/>
          <w:lang w:eastAsia="en-US" w:val="en-US" w:bidi="en-US"/>
        </w:rPr>
        <w:t>Em resposta a Matheus Machado Gomes (15/09/2025, 16:01): "..."</w:t>
      </w:r>
    </w:p>
    <w:p w14:paraId="5e000000">
      <w:pPr>
        <w:overflowPunct w:val="false"/>
        <w:spacing w:lineRule="auto" w:line="240"/>
        <w:jc w:val="start"/>
        <w:rPr/>
      </w:pPr>
      <w:r>
        <w:rPr>
          <w:rFonts w:eastAsia="Segoe UI" w:ascii="Liberation Serif" w:hAnsi="Liberation Serif" w:cs="Tahoma"/>
          <w:lang w:eastAsia="en-US" w:val="en-US" w:bidi="en-US"/>
        </w:rPr>
        <w:t>Faz sentido, mas como movi a parte de participantes lá pra cima e não havia ainda descrito os dois cenários estátisticos com os difrentes modelos acho que ficaria desconexo. Coloquei aqui porque citei participantes no paragrafo anterior e falar desse grande numero de participantes e parametros já serviria como justificativa pro tratamento estatistico que falo no paragrafo seguinte. O que você acha melhor fazer?</w:t>
      </w:r>
    </w:p>
  </w:comment>
  <w:comment w:id="104" w:author="Autor desconhecido" w:date="2025-09-28T20:26:59Z" w:initials="">
    <w:p>
      <w:pPr>
        <w:overflowPunct w:val="false"/>
        <w:spacing w:lineRule="auto" w:line="240"/>
        <w:jc w:val="start"/>
        <w:rPr/>
      </w:pPr>
      <w:r>
        <w:annotationRef/>
      </w:r>
      <w:r>
        <w:rPr>
          <w:rFonts w:eastAsia="Segoe UI" w:ascii="Liberation Serif" w:hAnsi="Liberation Serif" w:cs="Tahoma"/>
          <w:i/>
          <w:sz w:val="16"/>
          <w:lang w:eastAsia="en-US" w:val="en-US" w:bidi="en-US"/>
        </w:rPr>
        <w:t>Em resposta a Autor desconhecido (28/09/2025, 20:26): "..."</w:t>
      </w:r>
    </w:p>
    <w:p w14:paraId="5f000000">
      <w:pPr>
        <w:overflowPunct w:val="false"/>
        <w:spacing w:lineRule="auto" w:line="240"/>
        <w:jc w:val="start"/>
        <w:rPr/>
      </w:pPr>
      <w:r>
        <w:rPr>
          <w:rFonts w:eastAsia="Segoe UI" w:ascii="Liberation Serif" w:hAnsi="Liberation Serif" w:cs="Tahoma"/>
          <w:lang w:eastAsia="en-US" w:val="en-US" w:bidi="en-US"/>
        </w:rPr>
      </w:r>
    </w:p>
  </w:comment>
  <w:comment w:id="105" w:author="Matheus Machado Gomes" w:date="2025-09-15T16:03:00Z" w:initials="MMG">
    <w:p>
      <w:pPr>
        <w:overflowPunct w:val="false"/>
        <w:spacing w:lineRule="auto" w:line="240"/>
        <w:jc w:val="start"/>
        <w:rPr/>
      </w:pPr>
      <w:r>
        <w:annotationRef/>
      </w:r>
      <w:r>
        <w:rPr>
          <w:rFonts w:eastAsia="Segoe UI" w:ascii="Liberation Serif" w:hAnsi="Liberation Serif" w:cs="Tahoma"/>
          <w:lang w:eastAsia="en-US" w:val="en-US" w:bidi="en-US"/>
        </w:rPr>
        <w:t>Normalmente é o primeiro item do método. Antes do item participantes.</w:t>
      </w:r>
    </w:p>
    <w:p>
      <w:pPr>
        <w:overflowPunct w:val="false"/>
        <w:spacing w:lineRule="auto" w:line="240"/>
        <w:jc w:val="start"/>
        <w:rPr/>
      </w:pPr>
      <w:r>
        <w:rPr>
          <w:rFonts w:eastAsia="Segoe UI" w:ascii="Liberation Serif" w:hAnsi="Liberation Serif" w:cs="Tahoma"/>
          <w:lang w:eastAsia="en-US" w:val="en-US" w:bidi="en-US"/>
        </w:rPr>
      </w:r>
    </w:p>
    <w:p>
      <w:pPr>
        <w:overflowPunct w:val="false"/>
        <w:spacing w:lineRule="auto" w:line="240"/>
        <w:jc w:val="start"/>
        <w:rPr/>
      </w:pPr>
      <w:r>
        <w:rPr>
          <w:rFonts w:eastAsia="Segoe UI" w:ascii="Liberation Serif" w:hAnsi="Liberation Serif" w:cs="Tahoma"/>
          <w:lang w:eastAsia="en-US" w:val="en-US" w:bidi="en-US"/>
        </w:rPr>
        <w:t xml:space="preserve">Outra coisa, seria legal elaborar uma figura com o delineamento (isso ajuda a entender o estudo). Porém, deixe para fazer isso ao final e somente se estiver com tempo sobrando. </w:t>
      </w:r>
    </w:p>
    <w:p>
      <w:pPr>
        <w:overflowPunct w:val="false"/>
        <w:spacing w:lineRule="auto" w:line="240"/>
        <w:jc w:val="start"/>
        <w:rPr/>
      </w:pPr>
      <w:r>
        <w:rPr>
          <w:rFonts w:eastAsia="Segoe UI" w:ascii="Liberation Serif" w:hAnsi="Liberation Serif" w:cs="Tahoma"/>
          <w:lang w:eastAsia="en-US" w:val="en-US" w:bidi="en-US"/>
        </w:rPr>
      </w:r>
    </w:p>
    <w:p>
      <w:pPr>
        <w:overflowPunct w:val="false"/>
        <w:spacing w:lineRule="auto" w:line="240"/>
        <w:jc w:val="start"/>
        <w:rPr/>
      </w:pPr>
      <w:r>
        <w:rPr>
          <w:rFonts w:eastAsia="Segoe UI" w:ascii="Liberation Serif" w:hAnsi="Liberation Serif" w:cs="Tahoma"/>
          <w:lang w:eastAsia="en-US" w:val="en-US" w:bidi="en-US"/>
        </w:rPr>
        <w:t>Coloquei a figura de delineamento de um projeto meu, que fiz no canva, só para você ter uma ideia.</w:t>
      </w:r>
    </w:p>
  </w:comment>
  <w:comment w:id="106" w:author="Matheus Machado Gomes" w:date="2025-09-16T14:37:00Z" w:initials="MMG">
    <w:p>
      <w:pPr>
        <w:overflowPunct w:val="false"/>
        <w:spacing w:lineRule="auto" w:line="240"/>
        <w:jc w:val="start"/>
        <w:rPr/>
      </w:pPr>
      <w:r>
        <w:annotationRef/>
      </w:r>
      <w:r>
        <w:rPr>
          <w:rFonts w:eastAsia="Segoe UI" w:ascii="Liberation Serif" w:hAnsi="Liberation Serif" w:cs="Tahoma"/>
          <w:lang w:eastAsia="en-US" w:val="en-US" w:bidi="en-US"/>
        </w:rPr>
        <w:t>(CEFISE, N2000 Pro, Nova Odessa, SP)</w:t>
      </w:r>
    </w:p>
  </w:comment>
  <w:comment w:id="107" w:author="Matheus Machado Gomes" w:date="2025-09-16T14:41:00Z" w:initials="MMG">
    <w:p>
      <w:pPr>
        <w:overflowPunct w:val="false"/>
        <w:spacing w:lineRule="auto" w:line="240"/>
        <w:jc w:val="start"/>
        <w:rPr/>
      </w:pPr>
      <w:r>
        <w:annotationRef/>
      </w:r>
      <w:r>
        <w:rPr>
          <w:rFonts w:eastAsia="Segoe UI" w:ascii="Liberation Serif" w:hAnsi="Liberation Serif" w:cs="Tahoma"/>
          <w:lang w:eastAsia="en-US" w:val="en-US" w:bidi="en-US"/>
        </w:rPr>
        <w:t>Significado?</w:t>
      </w:r>
    </w:p>
  </w:comment>
  <w:comment w:id="108" w:author="Matheus Machado Gomes" w:date="2025-09-16T14:41:00Z" w:initials="MMG">
    <w:p>
      <w:pPr>
        <w:overflowPunct w:val="false"/>
        <w:spacing w:lineRule="auto" w:line="240"/>
        <w:jc w:val="start"/>
        <w:rPr/>
      </w:pPr>
      <w:r>
        <w:annotationRef/>
      </w:r>
      <w:r>
        <w:rPr>
          <w:rFonts w:eastAsia="Segoe UI" w:ascii="Liberation Serif" w:hAnsi="Liberation Serif" w:cs="Tahoma"/>
          <w:lang w:eastAsia="en-US" w:val="en-US" w:bidi="en-US"/>
        </w:rPr>
        <w:t>Significado?</w:t>
      </w:r>
    </w:p>
  </w:comment>
  <w:comment w:id="109" w:author="Matheus Machado Gomes" w:date="2025-09-15T16:10:00Z" w:initials="MMG">
    <w:p>
      <w:pPr>
        <w:overflowPunct w:val="false"/>
        <w:spacing w:lineRule="auto" w:line="240"/>
        <w:jc w:val="start"/>
        <w:rPr/>
      </w:pPr>
      <w:r>
        <w:annotationRef/>
      </w:r>
      <w:r>
        <w:rPr>
          <w:rFonts w:eastAsia="Segoe UI" w:ascii="Liberation Serif" w:hAnsi="Liberation Serif" w:cs="Tahoma"/>
          <w:lang w:eastAsia="en-US" w:val="en-US" w:bidi="en-US"/>
        </w:rPr>
        <w:t>Blocos.</w:t>
      </w:r>
    </w:p>
    <w:p>
      <w:pPr>
        <w:overflowPunct w:val="false"/>
        <w:spacing w:lineRule="auto" w:line="240"/>
        <w:jc w:val="start"/>
        <w:rPr/>
      </w:pPr>
      <w:r>
        <w:rPr>
          <w:rFonts w:eastAsia="Segoe UI" w:ascii="Liberation Serif" w:hAnsi="Liberation Serif" w:cs="Tahoma"/>
          <w:lang w:eastAsia="en-US" w:val="en-US" w:bidi="en-US"/>
        </w:rPr>
      </w:r>
    </w:p>
    <w:p>
      <w:pPr>
        <w:overflowPunct w:val="false"/>
        <w:spacing w:lineRule="auto" w:line="240"/>
        <w:jc w:val="start"/>
        <w:rPr/>
      </w:pPr>
      <w:r>
        <w:rPr>
          <w:rFonts w:eastAsia="Segoe UI" w:ascii="Liberation Serif" w:hAnsi="Liberation Serif" w:cs="Tahoma"/>
          <w:lang w:eastAsia="en-US" w:val="en-US" w:bidi="en-US"/>
        </w:rPr>
        <w:t>Então ao todo seriam 15 tentativas? Acha mesmo que precisa de tudo isso? Não vai fadigar para o HSW?</w:t>
      </w:r>
    </w:p>
  </w:comment>
  <w:comment w:id="110" w:author="Matheus Machado Gomes" w:date="2025-09-15T16:15:00Z" w:initials="MMG">
    <w:p>
      <w:pPr>
        <w:overflowPunct w:val="false"/>
        <w:spacing w:lineRule="auto" w:line="240"/>
        <w:jc w:val="start"/>
        <w:rPr/>
      </w:pPr>
      <w:r>
        <w:annotationRef/>
      </w:r>
      <w:r>
        <w:rPr>
          <w:rFonts w:eastAsia="Segoe UI" w:ascii="Liberation Serif" w:hAnsi="Liberation Serif" w:cs="Tahoma"/>
          <w:lang w:eastAsia="en-US" w:val="en-US" w:bidi="en-US"/>
        </w:rPr>
        <w:t xml:space="preserve">Não sei se dará para fazer dessa forma. As plataformas de forças ficam no centro da sala de coleta. Precisa confirmar se daria certo coloca-las na ponta, para possibilitar a caminhada de 10 metros. </w:t>
      </w:r>
    </w:p>
    <w:p>
      <w:pPr>
        <w:overflowPunct w:val="false"/>
        <w:spacing w:lineRule="auto" w:line="240"/>
        <w:jc w:val="start"/>
        <w:rPr/>
      </w:pPr>
      <w:r>
        <w:rPr>
          <w:rFonts w:eastAsia="Segoe UI" w:ascii="Liberation Serif" w:hAnsi="Liberation Serif" w:cs="Tahoma"/>
          <w:lang w:eastAsia="en-US" w:val="en-US" w:bidi="en-US"/>
        </w:rPr>
      </w:r>
    </w:p>
    <w:p>
      <w:pPr>
        <w:overflowPunct w:val="false"/>
        <w:spacing w:lineRule="auto" w:line="240"/>
        <w:jc w:val="start"/>
        <w:rPr/>
      </w:pPr>
      <w:r>
        <w:rPr>
          <w:rFonts w:eastAsia="Segoe UI" w:ascii="Liberation Serif" w:hAnsi="Liberation Serif" w:cs="Tahoma"/>
          <w:lang w:eastAsia="en-US" w:val="en-US" w:bidi="en-US"/>
        </w:rPr>
        <w:t xml:space="preserve">Talvez usar a plataforma somente no HS. </w:t>
      </w:r>
    </w:p>
    <w:p>
      <w:pPr>
        <w:overflowPunct w:val="false"/>
        <w:spacing w:lineRule="auto" w:line="240"/>
        <w:jc w:val="start"/>
        <w:rPr/>
      </w:pPr>
      <w:r>
        <w:rPr>
          <w:rFonts w:eastAsia="Segoe UI" w:ascii="Liberation Serif" w:hAnsi="Liberation Serif" w:cs="Tahoma"/>
          <w:lang w:eastAsia="en-US" w:val="en-US" w:bidi="en-US"/>
        </w:rPr>
      </w:r>
    </w:p>
    <w:p>
      <w:pPr>
        <w:overflowPunct w:val="false"/>
        <w:spacing w:lineRule="auto" w:line="240"/>
        <w:jc w:val="start"/>
        <w:rPr/>
      </w:pPr>
      <w:r>
        <w:rPr>
          <w:rFonts w:eastAsia="Segoe UI" w:ascii="Liberation Serif" w:hAnsi="Liberation Serif" w:cs="Tahoma"/>
          <w:lang w:eastAsia="en-US" w:val="en-US" w:bidi="en-US"/>
        </w:rPr>
        <w:t>Outra coisa, os parâmetros analisados com o gaitRite (passada, velocidade, etc) já saem direto no software, mas poderiam ser calculados a partir dos dados capturados com o Vicon. Essa segunda opção daria mais trabalho, mas em contrapartida dispensaria o uso do tapete e possibilitaria inclusive ver o comportamento das forças de reação do solo durante uma passada sobre as plataformas de força (ao invés do início do movimento).</w:t>
      </w:r>
    </w:p>
    <w:p>
      <w:pPr>
        <w:overflowPunct w:val="false"/>
        <w:spacing w:lineRule="auto" w:line="240"/>
        <w:jc w:val="start"/>
        <w:rPr/>
      </w:pPr>
      <w:r>
        <w:rPr>
          <w:rFonts w:eastAsia="Segoe UI" w:ascii="Liberation Serif" w:hAnsi="Liberation Serif" w:cs="Tahoma"/>
          <w:lang w:eastAsia="en-US" w:val="en-US" w:bidi="en-US"/>
        </w:rPr>
      </w:r>
    </w:p>
    <w:p>
      <w:pPr>
        <w:overflowPunct w:val="false"/>
        <w:spacing w:lineRule="auto" w:line="240"/>
        <w:jc w:val="start"/>
        <w:rPr/>
      </w:pPr>
      <w:r>
        <w:rPr>
          <w:rFonts w:eastAsia="Segoe UI" w:ascii="Liberation Serif" w:hAnsi="Liberation Serif" w:cs="Tahoma"/>
          <w:lang w:eastAsia="en-US" w:val="en-US" w:bidi="en-US"/>
        </w:rPr>
        <w:t xml:space="preserve">Se quiser deixar assim por enquanto, tudo bem. Só comentei para saber que é um ponto que precisa pensar para depois que entrar no mestrado. </w:t>
      </w:r>
    </w:p>
  </w:comment>
  <w:comment w:id="111" w:author="Matheus Machado Gomes" w:date="2025-09-15T16:30:00Z" w:initials="MMG">
    <w:p>
      <w:pPr>
        <w:overflowPunct w:val="false"/>
        <w:spacing w:lineRule="auto" w:line="240"/>
        <w:jc w:val="start"/>
        <w:rPr/>
      </w:pPr>
      <w:r>
        <w:annotationRef/>
      </w:r>
      <w:r>
        <w:rPr>
          <w:rFonts w:eastAsia="Segoe UI" w:ascii="Liberation Serif" w:hAnsi="Liberation Serif" w:cs="Tahoma"/>
          <w:lang w:eastAsia="en-US" w:val="en-US" w:bidi="en-US"/>
        </w:rPr>
        <w:t>Há um certo conflito na forma que escreveu porque velocidade e cadência , por exemplo, também são parâmetros cinemáticos</w:t>
      </w:r>
    </w:p>
  </w:comment>
</w:comments>
</file>

<file path=word/commentsExtended.xml><?xml version="1.0" encoding="utf-8"?>
<w15:commentsEx xmlns:mc="http://schemas.openxmlformats.org/markup-compatibility/2006" xmlns:w15="http://schemas.microsoft.com/office/word/2012/wordml" mc:Ignorable="w15">
  <w15:commentEx w15:paraId="02000000" w15:paraIdParent="01000000"/>
  <w15:commentEx w15:paraId="04000000" w15:paraIdParent="03000000"/>
  <w15:commentEx w15:paraId="06000000" w15:paraIdParent="05000000"/>
  <w15:commentEx w15:paraId="08000000" w15:paraIdParent="07000000"/>
  <w15:commentEx w15:paraId="09000000" w15:paraIdParent="07000000"/>
  <w15:commentEx w15:paraId="0a000000" w15:paraIdParent="07000000"/>
  <w15:commentEx w15:paraId="0c000000" w15:paraIdParent="0b000000"/>
  <w15:commentEx w15:paraId="0e000000" w15:paraIdParent="0d000000"/>
  <w15:commentEx w15:paraId="10000000" w15:paraIdParent="0f000000"/>
  <w15:commentEx w15:paraId="12000000" w15:paraIdParent="11000000"/>
  <w15:commentEx w15:paraId="14000000" w15:paraIdParent="13000000"/>
  <w15:commentEx w15:paraId="15000000" w15:paraIdParent="13000000"/>
  <w15:commentEx w15:paraId="17000000" w15:paraIdParent="16000000"/>
  <w15:commentEx w15:paraId="19000000" w15:paraIdParent="18000000"/>
  <w15:commentEx w15:paraId="1b000000" w15:paraIdParent="1a000000"/>
  <w15:commentEx w15:paraId="1d000000" w15:paraIdParent="1c000000"/>
  <w15:commentEx w15:paraId="1f000000" w15:paraIdParent="1e000000"/>
  <w15:commentEx w15:paraId="21000000" w15:paraIdParent="20000000"/>
  <w15:commentEx w15:paraId="22000000" w15:paraIdParent="20000000"/>
  <w15:commentEx w15:paraId="24000000" w15:paraIdParent="23000000"/>
  <w15:commentEx w15:paraId="26000000" w15:paraIdParent="25000000"/>
  <w15:commentEx w15:paraId="28000000" w15:paraIdParent="27000000"/>
  <w15:commentEx w15:paraId="2a000000" w15:paraIdParent="29000000"/>
  <w15:commentEx w15:paraId="2c000000" w15:paraIdParent="2b000000"/>
  <w15:commentEx w15:paraId="2e000000" w15:paraIdParent="2d000000"/>
  <w15:commentEx w15:paraId="30000000" w15:paraIdParent="2f000000"/>
  <w15:commentEx w15:paraId="32000000" w15:paraIdParent="31000000"/>
  <w15:commentEx w15:paraId="34000000" w15:paraIdParent="33000000"/>
  <w15:commentEx w15:paraId="36000000" w15:paraIdParent="35000000"/>
  <w15:commentEx w15:paraId="38000000" w15:paraIdParent="37000000"/>
  <w15:commentEx w15:paraId="3a000000" w15:paraIdParent="39000000"/>
  <w15:commentEx w15:paraId="3c000000" w15:paraIdParent="3b000000"/>
  <w15:commentEx w15:paraId="3e000000" w15:paraIdParent="3d000000"/>
  <w15:commentEx w15:paraId="40000000" w15:paraIdParent="3f000000"/>
  <w15:commentEx w15:paraId="42000000" w15:paraIdParent="41000000"/>
  <w15:commentEx w15:paraId="44000000" w15:paraIdParent="43000000"/>
  <w15:commentEx w15:paraId="46000000" w15:paraIdParent="45000000"/>
  <w15:commentEx w15:paraId="48000000" w15:paraIdParent="47000000"/>
  <w15:commentEx w15:paraId="4a000000" w15:paraIdParent="49000000"/>
  <w15:commentEx w15:paraId="4c000000" w15:paraIdParent="4b000000"/>
  <w15:commentEx w15:paraId="4e000000" w15:paraIdParent="4d000000"/>
  <w15:commentEx w15:paraId="50000000" w15:paraIdParent="4f000000"/>
  <w15:commentEx w15:paraId="52000000" w15:paraIdParent="51000000"/>
  <w15:commentEx w15:paraId="54000000" w15:paraIdParent="53000000"/>
  <w15:commentEx w15:paraId="56000000" w15:paraIdParent="55000000"/>
  <w15:commentEx w15:paraId="58000000" w15:paraIdParent="57000000"/>
  <w15:commentEx w15:paraId="5a000000" w15:paraIdParent="59000000"/>
  <w15:commentEx w15:paraId="5c000000" w15:paraIdParent="5b000000"/>
  <w15:commentEx w15:paraId="5e000000" w15:paraIdParent="5d000000"/>
  <w15:commentEx w15:paraId="5f000000" w15:paraIdParent="5e000000"/>
</w15:commentsEx>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Georgia">
    <w:charset w:val="00" w:characterSet="windows-1252"/>
    <w:family w:val="roman"/>
    <w:pitch w:val="variable"/>
  </w:font>
  <w:font w:name="quote-cjk-patch">
    <w:altName w:val="Inter"/>
    <w:charset w:val="00" w:characterSet="windows-1252"/>
    <w:family w:val="auto"/>
    <w:pitch w:val="default"/>
  </w:font>
  <w:font w:name="Times New Roman">
    <w:altName w:val="serif"/>
    <w:charset w:val="00" w:characterSet="windows-125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abs>
        <w:tab w:val="clear" w:pos="720"/>
        <w:tab w:val="center" w:pos="4252" w:leader="none"/>
        <w:tab w:val="right" w:pos="8504" w:leader="none"/>
      </w:tabs>
      <w:rPr>
        <w:color w:val="000000"/>
      </w:rPr>
    </w:pPr>
    <w:r>
      <w:rPr>
        <w:color w:val="000000"/>
      </w:rPr>
      <w:fldChar w:fldCharType="begin"/>
    </w:r>
    <w:r>
      <w:rPr>
        <w:color w:val="000000"/>
      </w:rPr>
      <w:instrText xml:space="preserve"> PAGE </w:instrText>
    </w:r>
    <w:r>
      <w:rPr>
        <w:color w:val="000000"/>
      </w:rPr>
      <w:fldChar w:fldCharType="separate"/>
    </w:r>
    <w:r>
      <w:rPr>
        <w:color w:val="000000"/>
      </w:rPr>
      <w:t>23</w:t>
    </w:r>
    <w:r>
      <w:rPr>
        <w:color w:val="000000"/>
      </w:rPr>
      <w:fldChar w:fldCharType="end"/>
    </w:r>
  </w:p>
  <w:p>
    <w:pPr>
      <w:pStyle w:val="Normal"/>
      <w:pBdr/>
      <w:tabs>
        <w:tab w:val="clear" w:pos="720"/>
        <w:tab w:val="center" w:pos="4252" w:leader="none"/>
        <w:tab w:val="right" w:pos="8504" w:leader="none"/>
      </w:tabs>
      <w:rPr>
        <w:color w:val="000000"/>
      </w:rPr>
    </w:pPr>
    <w:r>
      <w:rPr>
        <w:color w:val="000000"/>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lowerLetter"/>
      <w:lvlText w:val="%1)"/>
      <w:lvlJc w:val="start"/>
      <w:pPr>
        <w:tabs>
          <w:tab w:val="num" w:pos="0"/>
        </w:tabs>
        <w:ind w:start="720" w:hanging="360"/>
      </w:pPr>
      <w:rPr>
        <w:u w:val="none"/>
      </w:rPr>
    </w:lvl>
    <w:lvl w:ilvl="1">
      <w:start w:val="1"/>
      <w:numFmt w:val="lowerRoman"/>
      <w:lvlText w:val="%2)"/>
      <w:lvlJc w:val="end"/>
      <w:pPr>
        <w:tabs>
          <w:tab w:val="num" w:pos="0"/>
        </w:tabs>
        <w:ind w:start="1440" w:hanging="360"/>
      </w:pPr>
      <w:rPr>
        <w:u w:val="none"/>
      </w:rPr>
    </w:lvl>
    <w:lvl w:ilvl="2">
      <w:start w:val="1"/>
      <w:numFmt w:val="decimal"/>
      <w:lvlText w:val="%3)"/>
      <w:lvlJc w:val="start"/>
      <w:pPr>
        <w:tabs>
          <w:tab w:val="num" w:pos="0"/>
        </w:tabs>
        <w:ind w:start="2160" w:hanging="360"/>
      </w:pPr>
      <w:rPr>
        <w:u w:val="none"/>
      </w:rPr>
    </w:lvl>
    <w:lvl w:ilvl="3">
      <w:start w:val="1"/>
      <w:numFmt w:val="lowerLetter"/>
      <w:lvlText w:val="(%4)"/>
      <w:lvlJc w:val="start"/>
      <w:pPr>
        <w:tabs>
          <w:tab w:val="num" w:pos="0"/>
        </w:tabs>
        <w:ind w:start="2880" w:hanging="360"/>
      </w:pPr>
      <w:rPr>
        <w:u w:val="none"/>
      </w:rPr>
    </w:lvl>
    <w:lvl w:ilvl="4">
      <w:start w:val="1"/>
      <w:numFmt w:val="lowerRoman"/>
      <w:lvlText w:val="(%5)"/>
      <w:lvlJc w:val="end"/>
      <w:pPr>
        <w:tabs>
          <w:tab w:val="num" w:pos="0"/>
        </w:tabs>
        <w:ind w:start="3600" w:hanging="360"/>
      </w:pPr>
      <w:rPr>
        <w:u w:val="none"/>
      </w:rPr>
    </w:lvl>
    <w:lvl w:ilvl="5">
      <w:start w:val="1"/>
      <w:numFmt w:val="decimal"/>
      <w:lvlText w:val="(%6)"/>
      <w:lvlJc w:val="start"/>
      <w:pPr>
        <w:tabs>
          <w:tab w:val="num" w:pos="0"/>
        </w:tabs>
        <w:ind w:start="4320" w:hanging="360"/>
      </w:pPr>
      <w:rPr>
        <w:u w:val="none"/>
      </w:rPr>
    </w:lvl>
    <w:lvl w:ilvl="6">
      <w:start w:val="1"/>
      <w:numFmt w:val="lowerLetter"/>
      <w:lvlText w:val="%7."/>
      <w:lvlJc w:val="start"/>
      <w:pPr>
        <w:tabs>
          <w:tab w:val="num" w:pos="0"/>
        </w:tabs>
        <w:ind w:start="5040" w:hanging="360"/>
      </w:pPr>
      <w:rPr>
        <w:u w:val="none"/>
      </w:rPr>
    </w:lvl>
    <w:lvl w:ilvl="7">
      <w:start w:val="1"/>
      <w:numFmt w:val="lowerRoman"/>
      <w:lvlText w:val="%8."/>
      <w:lvlJc w:val="end"/>
      <w:pPr>
        <w:tabs>
          <w:tab w:val="num" w:pos="0"/>
        </w:tabs>
        <w:ind w:start="5760" w:hanging="360"/>
      </w:pPr>
      <w:rPr>
        <w:u w:val="none"/>
      </w:rPr>
    </w:lvl>
    <w:lvl w:ilvl="8">
      <w:start w:val="1"/>
      <w:numFmt w:val="decimal"/>
      <w:lvlText w:val="%9."/>
      <w:lvlJc w:val="start"/>
      <w:pPr>
        <w:tabs>
          <w:tab w:val="num" w:pos="0"/>
        </w:tabs>
        <w:ind w:start="6480" w:hanging="360"/>
      </w:pPr>
      <w:rPr>
        <w:u w:val="none"/>
      </w:rPr>
    </w:lvl>
  </w:abstractNum>
  <w:abstractNum w:abstractNumId="3">
    <w:lvl w:ilvl="0">
      <w:start w:val="1"/>
      <w:numFmt w:val="decimal"/>
      <w:lvlText w:val="%1"/>
      <w:lvlJc w:val="start"/>
      <w:pPr>
        <w:tabs>
          <w:tab w:val="num" w:pos="0"/>
        </w:tabs>
        <w:ind w:start="780" w:hanging="420"/>
      </w:pPr>
      <w:rPr/>
    </w:lvl>
    <w:lvl w:ilvl="1">
      <w:start w:val="3"/>
      <w:numFmt w:val="decimal"/>
      <w:lvlText w:val="%1.%2"/>
      <w:lvlJc w:val="start"/>
      <w:pPr>
        <w:tabs>
          <w:tab w:val="num" w:pos="0"/>
        </w:tabs>
        <w:ind w:start="720" w:hanging="360"/>
      </w:pPr>
      <w:rPr>
        <w:i w:val="false"/>
      </w:rPr>
    </w:lvl>
    <w:lvl w:ilvl="2">
      <w:start w:val="1"/>
      <w:numFmt w:val="decimal"/>
      <w:lvlText w:val="%1.%2.%3"/>
      <w:lvlJc w:val="start"/>
      <w:pPr>
        <w:tabs>
          <w:tab w:val="num" w:pos="0"/>
        </w:tabs>
        <w:ind w:start="1080" w:hanging="720"/>
      </w:pPr>
      <w:rPr>
        <w:i w:val="false"/>
      </w:rPr>
    </w:lvl>
    <w:lvl w:ilvl="3">
      <w:start w:val="1"/>
      <w:numFmt w:val="decimal"/>
      <w:lvlText w:val="%1.%2.%3.%4"/>
      <w:lvlJc w:val="start"/>
      <w:pPr>
        <w:tabs>
          <w:tab w:val="num" w:pos="0"/>
        </w:tabs>
        <w:ind w:start="1080" w:hanging="720"/>
      </w:pPr>
      <w:rPr>
        <w:i w:val="false"/>
      </w:rPr>
    </w:lvl>
    <w:lvl w:ilvl="4">
      <w:start w:val="1"/>
      <w:numFmt w:val="decimal"/>
      <w:lvlText w:val="%1.%2.%3.%4.%5"/>
      <w:lvlJc w:val="start"/>
      <w:pPr>
        <w:tabs>
          <w:tab w:val="num" w:pos="0"/>
        </w:tabs>
        <w:ind w:start="1440" w:hanging="1080"/>
      </w:pPr>
      <w:rPr>
        <w:i w:val="false"/>
      </w:rPr>
    </w:lvl>
    <w:lvl w:ilvl="5">
      <w:start w:val="1"/>
      <w:numFmt w:val="decimal"/>
      <w:lvlText w:val="%1.%2.%3.%4.%5.%6"/>
      <w:lvlJc w:val="start"/>
      <w:pPr>
        <w:tabs>
          <w:tab w:val="num" w:pos="0"/>
        </w:tabs>
        <w:ind w:start="1440" w:hanging="1080"/>
      </w:pPr>
      <w:rPr>
        <w:i w:val="false"/>
      </w:rPr>
    </w:lvl>
    <w:lvl w:ilvl="6">
      <w:start w:val="1"/>
      <w:numFmt w:val="decimal"/>
      <w:lvlText w:val="%1.%2.%3.%4.%5.%6.%7"/>
      <w:lvlJc w:val="start"/>
      <w:pPr>
        <w:tabs>
          <w:tab w:val="num" w:pos="0"/>
        </w:tabs>
        <w:ind w:start="1800" w:hanging="1440"/>
      </w:pPr>
      <w:rPr>
        <w:i w:val="false"/>
      </w:rPr>
    </w:lvl>
    <w:lvl w:ilvl="7">
      <w:start w:val="1"/>
      <w:numFmt w:val="decimal"/>
      <w:lvlText w:val="%1.%2.%3.%4.%5.%6.%7.%8"/>
      <w:lvlJc w:val="start"/>
      <w:pPr>
        <w:tabs>
          <w:tab w:val="num" w:pos="0"/>
        </w:tabs>
        <w:ind w:start="1800" w:hanging="1440"/>
      </w:pPr>
      <w:rPr>
        <w:i w:val="false"/>
      </w:rPr>
    </w:lvl>
    <w:lvl w:ilvl="8">
      <w:start w:val="1"/>
      <w:numFmt w:val="decimal"/>
      <w:lvlText w:val="%1.%2.%3.%4.%5.%6.%7.%8.%9"/>
      <w:lvlJc w:val="start"/>
      <w:pPr>
        <w:tabs>
          <w:tab w:val="num" w:pos="0"/>
        </w:tabs>
        <w:ind w:start="2160" w:hanging="1800"/>
      </w:pPr>
      <w:rPr>
        <w:i w:val="false"/>
      </w:rPr>
    </w:lvl>
  </w:abstractNum>
  <w:abstractNum w:abstractNumId="4">
    <w:lvl w:ilvl="0">
      <w:start w:val="1"/>
      <w:numFmt w:val="decimal"/>
      <w:lvlText w:val="%1."/>
      <w:lvlJc w:val="start"/>
      <w:pPr>
        <w:tabs>
          <w:tab w:val="num" w:pos="0"/>
        </w:tabs>
        <w:ind w:start="720" w:hanging="360"/>
      </w:pPr>
      <w:rPr/>
    </w:lvl>
    <w:lvl w:ilvl="1">
      <w:start w:val="1"/>
      <w:numFmt w:val="decimal"/>
      <w:lvlText w:val="%2."/>
      <w:lvlJc w:val="start"/>
      <w:pPr>
        <w:tabs>
          <w:tab w:val="num" w:pos="0"/>
        </w:tabs>
        <w:ind w:start="1440" w:hanging="360"/>
      </w:pPr>
      <w:rPr/>
    </w:lvl>
    <w:lvl w:ilvl="2">
      <w:start w:val="1"/>
      <w:numFmt w:val="decimal"/>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decimal"/>
      <w:lvlText w:val="%5."/>
      <w:lvlJc w:val="start"/>
      <w:pPr>
        <w:tabs>
          <w:tab w:val="num" w:pos="0"/>
        </w:tabs>
        <w:ind w:start="3600" w:hanging="360"/>
      </w:pPr>
      <w:rPr/>
    </w:lvl>
    <w:lvl w:ilvl="5">
      <w:start w:val="1"/>
      <w:numFmt w:val="decimal"/>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decimal"/>
      <w:lvlText w:val="%8."/>
      <w:lvlJc w:val="start"/>
      <w:pPr>
        <w:tabs>
          <w:tab w:val="num" w:pos="0"/>
        </w:tabs>
        <w:ind w:start="5760" w:hanging="360"/>
      </w:pPr>
      <w:rPr/>
    </w:lvl>
    <w:lvl w:ilvl="8">
      <w:start w:val="1"/>
      <w:numFmt w:val="decimal"/>
      <w:lvlText w:val="%9."/>
      <w:lvlJc w:val="start"/>
      <w:pPr>
        <w:tabs>
          <w:tab w:val="num" w:pos="0"/>
        </w:tabs>
        <w:ind w:start="6480" w:hanging="360"/>
      </w:pPr>
      <w:rPr/>
    </w:lvl>
  </w:abstractNum>
  <w:abstractNum w:abstractNumId="5">
    <w:lvl w:ilvl="0">
      <w:start w:val="1"/>
      <w:numFmt w:val="decimal"/>
      <w:lvlText w:val="%1."/>
      <w:lvlJc w:val="start"/>
      <w:pPr>
        <w:tabs>
          <w:tab w:val="num" w:pos="0"/>
        </w:tabs>
        <w:ind w:start="720" w:hanging="360"/>
      </w:pPr>
      <w:rPr/>
    </w:lvl>
    <w:lvl w:ilvl="1">
      <w:start w:val="1"/>
      <w:numFmt w:val="decimal"/>
      <w:lvlText w:val="%2."/>
      <w:lvlJc w:val="start"/>
      <w:pPr>
        <w:tabs>
          <w:tab w:val="num" w:pos="0"/>
        </w:tabs>
        <w:ind w:start="1440" w:hanging="360"/>
      </w:pPr>
      <w:rPr/>
    </w:lvl>
    <w:lvl w:ilvl="2">
      <w:start w:val="1"/>
      <w:numFmt w:val="decimal"/>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decimal"/>
      <w:lvlText w:val="%5."/>
      <w:lvlJc w:val="start"/>
      <w:pPr>
        <w:tabs>
          <w:tab w:val="num" w:pos="0"/>
        </w:tabs>
        <w:ind w:start="3600" w:hanging="360"/>
      </w:pPr>
      <w:rPr/>
    </w:lvl>
    <w:lvl w:ilvl="5">
      <w:start w:val="1"/>
      <w:numFmt w:val="decimal"/>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decimal"/>
      <w:lvlText w:val="%8."/>
      <w:lvlJc w:val="start"/>
      <w:pPr>
        <w:tabs>
          <w:tab w:val="num" w:pos="0"/>
        </w:tabs>
        <w:ind w:start="5760" w:hanging="360"/>
      </w:pPr>
      <w:rPr/>
    </w:lvl>
    <w:lvl w:ilvl="8">
      <w:start w:val="1"/>
      <w:numFmt w:val="decimal"/>
      <w:lvlText w:val="%9."/>
      <w:lvlJc w:val="start"/>
      <w:pPr>
        <w:tabs>
          <w:tab w:val="num" w:pos="0"/>
        </w:tabs>
        <w:ind w:start="6480" w:hanging="360"/>
      </w:pPr>
      <w:rPr/>
    </w:lvl>
  </w:abstractNum>
  <w:abstractNum w:abstractNumId="6">
    <w:lvl w:ilvl="0">
      <w:start w:val="1"/>
      <w:numFmt w:val="decimal"/>
      <w:suff w:val="nothing"/>
      <w:lvlText w:val="%1."/>
      <w:lvlJc w:val="start"/>
      <w:pPr>
        <w:tabs>
          <w:tab w:val="num" w:pos="0"/>
        </w:tabs>
        <w:ind w:start="0" w:hanging="0"/>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85"/>
  <w:revisionView w:insDel="0" w:formatting="0"/>
  <w:trackRevisions/>
  <w:defaultTabStop w:val="720"/>
  <w:autoHyphenation w:val="true"/>
  <w:hyphenationZone w:val="0"/>
  <w:compat>
    <w:doNotBreakWrappedTables/>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4"/>
        <w:szCs w:val="24"/>
        <w:lang w:val="pt-BR" w:eastAsia="pt-BR" w:bidi="ar-SA"/>
      </w:rPr>
    </w:rPrDefault>
    <w:pPrDefault>
      <w:pPr>
        <w:suppressAutoHyphens w:val="true"/>
      </w:pPr>
    </w:pPrDefault>
  </w:docDefaults>
  <w:style w:type="paragraph" w:styleId="Normal">
    <w:name w:val="Normal"/>
    <w:qFormat/>
    <w:pPr>
      <w:widowControl/>
      <w:kinsoku w:val="true"/>
      <w:overflowPunct w:val="true"/>
      <w:autoSpaceDE w:val="true"/>
      <w:bidi w:val="0"/>
      <w:spacing w:lineRule="auto" w:line="480" w:before="0" w:after="0"/>
      <w:jc w:val="both"/>
    </w:pPr>
    <w:rPr>
      <w:rFonts w:ascii="Arial" w:hAnsi="Arial" w:eastAsia="Arial" w:cs="Arial"/>
      <w:color w:val="auto"/>
      <w:kern w:val="0"/>
      <w:sz w:val="24"/>
      <w:szCs w:val="24"/>
      <w:lang w:val="pt-BR" w:eastAsia="pt-BR" w:bidi="ar-SA"/>
    </w:rPr>
  </w:style>
  <w:style w:type="paragraph" w:styleId="Heading1">
    <w:name w:val="heading 1"/>
    <w:basedOn w:val="Normal"/>
    <w:next w:val="Normal"/>
    <w:qFormat/>
    <w:pPr>
      <w:keepNext w:val="true"/>
      <w:numPr>
        <w:ilvl w:val="0"/>
        <w:numId w:val="0"/>
      </w:numPr>
      <w:tabs>
        <w:tab w:val="clear" w:pos="720"/>
        <w:tab w:val="left" w:pos="90" w:leader="none"/>
      </w:tabs>
      <w:spacing w:before="240" w:after="60"/>
      <w:jc w:val="start"/>
      <w:outlineLvl w:val="0"/>
    </w:pPr>
    <w:rPr>
      <w:b/>
    </w:rPr>
  </w:style>
  <w:style w:type="paragraph" w:styleId="Heading2">
    <w:name w:val="heading 2"/>
    <w:basedOn w:val="Normal"/>
    <w:next w:val="Normal"/>
    <w:qFormat/>
    <w:pPr>
      <w:keepNext w:val="true"/>
      <w:numPr>
        <w:ilvl w:val="0"/>
        <w:numId w:val="0"/>
      </w:numPr>
      <w:spacing w:before="240" w:after="60"/>
      <w:ind w:start="708"/>
      <w:outlineLvl w:val="1"/>
    </w:pPr>
    <w:rPr>
      <w:b/>
    </w:rPr>
  </w:style>
  <w:style w:type="paragraph" w:styleId="Heading3">
    <w:name w:val="heading 3"/>
    <w:basedOn w:val="Normal"/>
    <w:next w:val="Normal"/>
    <w:qFormat/>
    <w:pPr>
      <w:keepNext w:val="true"/>
      <w:numPr>
        <w:ilvl w:val="0"/>
        <w:numId w:val="0"/>
      </w:numPr>
      <w:spacing w:before="240" w:after="60"/>
      <w:ind w:start="708"/>
      <w:outlineLvl w:val="2"/>
    </w:pPr>
    <w:rPr>
      <w:b/>
    </w:rPr>
  </w:style>
  <w:style w:type="paragraph" w:styleId="Heading4">
    <w:name w:val="heading 4"/>
    <w:basedOn w:val="Normal"/>
    <w:next w:val="Normal"/>
    <w:qFormat/>
    <w:pPr>
      <w:keepNext w:val="true"/>
      <w:numPr>
        <w:ilvl w:val="0"/>
        <w:numId w:val="0"/>
      </w:numPr>
      <w:ind w:start="708"/>
      <w:outlineLvl w:val="3"/>
    </w:pPr>
    <w:rPr/>
  </w:style>
  <w:style w:type="paragraph" w:styleId="Heading5">
    <w:name w:val="heading 5"/>
    <w:basedOn w:val="Normal"/>
    <w:next w:val="Normal"/>
    <w:qFormat/>
    <w:pPr>
      <w:keepNext w:val="true"/>
      <w:keepLines/>
      <w:numPr>
        <w:ilvl w:val="0"/>
        <w:numId w:val="0"/>
      </w:numPr>
      <w:spacing w:before="220" w:after="40"/>
      <w:outlineLvl w:val="4"/>
    </w:pPr>
    <w:rPr>
      <w:b/>
      <w:sz w:val="22"/>
      <w:szCs w:val="22"/>
    </w:rPr>
  </w:style>
  <w:style w:type="paragraph" w:styleId="Heading6">
    <w:name w:val="heading 6"/>
    <w:basedOn w:val="Normal"/>
    <w:next w:val="Normal"/>
    <w:qFormat/>
    <w:pPr>
      <w:keepNext w:val="true"/>
      <w:keepLines/>
      <w:numPr>
        <w:ilvl w:val="0"/>
        <w:numId w:val="0"/>
      </w:numPr>
      <w:spacing w:before="200" w:after="40"/>
      <w:outlineLvl w:val="5"/>
    </w:pPr>
    <w:rPr>
      <w:b/>
      <w:sz w:val="20"/>
      <w:szCs w:val="20"/>
    </w:rPr>
  </w:style>
  <w:style w:type="character" w:styleId="DefaultParagraphFont">
    <w:name w:val="Default Paragraph Font"/>
    <w:qFormat/>
    <w:rPr/>
  </w:style>
  <w:style w:type="character" w:styleId="CommentReference">
    <w:name w:val="annotation reference"/>
    <w:basedOn w:val="DefaultParagraphFont"/>
    <w:qFormat/>
    <w:rPr>
      <w:sz w:val="16"/>
      <w:szCs w:val="16"/>
    </w:rPr>
  </w:style>
  <w:style w:type="character" w:styleId="TextodecomentrioChar">
    <w:name w:val="Texto de comentário Char"/>
    <w:basedOn w:val="DefaultParagraphFont"/>
    <w:qFormat/>
    <w:rPr>
      <w:sz w:val="20"/>
      <w:szCs w:val="20"/>
    </w:rPr>
  </w:style>
  <w:style w:type="character" w:styleId="AssuntodocomentrioChar">
    <w:name w:val="Assunto do comentário Char"/>
    <w:basedOn w:val="TextodecomentrioChar"/>
    <w:link w:val="annotationsubject"/>
    <w:qFormat/>
    <w:rPr>
      <w:b/>
      <w:bCs/>
      <w:sz w:val="20"/>
      <w:szCs w:val="20"/>
    </w:rPr>
  </w:style>
  <w:style w:type="character" w:styleId="Hyperlink">
    <w:name w:val="Hyperlink"/>
    <w:rPr>
      <w:color w:val="000080"/>
      <w:u w:val="single"/>
    </w:rPr>
  </w:style>
  <w:style w:type="character" w:styleId="LineNumber">
    <w:name w:val="line number"/>
    <w:rPr/>
  </w:style>
  <w:style w:type="character" w:styleId="Strong">
    <w:name w:val="Strong"/>
    <w:qFormat/>
    <w:rPr>
      <w:b/>
      <w:bCs/>
    </w:rPr>
  </w:style>
  <w:style w:type="character" w:styleId="Emphasis">
    <w:name w:val="Emphasis"/>
    <w:qFormat/>
    <w:rPr>
      <w:i/>
      <w:iCs/>
    </w:rPr>
  </w:style>
  <w:style w:type="character" w:styleId="Smbolosdenumerao">
    <w:name w:val="Símbolos de numeração"/>
    <w:qFormat/>
    <w:rPr/>
  </w:style>
  <w:style w:type="paragraph" w:styleId="Ttulo">
    <w:name w:val="Títu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next w:val="Normal"/>
    <w:qFormat/>
    <w:pPr>
      <w:spacing w:lineRule="auto" w:line="240" w:before="0" w:after="200"/>
    </w:pPr>
    <w:rPr>
      <w:rFonts w:eastAsia="Times New Roman" w:cs="Times New Roman"/>
      <w:b/>
      <w:bCs/>
      <w:color w:val="4F81BD"/>
      <w:sz w:val="18"/>
      <w:szCs w:val="18"/>
    </w:rPr>
  </w:style>
  <w:style w:type="paragraph" w:styleId="ndice">
    <w:name w:val="Índice"/>
    <w:basedOn w:val="Normal"/>
    <w:qFormat/>
    <w:pPr>
      <w:suppressLineNumbers/>
    </w:pPr>
    <w:rPr>
      <w:rFonts w:cs="Lucida Sans"/>
    </w:rPr>
  </w:style>
  <w:style w:type="paragraph" w:styleId="Title">
    <w:name w:val="Title"/>
    <w:basedOn w:val="Normal"/>
    <w:next w:val="Normal"/>
    <w:qFormat/>
    <w:pPr/>
    <w:rPr>
      <w:sz w:val="22"/>
      <w:szCs w:val="22"/>
    </w:rPr>
  </w:style>
  <w:style w:type="paragraph" w:styleId="Subtitle">
    <w:name w:val="Subtitle"/>
    <w:basedOn w:val="Normal"/>
    <w:next w:val="Normal"/>
    <w:qFormat/>
    <w:pPr>
      <w:keepNext w:val="true"/>
      <w:keepLines/>
      <w:spacing w:before="360" w:after="80"/>
    </w:pPr>
    <w:rPr>
      <w:rFonts w:ascii="Georgia" w:hAnsi="Georgia" w:eastAsia="Georgia" w:cs="Georgia"/>
      <w:i/>
      <w:color w:val="666666"/>
      <w:sz w:val="48"/>
      <w:szCs w:val="48"/>
    </w:rPr>
  </w:style>
  <w:style w:type="paragraph" w:styleId="CommentText">
    <w:name w:val="annotation text"/>
    <w:basedOn w:val="Normal"/>
    <w:link w:val="TextodecomentrioChar"/>
    <w:pPr>
      <w:spacing w:lineRule="auto" w:line="240"/>
    </w:pPr>
    <w:rPr>
      <w:sz w:val="20"/>
      <w:szCs w:val="20"/>
    </w:rPr>
  </w:style>
  <w:style w:type="paragraph" w:styleId="annotationsubject">
    <w:name w:val="annotation subject"/>
    <w:basedOn w:val="CommentText"/>
    <w:next w:val="CommentText"/>
    <w:link w:val="AssuntodocomentrioChar"/>
    <w:qFormat/>
    <w:pPr/>
    <w:rPr>
      <w:b/>
      <w:bCs/>
    </w:rPr>
  </w:style>
  <w:style w:type="paragraph" w:styleId="Cabealhoerodap">
    <w:name w:val="Cabeçalho e rodapé"/>
    <w:basedOn w:val="Normal"/>
    <w:qFormat/>
    <w:pPr/>
    <w:rPr/>
  </w:style>
  <w:style w:type="paragraph" w:styleId="Header">
    <w:name w:val="header"/>
    <w:basedOn w:val="Cabealhoerodap"/>
    <w:pPr/>
    <w:rPr/>
  </w:style>
  <w:style w:type="paragraph" w:styleId="Footer">
    <w:name w:val="footer"/>
    <w:basedOn w:val="Cabealhoerodap"/>
    <w:pPr/>
    <w:rPr/>
  </w:style>
  <w:style w:type="paragraph" w:styleId="Anotao">
    <w:name w:val="Anotação"/>
    <w:basedOn w:val="Normal"/>
    <w:qFormat/>
    <w:pPr>
      <w:spacing w:lineRule="auto" w:line="240" w:before="56" w:after="0"/>
      <w:ind w:hanging="0" w:start="57" w:end="57"/>
    </w:pPr>
    <w:rPr>
      <w:color w:val="auto"/>
      <w:sz w:val="20"/>
      <w:szCs w:val="20"/>
    </w:rPr>
  </w:style>
  <w:style w:type="paragraph" w:styleId="Contedodatabela">
    <w:name w:val="Conteúdo da tabela"/>
    <w:basedOn w:val="Normal"/>
    <w:qFormat/>
    <w:pPr>
      <w:widowControl w:val="false"/>
      <w:suppressLineNumbers/>
    </w:pPr>
    <w:rPr/>
  </w:style>
  <w:style w:type="paragraph" w:styleId="Contedodoquadro">
    <w:name w:val="Conteúdo do quadro"/>
    <w:basedOn w:val="Normal"/>
    <w:qFormat/>
    <w:pPr/>
    <w:rPr/>
  </w:style>
  <w:style w:type="numbering" w:styleId="Semlista">
    <w:name w:val="Sem lista"/>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doi.org/10.2174/97816810832161160101" TargetMode="External"/><Relationship Id="rId4" Type="http://schemas.openxmlformats.org/officeDocument/2006/relationships/hyperlink" Target="https://doi.org/10.1093/ageing/afr051" TargetMode="Externa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comments" Target="comments.xml"/><Relationship Id="rId8" Type="http://schemas.microsoft.com/office/2011/relationships/commentsExtended" Target="commentsExtended.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LibreOffice/25.8.1.1$Windows_X86_64 LibreOffice_project/54047653041915e595ad4e45cccea684809c77b5</Application>
  <AppVersion>15.0000</AppVersion>
  <Pages>29</Pages>
  <Words>10255</Words>
  <Characters>59069</Characters>
  <CharactersWithSpaces>69010</CharactersWithSpaces>
  <Paragraphs>423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2025-09-28T20:40:32Z</dcterms:created>
  <dc:creator/>
  <dc:description/>
  <dc:language>pt-BR</dc:language>
  <cp:lastModifiedBy/>
  <dcterms:modified xsi:type="dcterms:W3CDTF">2025-09-28T20:42:04Z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5b1c8cc5-def1-40ab-ab45-e140fdf6f0d6</vt:lpwstr>
  </property>
  <property fmtid="{D5CDD505-2E9C-101B-9397-08002B2CF9AE}" pid="3" name="ZOTERO_PREF_1">
    <vt:lpwstr>&lt;data data-version="3" zotero-version="7.0.24"&gt;&lt;session id="zrXRIHTE"/&gt;&lt;style id="http://www.zotero.org/styles/ieee" locale="pt-BR" hasBibliography="1" bibliographyStyleHasBeenSet="0"/&gt;&lt;prefs&gt;&lt;pref name="fieldType" value="Field"/&gt;&lt;pref name="automaticJour</vt:lpwstr>
  </property>
  <property fmtid="{D5CDD505-2E9C-101B-9397-08002B2CF9AE}" pid="4" name="ZOTERO_PREF_2">
    <vt:lpwstr>nalAbbreviations" value="true"/&gt;&lt;/prefs&gt;&lt;/data&gt;</vt:lpwstr>
  </property>
</Properties>
</file>