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9C230" w14:textId="3C8E7F8C" w:rsidR="00922388" w:rsidRDefault="000C6205">
      <w:pPr>
        <w:spacing w:line="360" w:lineRule="auto"/>
        <w:jc w:val="center"/>
        <w:rPr>
          <w:rFonts w:ascii="Times New Roman" w:eastAsia="Times New Roman" w:hAnsi="Times New Roman" w:cs="Times New Roman"/>
        </w:rPr>
      </w:pPr>
      <w:r>
        <w:rPr>
          <w:noProof/>
        </w:rPr>
        <mc:AlternateContent>
          <mc:Choice Requires="wps">
            <w:drawing>
              <wp:anchor distT="0" distB="0" distL="0" distR="0" simplePos="0" relativeHeight="2" behindDoc="0" locked="0" layoutInCell="0" allowOverlap="1" wp14:anchorId="25C93D9B" wp14:editId="41BFE857">
                <wp:simplePos x="0" y="0"/>
                <wp:positionH relativeFrom="page">
                  <wp:posOffset>-523875</wp:posOffset>
                </wp:positionH>
                <wp:positionV relativeFrom="page">
                  <wp:align>top</wp:align>
                </wp:positionV>
                <wp:extent cx="523875" cy="781050"/>
                <wp:effectExtent l="0" t="0" r="9525" b="0"/>
                <wp:wrapNone/>
                <wp:docPr id="1" name="bgLayers_comp-joj48vip"/>
                <wp:cNvGraphicFramePr/>
                <a:graphic xmlns:a="http://schemas.openxmlformats.org/drawingml/2006/main">
                  <a:graphicData uri="http://schemas.microsoft.com/office/word/2010/wordprocessingShape">
                    <wps:wsp>
                      <wps:cNvSpPr txBox="1"/>
                      <wps:spPr>
                        <a:xfrm flipH="1">
                          <a:off x="0" y="0"/>
                          <a:ext cx="523875" cy="781050"/>
                        </a:xfrm>
                        <a:prstGeom prst="rect">
                          <a:avLst/>
                        </a:prstGeom>
                        <a:solidFill>
                          <a:srgbClr val="FFFFFF"/>
                        </a:solidFill>
                      </wps:spPr>
                      <wps:txbx>
                        <w:txbxContent>
                          <w:p w14:paraId="6A42A154" w14:textId="4B42130B" w:rsidR="00922388" w:rsidDel="000C6205" w:rsidRDefault="00922388">
                            <w:pPr>
                              <w:pStyle w:val="Corpodetexto"/>
                              <w:rPr>
                                <w:del w:id="0" w:author="User" w:date="2025-09-29T07:51:00Z"/>
                              </w:rPr>
                            </w:pPr>
                          </w:p>
                          <w:p w14:paraId="19341572" w14:textId="75DA1AC6" w:rsidR="00922388" w:rsidDel="000C6205" w:rsidRDefault="00922388">
                            <w:pPr>
                              <w:pStyle w:val="Corpodetexto"/>
                              <w:rPr>
                                <w:del w:id="1" w:author="User" w:date="2025-09-29T07:51:00Z"/>
                              </w:rPr>
                            </w:pPr>
                          </w:p>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w14:anchorId="25C93D9B" id="_x0000_t202" coordsize="21600,21600" o:spt="202" path="m,l,21600r21600,l21600,xe">
                <v:stroke joinstyle="miter"/>
                <v:path gradientshapeok="t" o:connecttype="rect"/>
              </v:shapetype>
              <v:shape id="bgLayers_comp-joj48vip" o:spid="_x0000_s1026" type="#_x0000_t202" style="position:absolute;left:0;text-align:left;margin-left:-41.25pt;margin-top:0;width:41.25pt;height:61.5pt;flip:x;z-index:2;visibility:visible;mso-wrap-style:square;mso-width-percent:0;mso-height-percent:0;mso-wrap-distance-left:0;mso-wrap-distance-top:0;mso-wrap-distance-right:0;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" o:allowincell="f" stroked="f">
                <v:textbox inset="0,0,0,0">
                  <w:txbxContent>
                    <w:p w14:paraId="6A42A154" w14:textId="4B42130B" w:rsidR="00922388" w:rsidDel="000C6205" w:rsidRDefault="00922388">
                      <w:pPr>
                        <w:pStyle w:val="Corpodetexto"/>
                        <w:rPr>
                          <w:del w:id="2" w:author="User" w:date="2025-09-29T07:51:00Z"/>
                        </w:rPr>
                      </w:pPr>
                    </w:p>
                    <w:p w14:paraId="19341572" w14:textId="75DA1AC6" w:rsidR="00922388" w:rsidDel="000C6205" w:rsidRDefault="00922388">
                      <w:pPr>
                        <w:pStyle w:val="Corpodetexto"/>
                        <w:rPr>
                          <w:del w:id="3" w:author="User" w:date="2025-09-29T07:51:00Z"/>
                        </w:rPr>
                      </w:pPr>
                    </w:p>
                  </w:txbxContent>
                </v:textbox>
                <w10:wrap anchorx="page" anchory="page"/>
              </v:shape>
            </w:pict>
          </mc:Fallback>
        </mc:AlternateContent>
      </w:r>
      <w:r w:rsidR="00854586">
        <w:rPr>
          <w:rFonts w:ascii="Times New Roman" w:eastAsia="Times New Roman" w:hAnsi="Times New Roman" w:cs="Times New Roman"/>
        </w:rPr>
        <w:t>UNIVERSIDADE DE SÃO PAULO</w:t>
      </w:r>
      <w:bookmarkStart w:id="4" w:name="_heading=h.f8ewjw6sfegx"/>
      <w:bookmarkEnd w:id="4"/>
    </w:p>
    <w:p w14:paraId="7E27688A" w14:textId="77777777" w:rsidR="00922388" w:rsidRDefault="00854586">
      <w:pPr>
        <w:spacing w:line="360" w:lineRule="auto"/>
        <w:jc w:val="center"/>
        <w:rPr>
          <w:rFonts w:ascii="Times New Roman" w:eastAsia="Times New Roman" w:hAnsi="Times New Roman" w:cs="Times New Roman"/>
        </w:rPr>
      </w:pPr>
      <w:r>
        <w:rPr>
          <w:rFonts w:ascii="Times New Roman" w:eastAsia="Times New Roman" w:hAnsi="Times New Roman" w:cs="Times New Roman"/>
        </w:rPr>
        <w:t>ESCOLA DE EDUCAÇÃO FÍSICA E ESPORTE DE RIBEIRÃO PRETO</w:t>
      </w:r>
    </w:p>
    <w:p w14:paraId="48E263D4" w14:textId="77777777" w:rsidR="00922388" w:rsidRDefault="00922388">
      <w:pPr>
        <w:spacing w:line="360" w:lineRule="auto"/>
        <w:rPr>
          <w:rFonts w:ascii="Times New Roman" w:eastAsia="Times New Roman" w:hAnsi="Times New Roman" w:cs="Times New Roman"/>
        </w:rPr>
      </w:pPr>
    </w:p>
    <w:p w14:paraId="301C92DC" w14:textId="77777777" w:rsidR="00922388" w:rsidRDefault="00922388">
      <w:pPr>
        <w:spacing w:line="360" w:lineRule="auto"/>
        <w:rPr>
          <w:rFonts w:ascii="Times New Roman" w:eastAsia="Times New Roman" w:hAnsi="Times New Roman" w:cs="Times New Roman"/>
        </w:rPr>
      </w:pPr>
    </w:p>
    <w:p w14:paraId="533AC967" w14:textId="77777777" w:rsidR="00922388" w:rsidRDefault="00922388">
      <w:pPr>
        <w:spacing w:line="360" w:lineRule="auto"/>
        <w:rPr>
          <w:rFonts w:ascii="Times New Roman" w:eastAsia="Times New Roman" w:hAnsi="Times New Roman" w:cs="Times New Roman"/>
        </w:rPr>
      </w:pPr>
    </w:p>
    <w:p w14:paraId="114D5933" w14:textId="77777777" w:rsidR="00922388" w:rsidRDefault="00922388">
      <w:pPr>
        <w:spacing w:line="360" w:lineRule="auto"/>
        <w:rPr>
          <w:rFonts w:ascii="Times New Roman" w:eastAsia="Times New Roman" w:hAnsi="Times New Roman" w:cs="Times New Roman"/>
        </w:rPr>
      </w:pPr>
    </w:p>
    <w:p w14:paraId="5F63B8C4" w14:textId="77777777" w:rsidR="00922388" w:rsidRDefault="00854586">
      <w:pPr>
        <w:spacing w:line="360" w:lineRule="auto"/>
        <w:jc w:val="center"/>
        <w:rPr>
          <w:rFonts w:ascii="Times New Roman" w:eastAsia="Times New Roman" w:hAnsi="Times New Roman" w:cs="Times New Roman"/>
        </w:rPr>
      </w:pPr>
      <w:r>
        <w:rPr>
          <w:rFonts w:ascii="Times New Roman" w:eastAsia="Times New Roman" w:hAnsi="Times New Roman" w:cs="Times New Roman"/>
        </w:rPr>
        <w:t>GUILHERME DE PAULA LEMOS</w:t>
      </w:r>
    </w:p>
    <w:p w14:paraId="0FB41CBC" w14:textId="77777777" w:rsidR="00922388" w:rsidRDefault="00922388">
      <w:pPr>
        <w:spacing w:line="360" w:lineRule="auto"/>
        <w:rPr>
          <w:rFonts w:ascii="Times New Roman" w:eastAsia="Times New Roman" w:hAnsi="Times New Roman" w:cs="Times New Roman"/>
        </w:rPr>
      </w:pPr>
    </w:p>
    <w:p w14:paraId="0BBF107F" w14:textId="77777777" w:rsidR="00922388" w:rsidRDefault="00922388">
      <w:pPr>
        <w:spacing w:line="360" w:lineRule="auto"/>
        <w:rPr>
          <w:rFonts w:ascii="Times New Roman" w:eastAsia="Times New Roman" w:hAnsi="Times New Roman" w:cs="Times New Roman"/>
        </w:rPr>
      </w:pPr>
    </w:p>
    <w:p w14:paraId="3BE89474" w14:textId="77777777" w:rsidR="00922388" w:rsidRDefault="00922388">
      <w:pPr>
        <w:spacing w:line="360" w:lineRule="auto"/>
        <w:rPr>
          <w:rFonts w:ascii="Times New Roman" w:eastAsia="Times New Roman" w:hAnsi="Times New Roman" w:cs="Times New Roman"/>
        </w:rPr>
      </w:pPr>
    </w:p>
    <w:p w14:paraId="64940872" w14:textId="77777777" w:rsidR="00922388" w:rsidRDefault="00922388">
      <w:pPr>
        <w:spacing w:line="360" w:lineRule="auto"/>
        <w:rPr>
          <w:rFonts w:ascii="Times New Roman" w:eastAsia="Times New Roman" w:hAnsi="Times New Roman" w:cs="Times New Roman"/>
        </w:rPr>
      </w:pPr>
    </w:p>
    <w:p w14:paraId="1E14E33E" w14:textId="77777777" w:rsidR="00922388" w:rsidRDefault="00854586">
      <w:pPr>
        <w:spacing w:line="360" w:lineRule="auto"/>
        <w:jc w:val="center"/>
        <w:rPr>
          <w:rFonts w:ascii="Times New Roman" w:eastAsia="Times New Roman" w:hAnsi="Times New Roman" w:cs="Times New Roman"/>
          <w:i/>
          <w:vertAlign w:val="superscript"/>
        </w:rPr>
      </w:pPr>
      <w:r>
        <w:rPr>
          <w:rFonts w:ascii="Times New Roman" w:eastAsia="Times New Roman" w:hAnsi="Times New Roman" w:cs="Times New Roman"/>
        </w:rPr>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225E9598" w14:textId="77777777" w:rsidR="00922388" w:rsidRDefault="00922388">
      <w:pPr>
        <w:spacing w:line="360" w:lineRule="auto"/>
        <w:jc w:val="center"/>
        <w:rPr>
          <w:rFonts w:ascii="Times New Roman" w:eastAsia="Times New Roman" w:hAnsi="Times New Roman" w:cs="Times New Roman"/>
        </w:rPr>
      </w:pPr>
    </w:p>
    <w:p w14:paraId="219DBA6B" w14:textId="77777777" w:rsidR="00922388" w:rsidRDefault="00854586">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Candidato: Guilherme de Paula Lemos</w:t>
      </w:r>
    </w:p>
    <w:p w14:paraId="3B055850" w14:textId="77777777" w:rsidR="00922388" w:rsidRDefault="00854586">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Orientador: Matheus Machado Gomes</w:t>
      </w:r>
    </w:p>
    <w:p w14:paraId="5719CCCD" w14:textId="77777777" w:rsidR="00922388" w:rsidRDefault="00854586">
      <w:pPr>
        <w:spacing w:line="360" w:lineRule="auto"/>
        <w:ind w:left="4320" w:right="18"/>
        <w:rPr>
          <w:rFonts w:ascii="Times New Roman" w:eastAsia="Times New Roman" w:hAnsi="Times New Roman" w:cs="Times New Roman"/>
          <w:color w:val="000000"/>
        </w:rPr>
      </w:pPr>
      <w:r>
        <w:rPr>
          <w:rFonts w:ascii="Times New Roman" w:eastAsia="Times New Roman" w:hAnsi="Times New Roman" w:cs="Times New Roman"/>
          <w:color w:val="000000"/>
        </w:rPr>
        <w:t xml:space="preserve">Linha de Pesquisa: </w:t>
      </w:r>
      <w:r>
        <w:rPr>
          <w:rFonts w:ascii="Times New Roman" w:eastAsia="Times New Roman" w:hAnsi="Times New Roman" w:cs="Times New Roman"/>
          <w:i/>
          <w:color w:val="000000"/>
        </w:rPr>
        <w:t>Aspectos biodinâmicos da atividade física e do esporte</w:t>
      </w:r>
    </w:p>
    <w:p w14:paraId="13D2C937" w14:textId="77777777" w:rsidR="00922388" w:rsidRDefault="00922388">
      <w:pPr>
        <w:spacing w:line="360" w:lineRule="auto"/>
        <w:rPr>
          <w:rFonts w:ascii="Times New Roman" w:eastAsia="Times New Roman" w:hAnsi="Times New Roman" w:cs="Times New Roman"/>
        </w:rPr>
      </w:pPr>
    </w:p>
    <w:p w14:paraId="187DF64F" w14:textId="77777777" w:rsidR="00922388" w:rsidRDefault="00922388">
      <w:pPr>
        <w:spacing w:line="360" w:lineRule="auto"/>
        <w:rPr>
          <w:rFonts w:ascii="Times New Roman" w:eastAsia="Times New Roman" w:hAnsi="Times New Roman" w:cs="Times New Roman"/>
        </w:rPr>
      </w:pPr>
    </w:p>
    <w:p w14:paraId="335EF86F" w14:textId="77777777" w:rsidR="00922388" w:rsidRDefault="00922388">
      <w:pPr>
        <w:spacing w:line="360" w:lineRule="auto"/>
        <w:rPr>
          <w:rFonts w:ascii="Times New Roman" w:eastAsia="Times New Roman" w:hAnsi="Times New Roman" w:cs="Times New Roman"/>
        </w:rPr>
      </w:pPr>
    </w:p>
    <w:p w14:paraId="5D6D9BF4" w14:textId="77777777" w:rsidR="00922388" w:rsidRDefault="00922388">
      <w:pPr>
        <w:spacing w:line="360" w:lineRule="auto"/>
        <w:rPr>
          <w:rFonts w:ascii="Times New Roman" w:eastAsia="Times New Roman" w:hAnsi="Times New Roman" w:cs="Times New Roman"/>
        </w:rPr>
      </w:pPr>
    </w:p>
    <w:p w14:paraId="5104D37B" w14:textId="77777777" w:rsidR="00922388" w:rsidRDefault="00922388">
      <w:pPr>
        <w:spacing w:line="360" w:lineRule="auto"/>
        <w:rPr>
          <w:rFonts w:ascii="Times New Roman" w:eastAsia="Times New Roman" w:hAnsi="Times New Roman" w:cs="Times New Roman"/>
        </w:rPr>
      </w:pPr>
    </w:p>
    <w:p w14:paraId="4131E87B" w14:textId="77777777" w:rsidR="00922388" w:rsidRDefault="00922388">
      <w:pPr>
        <w:spacing w:line="360" w:lineRule="auto"/>
        <w:rPr>
          <w:rFonts w:ascii="Times New Roman" w:eastAsia="Times New Roman" w:hAnsi="Times New Roman" w:cs="Times New Roman"/>
        </w:rPr>
      </w:pPr>
    </w:p>
    <w:p w14:paraId="32B08582" w14:textId="77777777" w:rsidR="00922388" w:rsidRDefault="00922388">
      <w:pPr>
        <w:spacing w:line="360" w:lineRule="auto"/>
        <w:rPr>
          <w:rFonts w:ascii="Times New Roman" w:eastAsia="Times New Roman" w:hAnsi="Times New Roman" w:cs="Times New Roman"/>
        </w:rPr>
      </w:pPr>
    </w:p>
    <w:p w14:paraId="38FEA95D" w14:textId="77777777" w:rsidR="00922388" w:rsidRDefault="00922388">
      <w:pPr>
        <w:spacing w:line="360" w:lineRule="auto"/>
        <w:rPr>
          <w:rFonts w:ascii="Times New Roman" w:eastAsia="Times New Roman" w:hAnsi="Times New Roman" w:cs="Times New Roman"/>
        </w:rPr>
      </w:pPr>
    </w:p>
    <w:p w14:paraId="1CB42629" w14:textId="77777777" w:rsidR="00922388" w:rsidRDefault="00922388">
      <w:pPr>
        <w:spacing w:line="360" w:lineRule="auto"/>
        <w:rPr>
          <w:rFonts w:ascii="Times New Roman" w:eastAsia="Times New Roman" w:hAnsi="Times New Roman" w:cs="Times New Roman"/>
        </w:rPr>
      </w:pPr>
    </w:p>
    <w:p w14:paraId="4628B069" w14:textId="77777777" w:rsidR="00922388" w:rsidRDefault="00922388">
      <w:pPr>
        <w:spacing w:line="360" w:lineRule="auto"/>
        <w:rPr>
          <w:rFonts w:ascii="Times New Roman" w:eastAsia="Times New Roman" w:hAnsi="Times New Roman" w:cs="Times New Roman"/>
        </w:rPr>
      </w:pPr>
    </w:p>
    <w:p w14:paraId="22048ADB" w14:textId="77777777" w:rsidR="00922388" w:rsidRDefault="00922388">
      <w:pPr>
        <w:spacing w:line="360" w:lineRule="auto"/>
        <w:rPr>
          <w:rFonts w:ascii="Times New Roman" w:eastAsia="Times New Roman" w:hAnsi="Times New Roman" w:cs="Times New Roman"/>
        </w:rPr>
      </w:pPr>
    </w:p>
    <w:p w14:paraId="234FBDD1" w14:textId="77777777" w:rsidR="00922388" w:rsidRDefault="00922388">
      <w:pPr>
        <w:spacing w:line="360" w:lineRule="auto"/>
        <w:rPr>
          <w:rFonts w:ascii="Times New Roman" w:eastAsia="Times New Roman" w:hAnsi="Times New Roman" w:cs="Times New Roman"/>
        </w:rPr>
      </w:pPr>
    </w:p>
    <w:p w14:paraId="4531AEA0" w14:textId="77777777" w:rsidR="00922388" w:rsidRDefault="00922388">
      <w:pPr>
        <w:spacing w:line="360" w:lineRule="auto"/>
        <w:rPr>
          <w:rFonts w:ascii="Times New Roman" w:eastAsia="Times New Roman" w:hAnsi="Times New Roman" w:cs="Times New Roman"/>
        </w:rPr>
      </w:pPr>
    </w:p>
    <w:p w14:paraId="1E0516B4" w14:textId="77777777" w:rsidR="00922388" w:rsidRDefault="00854586">
      <w:pPr>
        <w:spacing w:line="360" w:lineRule="auto"/>
        <w:jc w:val="center"/>
        <w:rPr>
          <w:rFonts w:ascii="Times New Roman" w:eastAsia="Times New Roman" w:hAnsi="Times New Roman" w:cs="Times New Roman"/>
        </w:rPr>
      </w:pPr>
      <w:r>
        <w:rPr>
          <w:rFonts w:ascii="Times New Roman" w:eastAsia="Times New Roman" w:hAnsi="Times New Roman" w:cs="Times New Roman"/>
        </w:rPr>
        <w:t>Ribeirão Preto - SP</w:t>
      </w:r>
    </w:p>
    <w:p w14:paraId="4444C46B" w14:textId="77777777" w:rsidR="00922388" w:rsidRDefault="00854586">
      <w:pPr>
        <w:spacing w:line="360" w:lineRule="auto"/>
        <w:jc w:val="center"/>
        <w:rPr>
          <w:rFonts w:ascii="Times New Roman" w:eastAsia="Times New Roman" w:hAnsi="Times New Roman" w:cs="Times New Roman"/>
        </w:rPr>
        <w:sectPr w:rsidR="00922388">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0" w:footer="0" w:gutter="0"/>
          <w:pgNumType w:start="1"/>
          <w:cols w:space="720"/>
          <w:formProt w:val="0"/>
          <w:docGrid w:linePitch="100"/>
        </w:sectPr>
      </w:pPr>
      <w:r>
        <w:rPr>
          <w:rFonts w:ascii="Times New Roman" w:eastAsia="Times New Roman" w:hAnsi="Times New Roman" w:cs="Times New Roman"/>
        </w:rPr>
        <w:t>2024</w:t>
      </w:r>
    </w:p>
    <w:p w14:paraId="1D300C39" w14:textId="77777777" w:rsidR="00922388" w:rsidRDefault="00854586">
      <w:pPr>
        <w:spacing w:line="360" w:lineRule="auto"/>
        <w:jc w:val="center"/>
        <w:rPr>
          <w:rFonts w:ascii="Times New Roman" w:eastAsia="Times New Roman" w:hAnsi="Times New Roman" w:cs="Times New Roman"/>
          <w:i/>
          <w:vertAlign w:val="superscript"/>
        </w:rPr>
      </w:pPr>
      <w:bookmarkStart w:id="5" w:name="_heading=h.o5ku8cknwnit"/>
      <w:bookmarkEnd w:id="5"/>
      <w:r>
        <w:rPr>
          <w:rFonts w:ascii="Times New Roman" w:eastAsia="Times New Roman" w:hAnsi="Times New Roman" w:cs="Times New Roman"/>
        </w:rPr>
        <w:lastRenderedPageBreak/>
        <w:t xml:space="preserve">ANÁLISE DE FATORES ASSOCIADOS AO DESEMPENHO NO </w:t>
      </w:r>
      <w:r>
        <w:rPr>
          <w:rFonts w:ascii="Times New Roman" w:eastAsia="Times New Roman" w:hAnsi="Times New Roman" w:cs="Times New Roman"/>
          <w:i/>
        </w:rPr>
        <w:t xml:space="preserve">HANDSTAND </w:t>
      </w:r>
      <w:r>
        <w:rPr>
          <w:rFonts w:ascii="Times New Roman" w:eastAsia="Times New Roman" w:hAnsi="Times New Roman" w:cs="Times New Roman"/>
        </w:rPr>
        <w:t xml:space="preserve">E </w:t>
      </w:r>
      <w:r>
        <w:rPr>
          <w:rFonts w:ascii="Times New Roman" w:eastAsia="Times New Roman" w:hAnsi="Times New Roman" w:cs="Times New Roman"/>
          <w:i/>
        </w:rPr>
        <w:t>HANDSTAND WALK</w:t>
      </w:r>
      <w:r>
        <w:rPr>
          <w:rFonts w:ascii="Times New Roman" w:eastAsia="Times New Roman" w:hAnsi="Times New Roman" w:cs="Times New Roman"/>
        </w:rPr>
        <w:t xml:space="preserve"> </w:t>
      </w:r>
    </w:p>
    <w:p w14:paraId="5751A7E5" w14:textId="77777777" w:rsidR="00922388" w:rsidRDefault="00854586" w:rsidP="00FB1225">
      <w:pPr>
        <w:spacing w:line="360" w:lineRule="auto"/>
        <w:jc w:val="left"/>
        <w:rPr>
          <w:rFonts w:ascii="Times New Roman" w:eastAsia="Times New Roman" w:hAnsi="Times New Roman" w:cs="Times New Roman"/>
          <w:b/>
        </w:rPr>
      </w:pPr>
      <w:r>
        <w:rPr>
          <w:rFonts w:ascii="Times New Roman" w:eastAsia="Times New Roman" w:hAnsi="Times New Roman" w:cs="Times New Roman"/>
          <w:b/>
        </w:rPr>
        <w:t>RESUMO</w:t>
      </w:r>
    </w:p>
    <w:p w14:paraId="72A2D714" w14:textId="01D927E2" w:rsidR="00922388" w:rsidRDefault="00854586">
      <w:pPr>
        <w:spacing w:after="240" w:line="360" w:lineRule="auto"/>
        <w:ind w:firstLine="720"/>
        <w:rPr>
          <w:rFonts w:ascii="Times New Roman" w:eastAsia="Times New Roman" w:hAnsi="Times New Roman" w:cs="Times New Roman"/>
          <w:b/>
        </w:rPr>
        <w:pPrChange w:id="6" w:author="User" w:date="2025-09-29T11:35:00Z">
          <w:pPr>
            <w:spacing w:before="240" w:after="240" w:line="360" w:lineRule="auto"/>
            <w:ind w:firstLine="720"/>
          </w:pPr>
        </w:pPrChange>
      </w:pPr>
      <w:del w:id="7" w:author="User" w:date="2025-09-29T11:23:00Z">
        <w:r w:rsidRPr="00F90F13" w:rsidDel="00F90F13">
          <w:rPr>
            <w:rFonts w:ascii="Times New Roman" w:eastAsia="Times New Roman" w:hAnsi="Times New Roman" w:cs="Times New Roman"/>
          </w:rPr>
          <w:delText xml:space="preserve"> </w:delText>
        </w:r>
        <w:r w:rsidRPr="00F90F13" w:rsidDel="00F90F13">
          <w:rPr>
            <w:rFonts w:ascii="Times New Roman" w:eastAsia="Times New Roman" w:hAnsi="Times New Roman" w:cs="Times New Roman"/>
            <w:rPrChange w:id="8" w:author="User" w:date="2025-09-29T11:24:00Z">
              <w:rPr/>
            </w:rPrChange>
          </w:rPr>
          <w:delText xml:space="preserve">O </w:delText>
        </w:r>
        <w:r w:rsidRPr="00F90F13" w:rsidDel="00F90F13">
          <w:rPr>
            <w:rFonts w:ascii="Times New Roman" w:eastAsia="Times New Roman" w:hAnsi="Times New Roman" w:cs="Times New Roman"/>
            <w:i/>
            <w:rPrChange w:id="9" w:author="User" w:date="2025-09-29T11:24:00Z">
              <w:rPr>
                <w:i/>
              </w:rPr>
            </w:rPrChange>
          </w:rPr>
          <w:delText>handstand (HS</w:delText>
        </w:r>
        <w:r w:rsidRPr="00F90F13" w:rsidDel="00F90F13">
          <w:rPr>
            <w:rFonts w:ascii="Times New Roman" w:eastAsia="Times New Roman" w:hAnsi="Times New Roman" w:cs="Times New Roman"/>
            <w:rPrChange w:id="10" w:author="User" w:date="2025-09-29T11:24:00Z">
              <w:rPr/>
            </w:rPrChange>
          </w:rPr>
          <w:delText xml:space="preserve">) caracteriza-se por um equilíbrio estático em posição invertida sobre as mãos, enquanto o </w:delText>
        </w:r>
        <w:r w:rsidRPr="00F90F13" w:rsidDel="00F90F13">
          <w:rPr>
            <w:rFonts w:ascii="Times New Roman" w:eastAsia="Times New Roman" w:hAnsi="Times New Roman" w:cs="Times New Roman"/>
            <w:i/>
            <w:rPrChange w:id="11" w:author="User" w:date="2025-09-29T11:24:00Z">
              <w:rPr>
                <w:i/>
              </w:rPr>
            </w:rPrChange>
          </w:rPr>
          <w:delText>handstand walk</w:delText>
        </w:r>
        <w:r w:rsidRPr="00F90F13" w:rsidDel="00F90F13">
          <w:rPr>
            <w:rFonts w:ascii="Times New Roman" w:eastAsia="Times New Roman" w:hAnsi="Times New Roman" w:cs="Times New Roman"/>
            <w:rPrChange w:id="12" w:author="User" w:date="2025-09-29T11:24:00Z">
              <w:rPr/>
            </w:rPrChange>
          </w:rPr>
          <w:delText xml:space="preserve"> (</w:delText>
        </w:r>
        <w:r w:rsidRPr="00F90F13" w:rsidDel="00F90F13">
          <w:rPr>
            <w:rFonts w:ascii="Times New Roman" w:eastAsia="Times New Roman" w:hAnsi="Times New Roman" w:cs="Times New Roman"/>
            <w:i/>
            <w:rPrChange w:id="13" w:author="User" w:date="2025-09-29T11:24:00Z">
              <w:rPr>
                <w:i/>
              </w:rPr>
            </w:rPrChange>
          </w:rPr>
          <w:delText xml:space="preserve">HSW) </w:delText>
        </w:r>
        <w:r w:rsidRPr="00F90F13" w:rsidDel="00F90F13">
          <w:rPr>
            <w:rFonts w:ascii="Times New Roman" w:eastAsia="Times New Roman" w:hAnsi="Times New Roman" w:cs="Times New Roman"/>
            <w:rPrChange w:id="14" w:author="User" w:date="2025-09-29T11:24:00Z">
              <w:rPr/>
            </w:rPrChange>
          </w:rPr>
          <w:delText>envolve deslocamento dinâmico nesta posição são elementos fundamentais em diversas modalidades esportivas</w:delText>
        </w:r>
        <w:r w:rsidRPr="00F90F13" w:rsidDel="00F90F13">
          <w:rPr>
            <w:rFonts w:ascii="Times New Roman" w:eastAsia="Times New Roman" w:hAnsi="Times New Roman" w:cs="Times New Roman"/>
          </w:rPr>
          <w:delText xml:space="preserve">. </w:delText>
        </w:r>
      </w:del>
      <w:ins w:id="15" w:author="User" w:date="2025-09-25T17:05:00Z">
        <w:r w:rsidRPr="00F90F13">
          <w:rPr>
            <w:rFonts w:ascii="Times New Roman" w:eastAsia="Times New Roman" w:hAnsi="Times New Roman" w:cs="Times New Roman"/>
            <w:rPrChange w:id="16" w:author="User" w:date="2025-09-29T11:24:00Z">
              <w:rPr>
                <w:rFonts w:ascii="Times New Roman" w:eastAsia="Times New Roman" w:hAnsi="Times New Roman" w:cs="Times New Roman"/>
                <w:shd w:val="clear" w:color="auto" w:fill="00FF00"/>
              </w:rPr>
            </w:rPrChange>
          </w:rPr>
          <w:t xml:space="preserve">O </w:t>
        </w:r>
        <w:r w:rsidRPr="00F90F13">
          <w:rPr>
            <w:rFonts w:ascii="Times New Roman" w:eastAsia="Times New Roman" w:hAnsi="Times New Roman" w:cs="Times New Roman"/>
            <w:i/>
            <w:iCs/>
            <w:rPrChange w:id="17" w:author="User" w:date="2025-09-29T11:24:00Z">
              <w:rPr/>
            </w:rPrChange>
          </w:rPr>
          <w:t>handstand</w:t>
        </w:r>
        <w:r w:rsidRPr="00F90F13">
          <w:rPr>
            <w:rFonts w:ascii="Times New Roman" w:eastAsia="Times New Roman" w:hAnsi="Times New Roman" w:cs="Times New Roman"/>
            <w:rPrChange w:id="18" w:author="User" w:date="2025-09-29T11:24:00Z">
              <w:rPr>
                <w:rFonts w:ascii="Times New Roman" w:eastAsia="Times New Roman" w:hAnsi="Times New Roman" w:cs="Times New Roman"/>
                <w:shd w:val="clear" w:color="auto" w:fill="00FF00"/>
              </w:rPr>
            </w:rPrChange>
          </w:rPr>
          <w:t xml:space="preserve"> (</w:t>
        </w:r>
        <w:r w:rsidRPr="00F90F13">
          <w:rPr>
            <w:rFonts w:ascii="Times New Roman" w:eastAsia="Times New Roman" w:hAnsi="Times New Roman" w:cs="Times New Roman"/>
            <w:i/>
            <w:iCs/>
            <w:rPrChange w:id="19" w:author="User" w:date="2025-09-29T11:24:00Z">
              <w:rPr/>
            </w:rPrChange>
          </w:rPr>
          <w:t>HS</w:t>
        </w:r>
        <w:r w:rsidRPr="00F90F13">
          <w:rPr>
            <w:rFonts w:ascii="Times New Roman" w:eastAsia="Times New Roman" w:hAnsi="Times New Roman" w:cs="Times New Roman"/>
            <w:rPrChange w:id="20" w:author="User" w:date="2025-09-29T11:24:00Z">
              <w:rPr>
                <w:rFonts w:ascii="Times New Roman" w:eastAsia="Times New Roman" w:hAnsi="Times New Roman" w:cs="Times New Roman"/>
                <w:shd w:val="clear" w:color="auto" w:fill="00FF00"/>
              </w:rPr>
            </w:rPrChange>
          </w:rPr>
          <w:t xml:space="preserve">) é uma tarefa motora caracterizada pelo equilíbrio estático em posição invertida sobre as mãos, enquanto o </w:t>
        </w:r>
        <w:r w:rsidRPr="00F90F13">
          <w:rPr>
            <w:rFonts w:ascii="Times New Roman" w:eastAsia="Times New Roman" w:hAnsi="Times New Roman" w:cs="Times New Roman"/>
            <w:i/>
            <w:iCs/>
            <w:rPrChange w:id="21" w:author="User" w:date="2025-09-29T11:24:00Z">
              <w:rPr/>
            </w:rPrChange>
          </w:rPr>
          <w:t>handstand</w:t>
        </w:r>
        <w:r w:rsidRPr="00F90F13">
          <w:rPr>
            <w:rFonts w:ascii="Times New Roman" w:eastAsia="Times New Roman" w:hAnsi="Times New Roman" w:cs="Times New Roman"/>
            <w:rPrChange w:id="22" w:author="User" w:date="2025-09-29T11:24:00Z">
              <w:rPr>
                <w:rFonts w:ascii="Times New Roman" w:eastAsia="Times New Roman" w:hAnsi="Times New Roman" w:cs="Times New Roman"/>
                <w:shd w:val="clear" w:color="auto" w:fill="00FF00"/>
              </w:rPr>
            </w:rPrChange>
          </w:rPr>
          <w:t xml:space="preserve"> </w:t>
        </w:r>
        <w:r w:rsidRPr="00F90F13">
          <w:rPr>
            <w:rFonts w:ascii="Times New Roman" w:eastAsia="Times New Roman" w:hAnsi="Times New Roman" w:cs="Times New Roman"/>
            <w:i/>
            <w:iCs/>
            <w:rPrChange w:id="23" w:author="User" w:date="2025-09-29T11:24:00Z">
              <w:rPr/>
            </w:rPrChange>
          </w:rPr>
          <w:t>walk</w:t>
        </w:r>
        <w:r w:rsidRPr="00F90F13">
          <w:rPr>
            <w:rFonts w:ascii="Times New Roman" w:eastAsia="Times New Roman" w:hAnsi="Times New Roman" w:cs="Times New Roman"/>
            <w:rPrChange w:id="24" w:author="User" w:date="2025-09-29T11:24:00Z">
              <w:rPr>
                <w:rFonts w:ascii="Times New Roman" w:eastAsia="Times New Roman" w:hAnsi="Times New Roman" w:cs="Times New Roman"/>
                <w:shd w:val="clear" w:color="auto" w:fill="00FF00"/>
              </w:rPr>
            </w:rPrChange>
          </w:rPr>
          <w:t xml:space="preserve"> (</w:t>
        </w:r>
        <w:r w:rsidRPr="00F90F13">
          <w:rPr>
            <w:rFonts w:ascii="Times New Roman" w:eastAsia="Times New Roman" w:hAnsi="Times New Roman" w:cs="Times New Roman"/>
            <w:i/>
            <w:iCs/>
            <w:rPrChange w:id="25" w:author="User" w:date="2025-09-29T11:24:00Z">
              <w:rPr/>
            </w:rPrChange>
          </w:rPr>
          <w:t>HSW</w:t>
        </w:r>
        <w:r w:rsidRPr="00F90F13">
          <w:rPr>
            <w:rFonts w:ascii="Times New Roman" w:eastAsia="Times New Roman" w:hAnsi="Times New Roman" w:cs="Times New Roman"/>
            <w:rPrChange w:id="26" w:author="User" w:date="2025-09-29T11:24:00Z">
              <w:rPr>
                <w:rFonts w:ascii="Times New Roman" w:eastAsia="Times New Roman" w:hAnsi="Times New Roman" w:cs="Times New Roman"/>
                <w:shd w:val="clear" w:color="auto" w:fill="00FF00"/>
              </w:rPr>
            </w:rPrChange>
          </w:rPr>
          <w:t xml:space="preserve">) envolve deslocamento dinâmico nessa posição; ambos constituem elementos fundamentais em </w:t>
        </w:r>
      </w:ins>
      <w:ins w:id="27" w:author="User" w:date="2025-09-25T17:09:00Z">
        <w:r w:rsidRPr="00F90F13">
          <w:rPr>
            <w:rFonts w:ascii="Times New Roman" w:eastAsia="Times New Roman" w:hAnsi="Times New Roman" w:cs="Times New Roman"/>
            <w:rPrChange w:id="28" w:author="User" w:date="2025-09-29T11:24:00Z">
              <w:rPr>
                <w:rFonts w:ascii="Times New Roman" w:eastAsia="Times New Roman" w:hAnsi="Times New Roman" w:cs="Times New Roman"/>
                <w:shd w:val="clear" w:color="auto" w:fill="00FF00"/>
              </w:rPr>
            </w:rPrChange>
          </w:rPr>
          <w:t>vários</w:t>
        </w:r>
      </w:ins>
      <w:ins w:id="29" w:author="User" w:date="2025-09-25T17:05:00Z">
        <w:r w:rsidRPr="00F90F13">
          <w:rPr>
            <w:rFonts w:ascii="Times New Roman" w:eastAsia="Times New Roman" w:hAnsi="Times New Roman" w:cs="Times New Roman"/>
            <w:rPrChange w:id="30" w:author="User" w:date="2025-09-29T11:24:00Z">
              <w:rPr>
                <w:rFonts w:ascii="Times New Roman" w:eastAsia="Times New Roman" w:hAnsi="Times New Roman" w:cs="Times New Roman"/>
                <w:shd w:val="clear" w:color="auto" w:fill="00FF00"/>
              </w:rPr>
            </w:rPrChange>
          </w:rPr>
          <w:t xml:space="preserve"> contextos esportivos, nos quais são reconhecidos e valorizados como expressão de proficiência e capacidade física</w:t>
        </w:r>
        <w:r w:rsidRPr="00F90F13">
          <w:t xml:space="preserve">. </w:t>
        </w:r>
      </w:ins>
      <w:r w:rsidRPr="00F90F13">
        <w:rPr>
          <w:rFonts w:ascii="Times New Roman" w:eastAsia="Times New Roman" w:hAnsi="Times New Roman" w:cs="Times New Roman"/>
          <w:rPrChange w:id="31" w:author="User" w:date="2025-09-29T11:24:00Z">
            <w:rPr/>
          </w:rPrChange>
        </w:rPr>
        <w:t>O</w:t>
      </w:r>
      <w:del w:id="32" w:author="User" w:date="2025-09-25T17:06:00Z">
        <w:r w:rsidRPr="00F90F13">
          <w:rPr>
            <w:rFonts w:ascii="Times New Roman" w:eastAsia="Times New Roman" w:hAnsi="Times New Roman" w:cs="Times New Roman"/>
            <w:rPrChange w:id="33" w:author="User" w:date="2025-09-29T11:24:00Z">
              <w:rPr>
                <w:rFonts w:ascii="Times New Roman" w:eastAsia="Times New Roman" w:hAnsi="Times New Roman" w:cs="Times New Roman"/>
                <w:shd w:val="clear" w:color="auto" w:fill="00FF00"/>
              </w:rPr>
            </w:rPrChange>
          </w:rPr>
          <w:delText xml:space="preserve"> </w:delText>
        </w:r>
      </w:del>
      <w:ins w:id="34" w:author="User" w:date="2025-09-25T17:06:00Z">
        <w:r w:rsidRPr="00F90F13">
          <w:rPr>
            <w:rFonts w:ascii="Times New Roman" w:eastAsia="Times New Roman" w:hAnsi="Times New Roman" w:cs="Times New Roman"/>
            <w:rPrChange w:id="35" w:author="User" w:date="2025-09-29T11:24:00Z">
              <w:rPr>
                <w:rFonts w:ascii="Times New Roman" w:eastAsia="Times New Roman" w:hAnsi="Times New Roman" w:cs="Times New Roman"/>
                <w:shd w:val="clear" w:color="auto" w:fill="00FF00"/>
              </w:rPr>
            </w:rPrChange>
          </w:rPr>
          <w:t xml:space="preserve"> </w:t>
        </w:r>
      </w:ins>
      <w:r w:rsidRPr="00F90F13">
        <w:rPr>
          <w:rFonts w:ascii="Times New Roman" w:eastAsia="Times New Roman" w:hAnsi="Times New Roman" w:cs="Times New Roman"/>
          <w:rPrChange w:id="36" w:author="User" w:date="2025-09-29T11:24:00Z">
            <w:rPr/>
          </w:rPrChange>
        </w:rPr>
        <w:t xml:space="preserve">presente projeto tem como objetivo investigar os fatores determinantes </w:t>
      </w:r>
      <w:del w:id="37" w:author="Matheus Machado Gomes" w:date="2025-09-15T15:32:00Z">
        <w:r w:rsidRPr="00F90F13">
          <w:rPr>
            <w:rFonts w:ascii="Times New Roman" w:eastAsia="Times New Roman" w:hAnsi="Times New Roman" w:cs="Times New Roman"/>
            <w:rPrChange w:id="38" w:author="User" w:date="2025-09-29T11:24:00Z">
              <w:rPr/>
            </w:rPrChange>
          </w:rPr>
          <w:delText xml:space="preserve">do </w:delText>
        </w:r>
      </w:del>
      <w:ins w:id="39" w:author="Matheus Machado Gomes" w:date="2025-09-15T15:32:00Z">
        <w:r w:rsidRPr="00F90F13">
          <w:rPr>
            <w:rFonts w:ascii="Times New Roman" w:eastAsia="Times New Roman" w:hAnsi="Times New Roman" w:cs="Times New Roman"/>
            <w:rPrChange w:id="40" w:author="User" w:date="2025-09-29T11:24:00Z">
              <w:rPr/>
            </w:rPrChange>
          </w:rPr>
          <w:t xml:space="preserve">para o </w:t>
        </w:r>
      </w:ins>
      <w:r w:rsidRPr="00F90F13">
        <w:rPr>
          <w:rFonts w:ascii="Times New Roman" w:eastAsia="Times New Roman" w:hAnsi="Times New Roman" w:cs="Times New Roman"/>
          <w:rPrChange w:id="41" w:author="User" w:date="2025-09-29T11:24:00Z">
            <w:rPr/>
          </w:rPrChange>
        </w:rPr>
        <w:t xml:space="preserve">desempenho </w:t>
      </w:r>
      <w:del w:id="42" w:author="Matheus Machado Gomes" w:date="2025-09-15T15:32:00Z">
        <w:r w:rsidRPr="00F90F13">
          <w:rPr>
            <w:rFonts w:ascii="Times New Roman" w:eastAsia="Times New Roman" w:hAnsi="Times New Roman" w:cs="Times New Roman"/>
            <w:rPrChange w:id="43" w:author="User" w:date="2025-09-29T11:24:00Z">
              <w:rPr/>
            </w:rPrChange>
          </w:rPr>
          <w:delText xml:space="preserve">de </w:delText>
        </w:r>
      </w:del>
      <w:ins w:id="44" w:author="Matheus Machado Gomes" w:date="2025-09-15T15:32:00Z">
        <w:r w:rsidRPr="00F90F13">
          <w:rPr>
            <w:rFonts w:ascii="Times New Roman" w:eastAsia="Times New Roman" w:hAnsi="Times New Roman" w:cs="Times New Roman"/>
            <w:rPrChange w:id="45" w:author="User" w:date="2025-09-29T11:24:00Z">
              <w:rPr/>
            </w:rPrChange>
          </w:rPr>
          <w:t xml:space="preserve">em </w:t>
        </w:r>
      </w:ins>
      <w:r w:rsidRPr="00F90F13">
        <w:rPr>
          <w:rFonts w:ascii="Times New Roman" w:eastAsia="Times New Roman" w:hAnsi="Times New Roman" w:cs="Times New Roman"/>
          <w:rPrChange w:id="46" w:author="User" w:date="2025-09-29T11:24:00Z">
            <w:rPr/>
          </w:rPrChange>
        </w:rPr>
        <w:t>ambas habilidades</w:t>
      </w:r>
      <w:ins w:id="47" w:author="Matheus Machado Gomes" w:date="2025-09-15T15:32:00Z">
        <w:r w:rsidRPr="00F90F13">
          <w:rPr>
            <w:rFonts w:ascii="Times New Roman" w:eastAsia="Times New Roman" w:hAnsi="Times New Roman" w:cs="Times New Roman"/>
            <w:rPrChange w:id="48" w:author="User" w:date="2025-09-29T11:24:00Z">
              <w:rPr/>
            </w:rPrChange>
          </w:rPr>
          <w:t xml:space="preserve"> motoras</w:t>
        </w:r>
      </w:ins>
      <w:r w:rsidRPr="00F90F13">
        <w:rPr>
          <w:rFonts w:ascii="Times New Roman" w:eastAsia="Times New Roman" w:hAnsi="Times New Roman" w:cs="Times New Roman"/>
          <w:rPrChange w:id="49" w:author="User" w:date="2025-09-29T11:24:00Z">
            <w:rPr/>
          </w:rPrChange>
        </w:rPr>
        <w:t>. Embora amplamente reconhecidos pela complexidade motora</w:t>
      </w:r>
      <w:del w:id="50" w:author="User" w:date="2025-09-25T17:07:00Z">
        <w:r w:rsidRPr="00F90F13">
          <w:rPr>
            <w:rFonts w:ascii="Times New Roman" w:eastAsia="Times New Roman" w:hAnsi="Times New Roman" w:cs="Times New Roman"/>
            <w:rPrChange w:id="51" w:author="User" w:date="2025-09-29T11:24:00Z">
              <w:rPr>
                <w:rFonts w:ascii="Times New Roman" w:eastAsia="Times New Roman" w:hAnsi="Times New Roman" w:cs="Times New Roman"/>
                <w:shd w:val="clear" w:color="auto" w:fill="00FF00"/>
              </w:rPr>
            </w:rPrChange>
          </w:rPr>
          <w:delText xml:space="preserve"> e elevada exigência neuromuscular</w:delText>
        </w:r>
      </w:del>
      <w:r w:rsidRPr="00F90F13">
        <w:rPr>
          <w:rFonts w:ascii="Times New Roman" w:eastAsia="Times New Roman" w:hAnsi="Times New Roman" w:cs="Times New Roman"/>
          <w:rPrChange w:id="52" w:author="User" w:date="2025-09-29T11:24:00Z">
            <w:rPr/>
          </w:rPrChange>
        </w:rPr>
        <w:t xml:space="preserve">, o </w:t>
      </w:r>
      <w:r w:rsidRPr="00F90F13">
        <w:rPr>
          <w:rFonts w:ascii="Times New Roman" w:eastAsia="Times New Roman" w:hAnsi="Times New Roman" w:cs="Times New Roman"/>
          <w:i/>
          <w:rPrChange w:id="53" w:author="User" w:date="2025-09-29T11:24:00Z">
            <w:rPr>
              <w:i/>
            </w:rPr>
          </w:rPrChange>
        </w:rPr>
        <w:t xml:space="preserve">HS </w:t>
      </w:r>
      <w:r w:rsidRPr="00F90F13">
        <w:rPr>
          <w:rFonts w:ascii="Times New Roman" w:eastAsia="Times New Roman" w:hAnsi="Times New Roman" w:cs="Times New Roman"/>
          <w:rPrChange w:id="54" w:author="User" w:date="2025-09-29T11:24:00Z">
            <w:rPr/>
          </w:rPrChange>
        </w:rPr>
        <w:t xml:space="preserve">e o </w:t>
      </w:r>
      <w:r w:rsidRPr="00F90F13">
        <w:rPr>
          <w:rFonts w:ascii="Times New Roman" w:eastAsia="Times New Roman" w:hAnsi="Times New Roman" w:cs="Times New Roman"/>
          <w:i/>
          <w:rPrChange w:id="55" w:author="User" w:date="2025-09-29T11:24:00Z">
            <w:rPr>
              <w:i/>
            </w:rPr>
          </w:rPrChange>
        </w:rPr>
        <w:t xml:space="preserve">HSW </w:t>
      </w:r>
      <w:r w:rsidRPr="00F90F13">
        <w:rPr>
          <w:rFonts w:ascii="Times New Roman" w:eastAsia="Times New Roman" w:hAnsi="Times New Roman" w:cs="Times New Roman"/>
          <w:rPrChange w:id="56" w:author="User" w:date="2025-09-29T11:24:00Z">
            <w:rPr/>
          </w:rPrChange>
        </w:rPr>
        <w:t>ainda são predominantemente estudados em amostras restritas</w:t>
      </w:r>
      <w:ins w:id="57" w:author="User" w:date="2025-09-25T17:07:00Z">
        <w:r w:rsidRPr="00F90F13">
          <w:rPr>
            <w:rFonts w:ascii="Times New Roman" w:eastAsia="Times New Roman" w:hAnsi="Times New Roman" w:cs="Times New Roman"/>
            <w:rPrChange w:id="58" w:author="User" w:date="2025-09-29T11:24:00Z">
              <w:rPr>
                <w:rFonts w:ascii="Times New Roman" w:eastAsia="Times New Roman" w:hAnsi="Times New Roman" w:cs="Times New Roman"/>
                <w:shd w:val="clear" w:color="auto" w:fill="00FF00"/>
              </w:rPr>
            </w:rPrChange>
          </w:rPr>
          <w:t>, e</w:t>
        </w:r>
      </w:ins>
      <w:ins w:id="59" w:author="User" w:date="2025-09-25T17:09:00Z">
        <w:r w:rsidRPr="00F90F13">
          <w:rPr>
            <w:rFonts w:ascii="Times New Roman" w:eastAsia="Times New Roman" w:hAnsi="Times New Roman" w:cs="Times New Roman"/>
            <w:rPrChange w:id="60" w:author="User" w:date="2025-09-29T11:24:00Z">
              <w:rPr>
                <w:rFonts w:ascii="Times New Roman" w:eastAsia="Times New Roman" w:hAnsi="Times New Roman" w:cs="Times New Roman"/>
                <w:shd w:val="clear" w:color="auto" w:fill="00FF00"/>
              </w:rPr>
            </w:rPrChange>
          </w:rPr>
          <w:t>m</w:t>
        </w:r>
      </w:ins>
      <w:ins w:id="61" w:author="User" w:date="2025-09-25T17:07:00Z">
        <w:r w:rsidRPr="00F90F13">
          <w:rPr>
            <w:rFonts w:ascii="Times New Roman" w:eastAsia="Times New Roman" w:hAnsi="Times New Roman" w:cs="Times New Roman"/>
            <w:rPrChange w:id="62" w:author="User" w:date="2025-09-29T11:24:00Z">
              <w:rPr>
                <w:rFonts w:ascii="Times New Roman" w:eastAsia="Times New Roman" w:hAnsi="Times New Roman" w:cs="Times New Roman"/>
                <w:shd w:val="clear" w:color="auto" w:fill="00FF00"/>
              </w:rPr>
            </w:rPrChange>
          </w:rPr>
          <w:t xml:space="preserve"> sua maior</w:t>
        </w:r>
        <w:r w:rsidRPr="00F90F13">
          <w:rPr>
            <w:rFonts w:ascii="Times New Roman" w:eastAsia="Times New Roman" w:hAnsi="Times New Roman" w:cs="Times New Roman"/>
            <w:rPrChange w:id="63" w:author="User" w:date="2025-09-29T11:24:00Z">
              <w:rPr/>
            </w:rPrChange>
          </w:rPr>
          <w:t>ia composta apenas por</w:t>
        </w:r>
      </w:ins>
      <w:del w:id="64" w:author="User" w:date="2025-09-25T17:08:00Z">
        <w:r w:rsidRPr="00F90F13">
          <w:rPr>
            <w:rFonts w:ascii="Times New Roman" w:eastAsia="Times New Roman" w:hAnsi="Times New Roman" w:cs="Times New Roman"/>
            <w:rPrChange w:id="65" w:author="User" w:date="2025-09-29T11:24:00Z">
              <w:rPr>
                <w:rFonts w:ascii="Times New Roman" w:eastAsia="Times New Roman" w:hAnsi="Times New Roman" w:cs="Times New Roman"/>
                <w:shd w:val="clear" w:color="auto" w:fill="00FF00"/>
              </w:rPr>
            </w:rPrChange>
          </w:rPr>
          <w:delText xml:space="preserve"> de</w:delText>
        </w:r>
      </w:del>
      <w:r w:rsidRPr="00F90F13">
        <w:rPr>
          <w:rFonts w:ascii="Times New Roman" w:eastAsia="Times New Roman" w:hAnsi="Times New Roman" w:cs="Times New Roman"/>
          <w:rPrChange w:id="66" w:author="User" w:date="2025-09-29T11:24:00Z">
            <w:rPr/>
          </w:rPrChange>
        </w:rPr>
        <w:t xml:space="preserve"> ginastas experientes, o que limita a compreensão de como variáveis distintas</w:t>
      </w:r>
      <w:ins w:id="67" w:author="User" w:date="2025-09-25T17:08:00Z">
        <w:r w:rsidRPr="00F90F13">
          <w:rPr>
            <w:rFonts w:ascii="Times New Roman" w:eastAsia="Times New Roman" w:hAnsi="Times New Roman" w:cs="Times New Roman"/>
            <w:rPrChange w:id="68" w:author="User" w:date="2025-09-29T11:24:00Z">
              <w:rPr>
                <w:rFonts w:ascii="Times New Roman" w:eastAsia="Times New Roman" w:hAnsi="Times New Roman" w:cs="Times New Roman"/>
                <w:shd w:val="clear" w:color="auto" w:fill="00FF00"/>
              </w:rPr>
            </w:rPrChange>
          </w:rPr>
          <w:t xml:space="preserve"> se correlacionam e</w:t>
        </w:r>
      </w:ins>
      <w:r w:rsidRPr="00F90F13">
        <w:rPr>
          <w:rFonts w:ascii="Times New Roman" w:eastAsia="Times New Roman" w:hAnsi="Times New Roman" w:cs="Times New Roman"/>
          <w:rPrChange w:id="69" w:author="User" w:date="2025-09-29T11:24:00Z">
            <w:rPr/>
          </w:rPrChange>
        </w:rPr>
        <w:t xml:space="preserve"> influenciam </w:t>
      </w:r>
      <w:ins w:id="70" w:author="User" w:date="2025-09-25T17:08:00Z">
        <w:r w:rsidRPr="00F90F13">
          <w:rPr>
            <w:rFonts w:ascii="Times New Roman" w:eastAsia="Times New Roman" w:hAnsi="Times New Roman" w:cs="Times New Roman"/>
            <w:rPrChange w:id="71" w:author="User" w:date="2025-09-29T11:24:00Z">
              <w:rPr>
                <w:rFonts w:ascii="Times New Roman" w:eastAsia="Times New Roman" w:hAnsi="Times New Roman" w:cs="Times New Roman"/>
                <w:shd w:val="clear" w:color="auto" w:fill="00FF00"/>
              </w:rPr>
            </w:rPrChange>
          </w:rPr>
          <w:t>n</w:t>
        </w:r>
      </w:ins>
      <w:r w:rsidRPr="00F90F13">
        <w:rPr>
          <w:rFonts w:ascii="Times New Roman" w:eastAsia="Times New Roman" w:hAnsi="Times New Roman" w:cs="Times New Roman"/>
          <w:rPrChange w:id="72" w:author="User" w:date="2025-09-29T11:24:00Z">
            <w:rPr/>
          </w:rPrChange>
        </w:rPr>
        <w:t xml:space="preserve">essas habilidades </w:t>
      </w:r>
      <w:ins w:id="73" w:author="User" w:date="2025-09-25T17:08:00Z">
        <w:r w:rsidRPr="00F90F13">
          <w:rPr>
            <w:rFonts w:ascii="Times New Roman" w:eastAsia="Times New Roman" w:hAnsi="Times New Roman" w:cs="Times New Roman"/>
            <w:rPrChange w:id="74" w:author="User" w:date="2025-09-29T11:24:00Z">
              <w:rPr>
                <w:rFonts w:ascii="Times New Roman" w:eastAsia="Times New Roman" w:hAnsi="Times New Roman" w:cs="Times New Roman"/>
                <w:shd w:val="clear" w:color="auto" w:fill="00FF00"/>
              </w:rPr>
            </w:rPrChange>
          </w:rPr>
          <w:t xml:space="preserve">dentre </w:t>
        </w:r>
        <w:r w:rsidRPr="00F90F13">
          <w:rPr>
            <w:rFonts w:ascii="Times New Roman" w:eastAsia="Times New Roman" w:hAnsi="Times New Roman" w:cs="Times New Roman"/>
            <w:rPrChange w:id="75" w:author="User" w:date="2025-09-29T11:24:00Z">
              <w:rPr/>
            </w:rPrChange>
          </w:rPr>
          <w:t xml:space="preserve">diferentes contextos de </w:t>
        </w:r>
      </w:ins>
      <w:del w:id="76" w:author="User" w:date="2025-09-25T17:08:00Z">
        <w:r w:rsidRPr="00F90F13">
          <w:rPr>
            <w:rFonts w:ascii="Times New Roman" w:eastAsia="Times New Roman" w:hAnsi="Times New Roman" w:cs="Times New Roman"/>
            <w:rPrChange w:id="77" w:author="User" w:date="2025-09-29T11:24:00Z">
              <w:rPr>
                <w:rFonts w:ascii="Times New Roman" w:eastAsia="Times New Roman" w:hAnsi="Times New Roman" w:cs="Times New Roman"/>
                <w:shd w:val="clear" w:color="auto" w:fill="00FF00"/>
              </w:rPr>
            </w:rPrChange>
          </w:rPr>
          <w:delText xml:space="preserve">em contextos mais amplos de </w:delText>
        </w:r>
      </w:del>
      <w:r w:rsidRPr="00F90F13">
        <w:rPr>
          <w:rFonts w:ascii="Times New Roman" w:eastAsia="Times New Roman" w:hAnsi="Times New Roman" w:cs="Times New Roman"/>
          <w:rPrChange w:id="78" w:author="User" w:date="2025-09-29T11:24:00Z">
            <w:rPr/>
          </w:rPrChange>
        </w:rPr>
        <w:t>prática.</w:t>
      </w:r>
      <w:r w:rsidRPr="00F90F13">
        <w:rPr>
          <w:rFonts w:ascii="Times New Roman" w:eastAsia="Times New Roman" w:hAnsi="Times New Roman" w:cs="Times New Roman"/>
        </w:rPr>
        <w:t xml:space="preserve"> Para preencher essa lacuna, serão recrutados adultos, homens e mulheres, com experiência prévia na prática de </w:t>
      </w:r>
      <w:r w:rsidRPr="00F90F13">
        <w:rPr>
          <w:rFonts w:ascii="Times New Roman" w:eastAsia="Times New Roman" w:hAnsi="Times New Roman" w:cs="Times New Roman"/>
          <w:i/>
        </w:rPr>
        <w:t xml:space="preserve">HS </w:t>
      </w:r>
      <w:r w:rsidRPr="00F90F13">
        <w:rPr>
          <w:rFonts w:ascii="Times New Roman" w:eastAsia="Times New Roman" w:hAnsi="Times New Roman" w:cs="Times New Roman"/>
        </w:rPr>
        <w:t xml:space="preserve">e/ou </w:t>
      </w:r>
      <w:r w:rsidRPr="00F90F13">
        <w:rPr>
          <w:rFonts w:ascii="Times New Roman" w:eastAsia="Times New Roman" w:hAnsi="Times New Roman" w:cs="Times New Roman"/>
          <w:i/>
        </w:rPr>
        <w:t xml:space="preserve">HSW </w:t>
      </w:r>
      <w:r w:rsidRPr="00F90F13">
        <w:rPr>
          <w:rFonts w:ascii="Times New Roman" w:eastAsia="Times New Roman" w:hAnsi="Times New Roman" w:cs="Times New Roman"/>
        </w:rPr>
        <w:t>em suas modalidades de origem, contemplando diferentes perfis técnicos e de tempo de prática, o que possibilitará</w:t>
      </w:r>
      <w:ins w:id="79" w:author="User" w:date="2025-09-25T17:12:00Z">
        <w:r w:rsidRPr="00F90F13">
          <w:rPr>
            <w:rFonts w:ascii="Times New Roman" w:eastAsia="Times New Roman" w:hAnsi="Times New Roman" w:cs="Times New Roman"/>
          </w:rPr>
          <w:t xml:space="preserve"> </w:t>
        </w:r>
      </w:ins>
      <w:del w:id="80" w:author="User" w:date="2025-09-25T17:14:00Z">
        <w:r w:rsidRPr="00F90F13">
          <w:rPr>
            <w:rFonts w:ascii="Times New Roman" w:eastAsia="Times New Roman" w:hAnsi="Times New Roman" w:cs="Times New Roman"/>
          </w:rPr>
          <w:delText xml:space="preserve"> </w:delText>
        </w:r>
      </w:del>
      <w:del w:id="81" w:author="User" w:date="2025-09-29T11:23:00Z">
        <w:r w:rsidRPr="00F90F13" w:rsidDel="00F90F13">
          <w:rPr>
            <w:rFonts w:ascii="Times New Roman" w:eastAsia="Times New Roman" w:hAnsi="Times New Roman" w:cs="Times New Roman"/>
            <w:rPrChange w:id="82" w:author="User" w:date="2025-09-29T11:24:00Z">
              <w:rPr/>
            </w:rPrChange>
          </w:rPr>
          <w:delText>comparações entre grupos</w:delText>
        </w:r>
      </w:del>
      <w:ins w:id="83" w:author="User" w:date="2025-09-25T17:12:00Z">
        <w:r w:rsidRPr="00F90F13">
          <w:rPr>
            <w:rFonts w:ascii="Times New Roman" w:eastAsia="Times New Roman" w:hAnsi="Times New Roman" w:cs="Times New Roman"/>
            <w:rPrChange w:id="84" w:author="User" w:date="2025-09-29T11:24:00Z">
              <w:rPr/>
            </w:rPrChange>
          </w:rPr>
          <w:t xml:space="preserve"> uma análise mais abrangente acerca dos fatores associados ao desempenho dessas tarefas</w:t>
        </w:r>
      </w:ins>
      <w:r w:rsidRPr="00F90F13">
        <w:rPr>
          <w:rFonts w:ascii="Times New Roman" w:eastAsia="Times New Roman" w:hAnsi="Times New Roman" w:cs="Times New Roman"/>
        </w:rPr>
        <w:t xml:space="preserve">. </w:t>
      </w:r>
      <w:del w:id="85" w:author="Matheus Machado Gomes" w:date="2025-09-15T15:36:00Z">
        <w:r w:rsidRPr="00F90F13">
          <w:rPr>
            <w:rFonts w:ascii="Times New Roman" w:eastAsia="Times New Roman" w:hAnsi="Times New Roman" w:cs="Times New Roman"/>
          </w:rPr>
          <w:delText>A análise estatística empregará</w:delText>
        </w:r>
      </w:del>
      <w:ins w:id="86" w:author="Matheus Machado Gomes" w:date="2025-09-15T15:36:00Z">
        <w:r w:rsidRPr="00F90F13">
          <w:rPr>
            <w:rFonts w:ascii="Times New Roman" w:eastAsia="Times New Roman" w:hAnsi="Times New Roman" w:cs="Times New Roman"/>
          </w:rPr>
          <w:t>Serão utilizados</w:t>
        </w:r>
      </w:ins>
      <w:r w:rsidRPr="00F90F13">
        <w:rPr>
          <w:rFonts w:ascii="Times New Roman" w:eastAsia="Times New Roman" w:hAnsi="Times New Roman" w:cs="Times New Roman"/>
        </w:rPr>
        <w:t xml:space="preserve"> modelos de regressão linear múltipla </w:t>
      </w:r>
      <w:del w:id="87" w:author="Matheus Machado Gomes" w:date="2025-09-15T15:37:00Z">
        <w:r w:rsidRPr="00F90F13">
          <w:rPr>
            <w:rFonts w:ascii="Times New Roman" w:eastAsia="Times New Roman" w:hAnsi="Times New Roman" w:cs="Times New Roman"/>
          </w:rPr>
          <w:delText xml:space="preserve">organizados dos dados coletados por </w:delText>
        </w:r>
      </w:del>
      <w:ins w:id="88" w:author="Matheus Machado Gomes" w:date="2025-09-15T15:37:00Z">
        <w:r w:rsidRPr="00F90F13">
          <w:rPr>
            <w:rFonts w:ascii="Times New Roman" w:eastAsia="Times New Roman" w:hAnsi="Times New Roman" w:cs="Times New Roman"/>
          </w:rPr>
          <w:t>tendo como preditores os</w:t>
        </w:r>
      </w:ins>
      <w:ins w:id="89" w:author="User" w:date="2025-09-29T17:31:00Z">
        <w:r w:rsidR="00425AC5">
          <w:rPr>
            <w:rFonts w:ascii="Times New Roman" w:eastAsia="Times New Roman" w:hAnsi="Times New Roman" w:cs="Times New Roman"/>
          </w:rPr>
          <w:t xml:space="preserve"> seguintes</w:t>
        </w:r>
      </w:ins>
      <w:ins w:id="90" w:author="Matheus Machado Gomes" w:date="2025-09-15T15:37:00Z">
        <w:r w:rsidRPr="00F90F13">
          <w:rPr>
            <w:rFonts w:ascii="Times New Roman" w:eastAsia="Times New Roman" w:hAnsi="Times New Roman" w:cs="Times New Roman"/>
          </w:rPr>
          <w:t xml:space="preserve"> dados coletados</w:t>
        </w:r>
      </w:ins>
      <w:ins w:id="91" w:author="User" w:date="2025-09-29T17:31:00Z">
        <w:r w:rsidR="00425AC5">
          <w:rPr>
            <w:rFonts w:ascii="Times New Roman" w:eastAsia="Times New Roman" w:hAnsi="Times New Roman" w:cs="Times New Roman"/>
          </w:rPr>
          <w:t xml:space="preserve">: </w:t>
        </w:r>
      </w:ins>
      <w:ins w:id="92" w:author="Matheus Machado Gomes" w:date="2025-09-15T15:37:00Z">
        <w:del w:id="93" w:author="User" w:date="2025-09-29T17:31:00Z">
          <w:r w:rsidRPr="00F90F13" w:rsidDel="00425AC5">
            <w:rPr>
              <w:rFonts w:ascii="Times New Roman" w:eastAsia="Times New Roman" w:hAnsi="Times New Roman" w:cs="Times New Roman"/>
            </w:rPr>
            <w:delText xml:space="preserve"> nos seguintes </w:delText>
          </w:r>
        </w:del>
      </w:ins>
      <w:del w:id="94" w:author="User" w:date="2025-09-29T17:31:00Z">
        <w:r w:rsidRPr="00F90F13" w:rsidDel="00425AC5">
          <w:rPr>
            <w:rFonts w:ascii="Times New Roman" w:eastAsia="Times New Roman" w:hAnsi="Times New Roman" w:cs="Times New Roman"/>
          </w:rPr>
          <w:delText xml:space="preserve">domínios temáticos: </w:delText>
        </w:r>
      </w:del>
      <w:r w:rsidRPr="00F90F13">
        <w:rPr>
          <w:rFonts w:ascii="Times New Roman" w:eastAsia="Times New Roman" w:hAnsi="Times New Roman" w:cs="Times New Roman"/>
        </w:rPr>
        <w:t xml:space="preserve">força máxima de flexores de punho e dedos, além do </w:t>
      </w:r>
      <w:r w:rsidRPr="00F90F13">
        <w:rPr>
          <w:rFonts w:ascii="Times New Roman" w:eastAsia="Times New Roman" w:hAnsi="Times New Roman" w:cs="Times New Roman"/>
          <w:i/>
          <w:iCs/>
          <w:rPrChange w:id="95" w:author="User" w:date="2025-09-29T11:24:00Z">
            <w:rPr/>
          </w:rPrChange>
        </w:rPr>
        <w:t>shoulder</w:t>
      </w:r>
      <w:r w:rsidRPr="00F90F13">
        <w:rPr>
          <w:rFonts w:ascii="Times New Roman" w:eastAsia="Times New Roman" w:hAnsi="Times New Roman" w:cs="Times New Roman"/>
        </w:rPr>
        <w:t xml:space="preserve"> </w:t>
      </w:r>
      <w:r w:rsidRPr="00F90F13">
        <w:rPr>
          <w:rFonts w:ascii="Times New Roman" w:eastAsia="Times New Roman" w:hAnsi="Times New Roman" w:cs="Times New Roman"/>
          <w:i/>
          <w:iCs/>
          <w:rPrChange w:id="96" w:author="User" w:date="2025-09-29T11:24:00Z">
            <w:rPr/>
          </w:rPrChange>
        </w:rPr>
        <w:t>press</w:t>
      </w:r>
      <w:r w:rsidRPr="00F90F13">
        <w:rPr>
          <w:rFonts w:ascii="Times New Roman" w:eastAsia="Times New Roman" w:hAnsi="Times New Roman" w:cs="Times New Roman"/>
        </w:rPr>
        <w:t xml:space="preserve"> relativo ao peso corporal; resistência muscular em posição invertida,</w:t>
      </w:r>
      <w:del w:id="97" w:author="User" w:date="2025-09-29T17:30:00Z">
        <w:r w:rsidRPr="00F90F13" w:rsidDel="00425AC5">
          <w:rPr>
            <w:rFonts w:ascii="Times New Roman" w:eastAsia="Times New Roman" w:hAnsi="Times New Roman" w:cs="Times New Roman"/>
          </w:rPr>
          <w:delText xml:space="preserve"> avaliada por meio do tempo</w:delText>
        </w:r>
        <w:r w:rsidDel="00425AC5">
          <w:rPr>
            <w:rFonts w:ascii="Times New Roman" w:eastAsia="Times New Roman" w:hAnsi="Times New Roman" w:cs="Times New Roman"/>
          </w:rPr>
          <w:delText xml:space="preserve"> máximo de sustentação na parede;</w:delText>
        </w:r>
      </w:del>
      <w:r>
        <w:rPr>
          <w:rFonts w:ascii="Times New Roman" w:eastAsia="Times New Roman" w:hAnsi="Times New Roman" w:cs="Times New Roman"/>
        </w:rPr>
        <w:t xml:space="preserve"> </w:t>
      </w:r>
      <w:del w:id="98" w:author="User" w:date="2025-09-29T17:31:00Z">
        <w:r w:rsidDel="00425AC5">
          <w:rPr>
            <w:rFonts w:ascii="Times New Roman" w:eastAsia="Times New Roman" w:hAnsi="Times New Roman" w:cs="Times New Roman"/>
          </w:rPr>
          <w:delText xml:space="preserve">controle postural, considerando parâmetros lineares e não lineares, como </w:delText>
        </w:r>
      </w:del>
      <w:r>
        <w:rPr>
          <w:rFonts w:ascii="Times New Roman" w:eastAsia="Times New Roman" w:hAnsi="Times New Roman" w:cs="Times New Roman"/>
        </w:rPr>
        <w:t>amplitude e velocidade do centro de pressão (CoP), entropia e frequência de microcorreções; medidas antropométricas, incluindo comprimento de membros, altura do centro de massa (CoM) e composição corporal; e análise cinemática dos ângulos articulares de punhos, ombros, quadril e cabeça</w:t>
      </w:r>
      <w:ins w:id="99" w:author="User" w:date="2025-09-29T17:32:00Z">
        <w:r w:rsidR="00425AC5">
          <w:rPr>
            <w:rFonts w:ascii="Times New Roman" w:eastAsia="Times New Roman" w:hAnsi="Times New Roman" w:cs="Times New Roman"/>
          </w:rPr>
          <w:t xml:space="preserve">; além de variáveis de deslocamento no </w:t>
        </w:r>
        <w:r w:rsidR="00425AC5">
          <w:rPr>
            <w:rFonts w:ascii="Times New Roman" w:eastAsia="Times New Roman" w:hAnsi="Times New Roman" w:cs="Times New Roman"/>
            <w:i/>
            <w:iCs/>
          </w:rPr>
          <w:t xml:space="preserve">HSW </w:t>
        </w:r>
        <w:r w:rsidR="00425AC5">
          <w:rPr>
            <w:rFonts w:ascii="Times New Roman" w:eastAsia="Times New Roman" w:hAnsi="Times New Roman" w:cs="Times New Roman"/>
          </w:rPr>
          <w:t>como tempo, velocidade, cadência, simetria e variabilidade das passadas</w:t>
        </w:r>
      </w:ins>
      <w:r>
        <w:rPr>
          <w:rFonts w:ascii="Times New Roman" w:eastAsia="Times New Roman" w:hAnsi="Times New Roman" w:cs="Times New Roman"/>
        </w:rPr>
        <w:t xml:space="preserve">. No </w:t>
      </w:r>
      <w:r>
        <w:rPr>
          <w:rFonts w:ascii="Times New Roman" w:eastAsia="Times New Roman" w:hAnsi="Times New Roman" w:cs="Times New Roman"/>
          <w:i/>
        </w:rPr>
        <w:t>HS</w:t>
      </w:r>
      <w:r>
        <w:rPr>
          <w:rFonts w:ascii="Times New Roman" w:eastAsia="Times New Roman" w:hAnsi="Times New Roman" w:cs="Times New Roman"/>
        </w:rPr>
        <w:t>, o desempenho será definido pelo tempo máximo de sustentação</w:t>
      </w:r>
      <w:del w:id="100" w:author="User" w:date="2025-09-29T11:23:00Z">
        <w:r w:rsidDel="00F90F13">
          <w:rPr>
            <w:rFonts w:ascii="Times New Roman" w:eastAsia="Times New Roman" w:hAnsi="Times New Roman" w:cs="Times New Roman"/>
          </w:rPr>
          <w:delText xml:space="preserve"> </w:delText>
        </w:r>
        <w:r w:rsidDel="00F90F13">
          <w:rPr>
            <w:rFonts w:ascii="Times New Roman" w:eastAsia="Times New Roman" w:hAnsi="Times New Roman" w:cs="Times New Roman"/>
            <w:shd w:val="clear" w:color="auto" w:fill="FFFF00"/>
            <w:rPrChange w:id="101" w:author="User" w:date="2025-09-25T17:14:00Z">
              <w:rPr/>
            </w:rPrChange>
          </w:rPr>
          <w:delText>associado</w:delText>
        </w:r>
      </w:del>
      <w:del w:id="102" w:author="User" w:date="2025-09-25T17:14:00Z">
        <w:r>
          <w:rPr>
            <w:rFonts w:ascii="Times New Roman" w:eastAsia="Times New Roman" w:hAnsi="Times New Roman" w:cs="Times New Roman"/>
            <w:shd w:val="clear" w:color="auto" w:fill="FFFF00"/>
          </w:rPr>
          <w:delText xml:space="preserve"> </w:delText>
        </w:r>
      </w:del>
      <w:del w:id="103" w:author="User" w:date="2025-09-29T11:23:00Z">
        <w:r w:rsidDel="00F90F13">
          <w:rPr>
            <w:rFonts w:ascii="Times New Roman" w:eastAsia="Times New Roman" w:hAnsi="Times New Roman" w:cs="Times New Roman"/>
            <w:shd w:val="clear" w:color="auto" w:fill="FFFF00"/>
            <w:rPrChange w:id="104" w:author="User" w:date="2025-09-25T17:14:00Z">
              <w:rPr/>
            </w:rPrChange>
          </w:rPr>
          <w:delText>à qualidade do equilíbrio</w:delText>
        </w:r>
      </w:del>
      <w:r>
        <w:rPr>
          <w:rFonts w:ascii="Times New Roman" w:eastAsia="Times New Roman" w:hAnsi="Times New Roman" w:cs="Times New Roman"/>
        </w:rPr>
        <w:t xml:space="preserve">, enquanto no </w:t>
      </w:r>
      <w:r>
        <w:rPr>
          <w:rFonts w:ascii="Times New Roman" w:eastAsia="Times New Roman" w:hAnsi="Times New Roman" w:cs="Times New Roman"/>
          <w:i/>
        </w:rPr>
        <w:t xml:space="preserve">HSW </w:t>
      </w:r>
      <w:r>
        <w:rPr>
          <w:rFonts w:ascii="Times New Roman" w:eastAsia="Times New Roman" w:hAnsi="Times New Roman" w:cs="Times New Roman"/>
        </w:rPr>
        <w:t>será considerada a mediana da distância percorrida sem perda da posição invertida</w:t>
      </w:r>
      <w:del w:id="105" w:author="User" w:date="2025-09-29T17:29:00Z">
        <w:r w:rsidDel="00425AC5">
          <w:rPr>
            <w:rFonts w:ascii="Times New Roman" w:eastAsia="Times New Roman" w:hAnsi="Times New Roman" w:cs="Times New Roman"/>
          </w:rPr>
          <w:delText>, complementada por variáveis espaço-temporais como tempo, velocidade, cadência, simetria e variabilidade das passadas</w:delText>
        </w:r>
      </w:del>
      <w:r>
        <w:rPr>
          <w:rFonts w:ascii="Times New Roman" w:eastAsia="Times New Roman" w:hAnsi="Times New Roman" w:cs="Times New Roman"/>
        </w:rPr>
        <w:t>. As hipóteses centrais são de que a força e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w:t>
      </w:r>
    </w:p>
    <w:p w14:paraId="443299D0" w14:textId="0E6BCA5A" w:rsidR="00922388" w:rsidRDefault="00854586">
      <w:pPr>
        <w:spacing w:line="360" w:lineRule="auto"/>
        <w:rPr>
          <w:rFonts w:ascii="Times New Roman" w:eastAsia="Times New Roman" w:hAnsi="Times New Roman" w:cs="Times New Roman"/>
          <w:lang w:val="en-US"/>
        </w:rPr>
      </w:pPr>
      <w:r>
        <w:rPr>
          <w:rFonts w:ascii="Times New Roman" w:eastAsia="Times New Roman" w:hAnsi="Times New Roman" w:cs="Times New Roman"/>
          <w:b/>
          <w:lang w:val="en-US"/>
        </w:rPr>
        <w:t xml:space="preserve">Palavras-chave: </w:t>
      </w:r>
      <w:commentRangeStart w:id="106"/>
      <w:commentRangeStart w:id="107"/>
      <w:del w:id="108" w:author="User" w:date="2025-09-29T11:24:00Z">
        <w:r w:rsidRPr="00F90F13" w:rsidDel="00F90F13">
          <w:rPr>
            <w:rFonts w:ascii="Times New Roman" w:eastAsia="Times New Roman" w:hAnsi="Times New Roman" w:cs="Times New Roman"/>
            <w:lang w:val="en-US"/>
            <w:rPrChange w:id="109" w:author="User" w:date="2025-09-29T11:24:00Z">
              <w:rPr/>
            </w:rPrChange>
          </w:rPr>
          <w:delText xml:space="preserve">Handstand; Handstand Walk; </w:delText>
        </w:r>
      </w:del>
      <w:commentRangeEnd w:id="106"/>
      <w:r w:rsidRPr="00F90F13">
        <w:commentReference w:id="106"/>
      </w:r>
      <w:commentRangeEnd w:id="107"/>
      <w:r w:rsidRPr="00F90F13">
        <w:commentReference w:id="107"/>
      </w:r>
      <w:ins w:id="110" w:author="User" w:date="2025-09-25T17:15:00Z">
        <w:r w:rsidRPr="00F90F13">
          <w:rPr>
            <w:rFonts w:ascii="Times New Roman" w:eastAsia="Times New Roman" w:hAnsi="Times New Roman" w:cs="Times New Roman"/>
            <w:lang w:val="en-US"/>
            <w:rPrChange w:id="111" w:author="User" w:date="2025-09-29T11:24:00Z">
              <w:rPr>
                <w:rFonts w:ascii="Times New Roman" w:eastAsia="Times New Roman" w:hAnsi="Times New Roman" w:cs="Times New Roman"/>
                <w:shd w:val="clear" w:color="auto" w:fill="00FF00"/>
                <w:lang w:val="en-US"/>
              </w:rPr>
            </w:rPrChange>
          </w:rPr>
          <w:t xml:space="preserve">Parada de </w:t>
        </w:r>
        <w:r w:rsidRPr="00F90F13">
          <w:rPr>
            <w:rFonts w:ascii="Times New Roman" w:eastAsia="Times New Roman" w:hAnsi="Times New Roman" w:cs="Times New Roman"/>
            <w:lang w:val="en-US"/>
            <w:rPrChange w:id="112" w:author="User" w:date="2025-09-29T11:24:00Z">
              <w:rPr/>
            </w:rPrChange>
          </w:rPr>
          <w:t>mãos</w:t>
        </w:r>
      </w:ins>
      <w:ins w:id="113" w:author="User" w:date="2025-09-25T17:16:00Z">
        <w:r w:rsidRPr="00F90F13">
          <w:rPr>
            <w:rFonts w:ascii="Times New Roman" w:eastAsia="Times New Roman" w:hAnsi="Times New Roman" w:cs="Times New Roman"/>
            <w:lang w:val="en-US"/>
            <w:rPrChange w:id="114" w:author="User" w:date="2025-09-29T11:24:00Z">
              <w:rPr>
                <w:rFonts w:ascii="Times New Roman" w:eastAsia="Times New Roman" w:hAnsi="Times New Roman" w:cs="Times New Roman"/>
                <w:shd w:val="clear" w:color="auto" w:fill="00FF00"/>
                <w:lang w:val="en-US"/>
              </w:rPr>
            </w:rPrChange>
          </w:rPr>
          <w:t xml:space="preserve">; Andar </w:t>
        </w:r>
        <w:r w:rsidRPr="00F90F13">
          <w:rPr>
            <w:rFonts w:ascii="Times New Roman" w:eastAsia="Times New Roman" w:hAnsi="Times New Roman" w:cs="Times New Roman"/>
            <w:lang w:val="en-US"/>
            <w:rPrChange w:id="115" w:author="User" w:date="2025-09-29T11:24:00Z">
              <w:rPr/>
            </w:rPrChange>
          </w:rPr>
          <w:t>sobre</w:t>
        </w:r>
        <w:r w:rsidRPr="00F90F13">
          <w:rPr>
            <w:rFonts w:ascii="Times New Roman" w:eastAsia="Times New Roman" w:hAnsi="Times New Roman" w:cs="Times New Roman"/>
            <w:lang w:val="en-US"/>
            <w:rPrChange w:id="116" w:author="User" w:date="2025-09-29T11:24:00Z">
              <w:rPr>
                <w:rFonts w:ascii="Times New Roman" w:eastAsia="Times New Roman" w:hAnsi="Times New Roman" w:cs="Times New Roman"/>
                <w:shd w:val="clear" w:color="auto" w:fill="00FF00"/>
                <w:lang w:val="en-US"/>
              </w:rPr>
            </w:rPrChange>
          </w:rPr>
          <w:t xml:space="preserve"> as </w:t>
        </w:r>
        <w:r w:rsidRPr="00F90F13">
          <w:rPr>
            <w:rFonts w:ascii="Times New Roman" w:eastAsia="Times New Roman" w:hAnsi="Times New Roman" w:cs="Times New Roman"/>
            <w:lang w:val="en-US"/>
            <w:rPrChange w:id="117" w:author="User" w:date="2025-09-29T11:24:00Z">
              <w:rPr/>
            </w:rPrChange>
          </w:rPr>
          <w:t>mãos</w:t>
        </w:r>
        <w:r w:rsidRPr="00F90F13">
          <w:rPr>
            <w:rFonts w:ascii="Times New Roman" w:eastAsia="Times New Roman" w:hAnsi="Times New Roman" w:cs="Times New Roman"/>
            <w:lang w:val="en-US"/>
            <w:rPrChange w:id="118" w:author="User" w:date="2025-09-29T11:24:00Z">
              <w:rPr>
                <w:rFonts w:ascii="Times New Roman" w:eastAsia="Times New Roman" w:hAnsi="Times New Roman" w:cs="Times New Roman"/>
                <w:shd w:val="clear" w:color="auto" w:fill="00FF00"/>
                <w:lang w:val="en-US"/>
              </w:rPr>
            </w:rPrChange>
          </w:rPr>
          <w:t>;</w:t>
        </w:r>
        <w:r>
          <w:rPr>
            <w:rFonts w:ascii="Times New Roman" w:eastAsia="Times New Roman" w:hAnsi="Times New Roman" w:cs="Times New Roman"/>
            <w:lang w:val="en-US"/>
          </w:rPr>
          <w:t xml:space="preserve"> </w:t>
        </w:r>
      </w:ins>
      <w:r>
        <w:rPr>
          <w:rFonts w:ascii="Times New Roman" w:eastAsia="Times New Roman" w:hAnsi="Times New Roman" w:cs="Times New Roman"/>
          <w:lang w:val="en-US"/>
        </w:rPr>
        <w:t xml:space="preserve">Ginástica; </w:t>
      </w:r>
      <w:r>
        <w:rPr>
          <w:rFonts w:ascii="Times New Roman" w:eastAsia="Times New Roman" w:hAnsi="Times New Roman" w:cs="Times New Roman"/>
          <w:i/>
          <w:iCs/>
          <w:lang w:val="en-US"/>
          <w:rPrChange w:id="119" w:author="User" w:date="2025-09-25T17:16:00Z">
            <w:rPr/>
          </w:rPrChange>
        </w:rPr>
        <w:t>CrossFit®;</w:t>
      </w:r>
      <w:r>
        <w:rPr>
          <w:rFonts w:ascii="Times New Roman" w:eastAsia="Times New Roman" w:hAnsi="Times New Roman" w:cs="Times New Roman"/>
          <w:lang w:val="en-US"/>
        </w:rPr>
        <w:t xml:space="preserve"> Calistenia</w:t>
      </w:r>
    </w:p>
    <w:p w14:paraId="0272DC10" w14:textId="77777777" w:rsidR="00922388" w:rsidRDefault="00854586">
      <w:pPr>
        <w:pStyle w:val="Ttulo1"/>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INTRODUÇÃO</w:t>
      </w:r>
    </w:p>
    <w:p w14:paraId="0B70F52F" w14:textId="51AD89CC" w:rsidR="00922388" w:rsidDel="00FB1225" w:rsidRDefault="00922388">
      <w:pPr>
        <w:spacing w:line="360" w:lineRule="auto"/>
        <w:ind w:firstLine="708"/>
        <w:rPr>
          <w:del w:id="120" w:author="User" w:date="2025-09-29T11:35:00Z"/>
          <w:rFonts w:ascii="Times New Roman" w:eastAsia="Times New Roman" w:hAnsi="Times New Roman" w:cs="Times New Roman"/>
          <w:i/>
        </w:rPr>
      </w:pPr>
    </w:p>
    <w:p w14:paraId="077AB55E" w14:textId="496FDEE1" w:rsidR="00922388" w:rsidDel="00FB1225" w:rsidRDefault="00854586">
      <w:pPr>
        <w:spacing w:line="360" w:lineRule="auto"/>
        <w:ind w:firstLine="360"/>
        <w:rPr>
          <w:del w:id="121" w:author="User" w:date="2025-09-29T11:36:00Z"/>
          <w:rFonts w:ascii="Times New Roman" w:eastAsia="Times New Roman" w:hAnsi="Times New Roman" w:cs="Times New Roman"/>
        </w:rPr>
      </w:pPr>
      <w:r>
        <w:rPr>
          <w:rFonts w:ascii="Times New Roman" w:eastAsia="Times New Roman" w:hAnsi="Times New Roman" w:cs="Times New Roman"/>
          <w:i/>
        </w:rPr>
        <w:t>Handstand (</w:t>
      </w:r>
      <w:r w:rsidRPr="00F90F13">
        <w:rPr>
          <w:rFonts w:ascii="Times New Roman" w:eastAsia="Times New Roman" w:hAnsi="Times New Roman" w:cs="Times New Roman"/>
          <w:i/>
        </w:rPr>
        <w:t>HS</w:t>
      </w:r>
      <w:r w:rsidRPr="00F90F13">
        <w:rPr>
          <w:rFonts w:ascii="Times New Roman" w:eastAsia="Times New Roman" w:hAnsi="Times New Roman" w:cs="Times New Roman"/>
          <w:i/>
          <w:rPrChange w:id="122" w:author="User" w:date="2025-09-29T11:24:00Z">
            <w:rPr>
              <w:i/>
            </w:rPr>
          </w:rPrChange>
        </w:rPr>
        <w:t xml:space="preserve">) </w:t>
      </w:r>
      <w:ins w:id="123" w:author="User" w:date="2025-09-25T17:17:00Z">
        <w:r w:rsidRPr="00F90F13">
          <w:rPr>
            <w:rFonts w:ascii="Times New Roman" w:eastAsia="Times New Roman" w:hAnsi="Times New Roman" w:cs="Times New Roman"/>
            <w:rPrChange w:id="124" w:author="User" w:date="2025-09-29T11:24:00Z">
              <w:rPr>
                <w:rFonts w:ascii="Times New Roman" w:eastAsia="Times New Roman" w:hAnsi="Times New Roman" w:cs="Times New Roman"/>
                <w:shd w:val="clear" w:color="auto" w:fill="00FF00"/>
              </w:rPr>
            </w:rPrChange>
          </w:rPr>
          <w:t>constitui uma tarefa motora</w:t>
        </w:r>
      </w:ins>
      <w:del w:id="125" w:author="User" w:date="2025-09-25T17:17:00Z">
        <w:r w:rsidRPr="00F90F13">
          <w:rPr>
            <w:rFonts w:ascii="Times New Roman" w:eastAsia="Times New Roman" w:hAnsi="Times New Roman" w:cs="Times New Roman"/>
            <w:rPrChange w:id="126" w:author="User" w:date="2025-09-29T11:24:00Z">
              <w:rPr>
                <w:rFonts w:ascii="Times New Roman" w:eastAsia="Times New Roman" w:hAnsi="Times New Roman" w:cs="Times New Roman"/>
                <w:shd w:val="clear" w:color="auto" w:fill="00FF00"/>
              </w:rPr>
            </w:rPrChange>
          </w:rPr>
          <w:delText>é um</w:delText>
        </w:r>
      </w:del>
      <w:del w:id="127" w:author="User" w:date="2025-09-29T11:25:00Z">
        <w:r w:rsidRPr="00F90F13" w:rsidDel="00F90F13">
          <w:rPr>
            <w:rFonts w:ascii="Times New Roman" w:eastAsia="Times New Roman" w:hAnsi="Times New Roman" w:cs="Times New Roman"/>
            <w:rPrChange w:id="128" w:author="User" w:date="2025-09-29T11:24:00Z">
              <w:rPr/>
            </w:rPrChange>
          </w:rPr>
          <w:delText xml:space="preserve"> </w:delText>
        </w:r>
      </w:del>
      <w:ins w:id="129" w:author="User" w:date="2025-09-29T11:25:00Z">
        <w:r w:rsidR="00F90F13">
          <w:rPr>
            <w:rFonts w:ascii="Times New Roman" w:eastAsia="Times New Roman" w:hAnsi="Times New Roman" w:cs="Times New Roman"/>
          </w:rPr>
          <w:t xml:space="preserve"> </w:t>
        </w:r>
      </w:ins>
      <w:ins w:id="130" w:author="User" w:date="2025-09-25T17:17:00Z">
        <w:r w:rsidRPr="00F90F13">
          <w:rPr>
            <w:rFonts w:ascii="Times New Roman" w:eastAsia="Times New Roman" w:hAnsi="Times New Roman" w:cs="Times New Roman"/>
          </w:rPr>
          <w:t xml:space="preserve">de </w:t>
        </w:r>
      </w:ins>
      <w:r w:rsidRPr="00F90F13">
        <w:rPr>
          <w:rFonts w:ascii="Times New Roman" w:eastAsia="Times New Roman" w:hAnsi="Times New Roman" w:cs="Times New Roman"/>
        </w:rPr>
        <w:t xml:space="preserve">equilíbrio estático em posição invertida sobre as mãos enquanto </w:t>
      </w:r>
      <w:r w:rsidRPr="00F90F13">
        <w:rPr>
          <w:rFonts w:ascii="Times New Roman" w:eastAsia="Times New Roman" w:hAnsi="Times New Roman" w:cs="Times New Roman"/>
          <w:i/>
        </w:rPr>
        <w:t xml:space="preserve">Handstand Walking (HSW) </w:t>
      </w:r>
      <w:r w:rsidRPr="00F90F13">
        <w:rPr>
          <w:rFonts w:ascii="Times New Roman" w:eastAsia="Times New Roman" w:hAnsi="Times New Roman" w:cs="Times New Roman"/>
          <w:rPrChange w:id="131" w:author="User" w:date="2025-09-29T11:24:00Z">
            <w:rPr/>
          </w:rPrChange>
        </w:rPr>
        <w:t xml:space="preserve">é </w:t>
      </w:r>
      <w:ins w:id="132" w:author="User" w:date="2025-09-25T17:17:00Z">
        <w:r w:rsidRPr="00F90F13">
          <w:rPr>
            <w:rFonts w:ascii="Times New Roman" w:eastAsia="Times New Roman" w:hAnsi="Times New Roman" w:cs="Times New Roman"/>
            <w:rPrChange w:id="133" w:author="User" w:date="2025-09-29T11:24:00Z">
              <w:rPr>
                <w:rFonts w:ascii="Times New Roman" w:eastAsia="Times New Roman" w:hAnsi="Times New Roman" w:cs="Times New Roman"/>
                <w:shd w:val="clear" w:color="auto" w:fill="00FF00"/>
              </w:rPr>
            </w:rPrChange>
          </w:rPr>
          <w:t>caracterizado por um</w:t>
        </w:r>
      </w:ins>
      <w:del w:id="134" w:author="User" w:date="2025-09-25T17:17:00Z">
        <w:r w:rsidRPr="00F90F13">
          <w:rPr>
            <w:rFonts w:ascii="Times New Roman" w:eastAsia="Times New Roman" w:hAnsi="Times New Roman" w:cs="Times New Roman"/>
            <w:rPrChange w:id="135" w:author="User" w:date="2025-09-29T11:24:00Z">
              <w:rPr>
                <w:rFonts w:ascii="Times New Roman" w:eastAsia="Times New Roman" w:hAnsi="Times New Roman" w:cs="Times New Roman"/>
                <w:shd w:val="clear" w:color="auto" w:fill="00FF00"/>
              </w:rPr>
            </w:rPrChange>
          </w:rPr>
          <w:delText>um</w:delText>
        </w:r>
      </w:del>
      <w:r w:rsidRPr="00F90F13">
        <w:rPr>
          <w:rFonts w:ascii="Times New Roman" w:eastAsia="Times New Roman" w:hAnsi="Times New Roman" w:cs="Times New Roman"/>
        </w:rPr>
        <w:t xml:space="preserve"> equilíbrio</w:t>
      </w:r>
      <w:r>
        <w:rPr>
          <w:rFonts w:ascii="Times New Roman" w:eastAsia="Times New Roman" w:hAnsi="Times New Roman" w:cs="Times New Roman"/>
        </w:rPr>
        <w:t xml:space="preserve"> dinâmico posição invertida sobre as mãos gerando um deslocamento.</w:t>
      </w:r>
      <w:r>
        <w:t xml:space="preserve"> </w:t>
      </w:r>
      <w:r>
        <w:rPr>
          <w:rFonts w:ascii="Times New Roman" w:eastAsia="Times New Roman" w:hAnsi="Times New Roman" w:cs="Times New Roman"/>
        </w:rPr>
        <w:t xml:space="preserve">Ambos são considerados elementos essenciais da ginástica artística </w:t>
      </w:r>
      <w:r w:rsidR="00E62B56">
        <w:rPr>
          <w:rFonts w:ascii="Times New Roman" w:eastAsia="Times New Roman" w:hAnsi="Times New Roman" w:cs="Times New Roman"/>
        </w:rPr>
        <w:fldChar w:fldCharType="begin"/>
      </w:r>
      <w:r w:rsidR="00E62B56">
        <w:rPr>
          <w:rFonts w:ascii="Times New Roman" w:eastAsia="Times New Roman" w:hAnsi="Times New Roman" w:cs="Times New Roman"/>
        </w:rPr>
        <w:instrText xml:space="preserve"> ADDIN ZOTERO_ITEM CSL_CITATION {"citationID":"VZfXvUcH","properties":{"formattedCitation":"[1]","plainCitation":"[1]","noteIndex":0},"citationItems":[{"id":65,"uris":["http://zotero.org/users/17274952/items/LV8KSPDR"],"itemData":{"id":65,"type":"article-journal","abstract":"Handstand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w:instrText>
      </w:r>
      <w:r w:rsidR="00E62B56">
        <w:rPr>
          <w:rFonts w:ascii="Times New Roman" w:eastAsia="Times New Roman" w:hAnsi="Times New Roman" w:cs="Times New Roman"/>
        </w:rPr>
        <w:fldChar w:fldCharType="separate"/>
      </w:r>
      <w:r w:rsidR="00E62B56" w:rsidRPr="00E62B56">
        <w:rPr>
          <w:rFonts w:ascii="Times New Roman" w:hAnsi="Times New Roman" w:cs="Times New Roman"/>
        </w:rPr>
        <w:t>[1]</w:t>
      </w:r>
      <w:r w:rsidR="00E62B56">
        <w:rPr>
          <w:rFonts w:ascii="Times New Roman" w:eastAsia="Times New Roman" w:hAnsi="Times New Roman" w:cs="Times New Roman"/>
        </w:rPr>
        <w:fldChar w:fldCharType="end"/>
      </w:r>
      <w:del w:id="136" w:author="User" w:date="2025-09-29T11:50:00Z">
        <w:r w:rsidDel="00E62B56">
          <w:rPr>
            <w:rFonts w:ascii="Times New Roman" w:eastAsia="Times New Roman" w:hAnsi="Times New Roman" w:cs="Times New Roman"/>
          </w:rPr>
          <w:delText>[1]</w:delText>
        </w:r>
      </w:del>
      <w:r>
        <w:rPr>
          <w:rFonts w:ascii="Times New Roman" w:eastAsia="Times New Roman" w:hAnsi="Times New Roman" w:cs="Times New Roman"/>
        </w:rPr>
        <w:t xml:space="preserve"> e também estão presentes e</w:t>
      </w:r>
      <w:del w:id="137" w:author="Autor desconhecido" w:date="2025-09-28T20:36:00Z">
        <w:r>
          <w:rPr>
            <w:rFonts w:ascii="Times New Roman" w:eastAsia="Times New Roman" w:hAnsi="Times New Roman" w:cs="Times New Roman"/>
          </w:rPr>
          <w:delText>m</w:delText>
        </w:r>
      </w:del>
      <w:ins w:id="138" w:author="Autor desconhecido" w:date="2025-09-28T20:36:00Z">
        <w:r>
          <w:rPr>
            <w:rFonts w:ascii="Times New Roman" w:eastAsia="Times New Roman" w:hAnsi="Times New Roman" w:cs="Times New Roman"/>
          </w:rPr>
          <w:t>m</w:t>
        </w:r>
      </w:ins>
      <w:r>
        <w:rPr>
          <w:rFonts w:ascii="Times New Roman" w:eastAsia="Times New Roman" w:hAnsi="Times New Roman" w:cs="Times New Roman"/>
        </w:rPr>
        <w:t xml:space="preserve"> diversas outras modalidades como, por exemplo, calistenia, </w:t>
      </w:r>
      <w:r>
        <w:rPr>
          <w:rFonts w:ascii="Times New Roman" w:eastAsia="Times New Roman" w:hAnsi="Times New Roman" w:cs="Times New Roman"/>
          <w:i/>
        </w:rPr>
        <w:t>CrossFit®</w:t>
      </w:r>
      <w:r>
        <w:rPr>
          <w:rFonts w:ascii="Times New Roman" w:eastAsia="Times New Roman" w:hAnsi="Times New Roman" w:cs="Times New Roman"/>
        </w:rPr>
        <w:t>, yoga e artes circenses. São habilidades motoras complexas, valorizadas por desenvolver força, coordenação, equilíbrio e consciência corporal, constituindo referência de domínio técnico nas práticas que as incorpora</w:t>
      </w:r>
      <w:ins w:id="139" w:author="User" w:date="2025-09-29T11:32:00Z">
        <w:r w:rsidR="00164D9D" w:rsidRPr="00164D9D">
          <w:rPr>
            <w:rFonts w:ascii="Times New Roman" w:eastAsia="Times New Roman" w:hAnsi="Times New Roman" w:cs="Times New Roman"/>
            <w:rPrChange w:id="140" w:author="User" w:date="2025-09-29T11:32:00Z">
              <w:rPr>
                <w:rFonts w:ascii="Times New Roman" w:eastAsia="Times New Roman" w:hAnsi="Times New Roman" w:cs="Times New Roman"/>
                <w:shd w:val="clear" w:color="auto" w:fill="FF0000"/>
              </w:rPr>
            </w:rPrChange>
          </w:rPr>
          <w:t>m</w:t>
        </w:r>
        <w:r w:rsidR="00164D9D">
          <w:rPr>
            <w:rFonts w:ascii="Times New Roman" w:eastAsia="Times New Roman" w:hAnsi="Times New Roman" w:cs="Times New Roman"/>
          </w:rPr>
          <w:t xml:space="preserve"> [7].</w:t>
        </w:r>
      </w:ins>
      <w:del w:id="141" w:author="User" w:date="2025-09-29T11:32:00Z">
        <w:r w:rsidDel="00164D9D">
          <w:rPr>
            <w:rFonts w:ascii="Times New Roman" w:eastAsia="Times New Roman" w:hAnsi="Times New Roman" w:cs="Times New Roman"/>
          </w:rPr>
          <w:delText>m</w:delText>
        </w:r>
      </w:del>
      <w:ins w:id="142" w:author="Autor desconhecido" w:date="2025-09-28T20:37:00Z">
        <w:del w:id="143" w:author="User" w:date="2025-09-29T11:32:00Z">
          <w:r w:rsidDel="00164D9D">
            <w:rPr>
              <w:rFonts w:ascii="Times New Roman" w:eastAsia="Times New Roman" w:hAnsi="Times New Roman" w:cs="Times New Roman"/>
            </w:rPr>
            <w:delText xml:space="preserve">  </w:delText>
          </w:r>
        </w:del>
      </w:ins>
      <w:del w:id="144" w:author="User" w:date="2025-09-29T11:32:00Z">
        <w:r w:rsidDel="00164D9D">
          <w:rPr>
            <w:rFonts w:ascii="Times New Roman" w:eastAsia="Times New Roman" w:hAnsi="Times New Roman" w:cs="Times New Roman"/>
            <w:shd w:val="clear" w:color="auto" w:fill="FF0000"/>
            <w:rPrChange w:id="145" w:author="Autor desconhecido" w:date="2025-09-28T18:04:00Z">
              <w:rPr>
                <w:shd w:val="clear" w:color="auto" w:fill="FF0000"/>
              </w:rPr>
            </w:rPrChange>
          </w:rPr>
          <w:delText xml:space="preserve"> </w:delText>
        </w:r>
        <w:r w:rsidDel="00164D9D">
          <w:fldChar w:fldCharType="begin"/>
        </w:r>
        <w:r w:rsidDel="00164D9D">
          <w:delInstrText>ADDIN ZOTERO_ITEM CSL_CITATION {"citationID":"pBpefdJQ","properties":{"formattedCitation":"[1]","plainCitation":"[1]","noteIndex":0},"citationItems":[{"id":71,"uris":["http://zotero.org/users/17274952/items/7HMEIQK4"],"itemData":{"id":71,"type":"article-journal","abstract":"Despite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w:delInstrText>
        </w:r>
        <w:r w:rsidDel="00164D9D">
          <w:fldChar w:fldCharType="separate"/>
        </w:r>
        <w:r w:rsidDel="00164D9D">
          <w:rPr>
            <w:rFonts w:ascii="Times New Roman" w:hAnsi="Times New Roman" w:cs="Times New Roman"/>
            <w:shd w:val="clear" w:color="auto" w:fill="FF0000"/>
            <w:rPrChange w:id="146" w:author="Autor desconhecido" w:date="2025-09-28T18:04:00Z">
              <w:rPr>
                <w:shd w:val="clear" w:color="auto" w:fill="FF0000"/>
              </w:rPr>
            </w:rPrChange>
          </w:rPr>
          <w:delText>[71]</w:delText>
        </w:r>
        <w:r w:rsidDel="00164D9D">
          <w:fldChar w:fldCharType="end"/>
        </w:r>
        <w:r w:rsidDel="00164D9D">
          <w:rPr>
            <w:rFonts w:ascii="Times New Roman" w:eastAsia="Times New Roman" w:hAnsi="Times New Roman" w:cs="Times New Roman"/>
            <w:shd w:val="clear" w:color="auto" w:fill="FF0000"/>
            <w:rPrChange w:id="147" w:author="Autor desconhecido" w:date="2025-09-28T18:04:00Z">
              <w:rPr>
                <w:shd w:val="clear" w:color="auto" w:fill="FF0000"/>
              </w:rPr>
            </w:rPrChange>
          </w:rPr>
          <w:delText>.</w:delText>
        </w:r>
      </w:del>
    </w:p>
    <w:p w14:paraId="62B6E758" w14:textId="77777777" w:rsidR="00922388" w:rsidRDefault="00922388">
      <w:pPr>
        <w:spacing w:line="360" w:lineRule="auto"/>
        <w:ind w:firstLine="360"/>
        <w:rPr>
          <w:rFonts w:ascii="Times New Roman" w:eastAsia="Times New Roman" w:hAnsi="Times New Roman" w:cs="Times New Roman"/>
        </w:rPr>
        <w:pPrChange w:id="148" w:author="User" w:date="2025-09-29T11:36:00Z">
          <w:pPr>
            <w:spacing w:line="360" w:lineRule="auto"/>
          </w:pPr>
        </w:pPrChange>
      </w:pPr>
    </w:p>
    <w:p w14:paraId="1DD617CD" w14:textId="77777777" w:rsidR="00922388" w:rsidRDefault="00854586">
      <w:pPr>
        <w:spacing w:line="360" w:lineRule="auto"/>
        <w:rPr>
          <w:del w:id="149" w:author="User" w:date="2025-09-25T17:31:00Z"/>
          <w:rFonts w:ascii="Times New Roman" w:eastAsia="Times New Roman" w:hAnsi="Times New Roman" w:cs="Times New Roman"/>
        </w:rPr>
      </w:pPr>
      <w:del w:id="150" w:author="User" w:date="2025-09-25T17:31:00Z">
        <w:r>
          <w:rPr>
            <w:rFonts w:ascii="Times New Roman" w:eastAsia="Times New Roman" w:hAnsi="Times New Roman" w:cs="Times New Roman"/>
          </w:rPr>
          <w:delText xml:space="preserve">1.1 </w:delText>
        </w:r>
        <w:r>
          <w:rPr>
            <w:rFonts w:ascii="Times New Roman" w:eastAsia="Times New Roman" w:hAnsi="Times New Roman" w:cs="Times New Roman"/>
            <w:i/>
          </w:rPr>
          <w:delText>Handstand</w:delText>
        </w:r>
      </w:del>
    </w:p>
    <w:p w14:paraId="12495605" w14:textId="051B9E71" w:rsidR="00922388" w:rsidRDefault="0085458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Há vários trabalhos relacionados ao </w:t>
      </w:r>
      <w:r>
        <w:rPr>
          <w:rFonts w:ascii="Times New Roman" w:eastAsia="Times New Roman" w:hAnsi="Times New Roman" w:cs="Times New Roman"/>
          <w:i/>
        </w:rPr>
        <w:t>HS</w:t>
      </w:r>
      <w:r>
        <w:rPr>
          <w:rFonts w:ascii="Times New Roman" w:eastAsia="Times New Roman" w:hAnsi="Times New Roman" w:cs="Times New Roman"/>
        </w:rPr>
        <w:t xml:space="preserve"> abrangendo fatores biomecânicos, neuromusculares e psicológicos</w:t>
      </w:r>
      <w:ins w:id="151" w:author="User" w:date="2025-09-25T17:38:00Z">
        <w:r w:rsidRPr="00FB1225">
          <w:rPr>
            <w:rFonts w:ascii="Times New Roman" w:eastAsia="Times New Roman" w:hAnsi="Times New Roman" w:cs="Times New Roman"/>
          </w:rPr>
          <w:t xml:space="preserve">, </w:t>
        </w:r>
        <w:r w:rsidRPr="00FB1225">
          <w:rPr>
            <w:rFonts w:ascii="Times New Roman" w:eastAsia="Times New Roman" w:hAnsi="Times New Roman" w:cs="Times New Roman"/>
            <w:rPrChange w:id="152" w:author="User" w:date="2025-09-29T11:36:00Z">
              <w:rPr/>
            </w:rPrChange>
          </w:rPr>
          <w:t>refletindo</w:t>
        </w:r>
      </w:ins>
      <w:ins w:id="153" w:author="User" w:date="2025-09-29T11:35:00Z">
        <w:r w:rsidR="00FB1225" w:rsidRPr="00FB1225">
          <w:rPr>
            <w:rFonts w:ascii="Times New Roman" w:eastAsia="Times New Roman" w:hAnsi="Times New Roman" w:cs="Times New Roman"/>
            <w:rPrChange w:id="154" w:author="User" w:date="2025-09-29T11:36:00Z">
              <w:rPr>
                <w:rFonts w:ascii="Times New Roman" w:eastAsia="Times New Roman" w:hAnsi="Times New Roman" w:cs="Times New Roman"/>
                <w:shd w:val="clear" w:color="auto" w:fill="00FF00"/>
              </w:rPr>
            </w:rPrChange>
          </w:rPr>
          <w:t xml:space="preserve"> n</w:t>
        </w:r>
      </w:ins>
      <w:del w:id="155" w:author="User" w:date="2025-09-25T17:38:00Z">
        <w:r w:rsidRPr="00FB1225">
          <w:rPr>
            <w:rFonts w:ascii="Times New Roman" w:eastAsia="Times New Roman" w:hAnsi="Times New Roman" w:cs="Times New Roman"/>
            <w:rPrChange w:id="156" w:author="User" w:date="2025-09-29T11:36:00Z">
              <w:rPr>
                <w:rFonts w:ascii="Times New Roman" w:eastAsia="Times New Roman" w:hAnsi="Times New Roman" w:cs="Times New Roman"/>
                <w:shd w:val="clear" w:color="auto" w:fill="00FF00"/>
              </w:rPr>
            </w:rPrChange>
          </w:rPr>
          <w:delText>.</w:delText>
        </w:r>
        <w:r w:rsidRPr="00FB1225">
          <w:rPr>
            <w:rFonts w:ascii="Times New Roman" w:eastAsia="Times New Roman" w:hAnsi="Times New Roman" w:cs="Times New Roman"/>
            <w:rPrChange w:id="157" w:author="User" w:date="2025-09-29T11:36:00Z">
              <w:rPr/>
            </w:rPrChange>
          </w:rPr>
          <w:delText xml:space="preserve"> </w:delText>
        </w:r>
        <w:r w:rsidRPr="00FB1225">
          <w:rPr>
            <w:rFonts w:ascii="Times New Roman" w:eastAsia="Times New Roman" w:hAnsi="Times New Roman" w:cs="Times New Roman"/>
            <w:rPrChange w:id="158" w:author="User" w:date="2025-09-29T11:36:00Z">
              <w:rPr>
                <w:rFonts w:ascii="Times New Roman" w:eastAsia="Times New Roman" w:hAnsi="Times New Roman" w:cs="Times New Roman"/>
                <w:shd w:val="clear" w:color="auto" w:fill="00FF00"/>
              </w:rPr>
            </w:rPrChange>
          </w:rPr>
          <w:delText>A</w:delText>
        </w:r>
      </w:del>
      <w:ins w:id="159" w:author="User" w:date="2025-09-25T17:38:00Z">
        <w:r w:rsidRPr="00FB1225">
          <w:rPr>
            <w:rFonts w:ascii="Times New Roman" w:eastAsia="Times New Roman" w:hAnsi="Times New Roman" w:cs="Times New Roman"/>
            <w:rPrChange w:id="160" w:author="User" w:date="2025-09-29T11:36:00Z">
              <w:rPr>
                <w:rFonts w:ascii="Times New Roman" w:eastAsia="Times New Roman" w:hAnsi="Times New Roman" w:cs="Times New Roman"/>
                <w:shd w:val="clear" w:color="auto" w:fill="00FF00"/>
              </w:rPr>
            </w:rPrChange>
          </w:rPr>
          <w:t>a</w:t>
        </w:r>
      </w:ins>
      <w:r w:rsidRPr="00FB1225">
        <w:rPr>
          <w:rFonts w:ascii="Times New Roman" w:eastAsia="Times New Roman" w:hAnsi="Times New Roman" w:cs="Times New Roman"/>
          <w:rPrChange w:id="161" w:author="User" w:date="2025-09-29T11:36:00Z">
            <w:rPr/>
          </w:rPrChange>
        </w:rPr>
        <w:t xml:space="preserve"> manutenção do equilíbrio</w:t>
      </w:r>
      <w:ins w:id="162" w:author="User" w:date="2025-09-29T11:36:00Z">
        <w:r w:rsidR="00FB1225" w:rsidRPr="00FB1225">
          <w:rPr>
            <w:rFonts w:ascii="Times New Roman" w:eastAsia="Times New Roman" w:hAnsi="Times New Roman" w:cs="Times New Roman"/>
          </w:rPr>
          <w:t>.</w:t>
        </w:r>
        <w:r w:rsidR="00FB1225">
          <w:rPr>
            <w:rFonts w:ascii="Times New Roman" w:eastAsia="Times New Roman" w:hAnsi="Times New Roman" w:cs="Times New Roman"/>
          </w:rPr>
          <w:t xml:space="preserve"> </w:t>
        </w:r>
      </w:ins>
      <w:r>
        <w:rPr>
          <w:rFonts w:ascii="Times New Roman" w:eastAsia="Times New Roman" w:hAnsi="Times New Roman" w:cs="Times New Roman"/>
        </w:rPr>
        <w:t xml:space="preserve"> </w:t>
      </w:r>
      <w:del w:id="163" w:author="User" w:date="2025-09-29T11:36:00Z">
        <w:r w:rsidDel="00FB1225">
          <w:rPr>
            <w:rFonts w:ascii="Times New Roman" w:eastAsia="Times New Roman" w:hAnsi="Times New Roman" w:cs="Times New Roman"/>
          </w:rPr>
          <w:delText>envolve</w:delText>
        </w:r>
      </w:del>
      <w:ins w:id="164" w:author="User" w:date="2025-09-29T11:36:00Z">
        <w:r w:rsidR="00FB1225">
          <w:rPr>
            <w:rFonts w:ascii="Times New Roman" w:eastAsia="Times New Roman" w:hAnsi="Times New Roman" w:cs="Times New Roman"/>
          </w:rPr>
          <w:t>Este é mantido através de</w:t>
        </w:r>
      </w:ins>
      <w:r>
        <w:rPr>
          <w:rFonts w:ascii="Times New Roman" w:eastAsia="Times New Roman" w:hAnsi="Times New Roman" w:cs="Times New Roman"/>
        </w:rPr>
        <w:t xml:space="preserve"> estratégias multissegmentares, com participação das articulações distais e proximais [2], [3]. O </w:t>
      </w:r>
      <w:r>
        <w:rPr>
          <w:rFonts w:ascii="Times New Roman" w:eastAsia="Times New Roman" w:hAnsi="Times New Roman" w:cs="Times New Roman"/>
          <w:i/>
        </w:rPr>
        <w:t xml:space="preserve">HS </w:t>
      </w:r>
      <w:r>
        <w:rPr>
          <w:rFonts w:ascii="Times New Roman" w:eastAsia="Times New Roman" w:hAnsi="Times New Roman" w:cs="Times New Roman"/>
        </w:rPr>
        <w:t>apresenta alta variabilidade articular, especialmente em ombros, punhos e quadris, enquanto o CoM e o CoP permanecem estáveis</w:t>
      </w:r>
      <w:r>
        <w:rPr>
          <w:rFonts w:ascii="Times New Roman" w:eastAsia="Times New Roman" w:hAnsi="Times New Roman" w:cs="Times New Roman"/>
          <w:b/>
        </w:rPr>
        <w:t>,</w:t>
      </w:r>
      <w:r>
        <w:rPr>
          <w:rFonts w:ascii="Times New Roman" w:eastAsia="Times New Roman" w:hAnsi="Times New Roman" w:cs="Times New Roman"/>
        </w:rPr>
        <w:t xml:space="preserve"> evidenciando que a estabilidade é resultado do ajuste coletivo entre segmentos [4</w:t>
      </w:r>
      <w:r w:rsidRPr="00FB1225">
        <w:rPr>
          <w:rFonts w:ascii="Times New Roman" w:eastAsia="Times New Roman" w:hAnsi="Times New Roman" w:cs="Times New Roman"/>
        </w:rPr>
        <w:t xml:space="preserve">]. </w:t>
      </w:r>
      <w:del w:id="165" w:author="User" w:date="2025-09-25T17:39:00Z">
        <w:r w:rsidRPr="00FB1225">
          <w:rPr>
            <w:rFonts w:ascii="Times New Roman" w:eastAsia="Times New Roman" w:hAnsi="Times New Roman" w:cs="Times New Roman"/>
            <w:rPrChange w:id="166" w:author="User" w:date="2025-09-29T11:36:00Z">
              <w:rPr>
                <w:rFonts w:ascii="Times New Roman" w:eastAsia="Times New Roman" w:hAnsi="Times New Roman" w:cs="Times New Roman"/>
                <w:shd w:val="clear" w:color="auto" w:fill="00FF00"/>
              </w:rPr>
            </w:rPrChange>
          </w:rPr>
          <w:delText>Exige</w:delText>
        </w:r>
      </w:del>
      <w:ins w:id="167" w:author="User" w:date="2025-09-25T17:39:00Z">
        <w:r w:rsidRPr="00FB1225">
          <w:rPr>
            <w:rFonts w:ascii="Times New Roman" w:eastAsia="Times New Roman" w:hAnsi="Times New Roman" w:cs="Times New Roman"/>
            <w:rPrChange w:id="168" w:author="User" w:date="2025-09-29T11:36:00Z">
              <w:rPr>
                <w:rFonts w:ascii="Times New Roman" w:eastAsia="Times New Roman" w:hAnsi="Times New Roman" w:cs="Times New Roman"/>
                <w:shd w:val="clear" w:color="auto" w:fill="00FF00"/>
              </w:rPr>
            </w:rPrChange>
          </w:rPr>
          <w:t>Para isso é necessária</w:t>
        </w:r>
      </w:ins>
      <w:r w:rsidRPr="00FB1225">
        <w:rPr>
          <w:rFonts w:ascii="Times New Roman" w:eastAsia="Times New Roman" w:hAnsi="Times New Roman" w:cs="Times New Roman"/>
        </w:rPr>
        <w:t xml:space="preserve"> coordenação</w:t>
      </w:r>
      <w:r>
        <w:rPr>
          <w:rFonts w:ascii="Times New Roman" w:eastAsia="Times New Roman" w:hAnsi="Times New Roman" w:cs="Times New Roman"/>
        </w:rPr>
        <w:t xml:space="preserve"> precisa entre músculos estabilizadores e mobilizadores dos membros superiores e do tronco, sendo os flexores de punho, trapézio, deltoide anterior e tríceps braquial os contribuidores primários [5].</w:t>
      </w:r>
      <w:ins w:id="169" w:author="User" w:date="2025-09-29T11:52:00Z">
        <w:r w:rsidR="003038C1">
          <w:rPr>
            <w:rFonts w:ascii="Times New Roman" w:eastAsia="Times New Roman" w:hAnsi="Times New Roman" w:cs="Times New Roman"/>
          </w:rPr>
          <w:t xml:space="preserve"> </w:t>
        </w:r>
      </w:ins>
      <w:del w:id="170" w:author="User" w:date="2025-09-29T11:52:00Z">
        <w:r w:rsidRPr="003038C1" w:rsidDel="003038C1">
          <w:rPr>
            <w:rFonts w:ascii="Times New Roman" w:eastAsia="Times New Roman" w:hAnsi="Times New Roman" w:cs="Times New Roman"/>
          </w:rPr>
          <w:delText xml:space="preserve"> </w:delText>
        </w:r>
        <w:r w:rsidRPr="003038C1" w:rsidDel="003038C1">
          <w:rPr>
            <w:rFonts w:ascii="Times New Roman" w:eastAsia="Times New Roman" w:hAnsi="Times New Roman" w:cs="Times New Roman"/>
            <w:rPrChange w:id="171" w:author="User" w:date="2025-09-29T11:54:00Z">
              <w:rPr/>
            </w:rPrChange>
          </w:rPr>
          <w:delText xml:space="preserve">Observou-se que os </w:delText>
        </w:r>
      </w:del>
      <w:ins w:id="172" w:author="User" w:date="2025-09-25T17:49:00Z">
        <w:r w:rsidRPr="003038C1">
          <w:rPr>
            <w:rFonts w:ascii="Times New Roman" w:eastAsia="Times New Roman" w:hAnsi="Times New Roman" w:cs="Times New Roman"/>
            <w:rPrChange w:id="173" w:author="User" w:date="2025-09-29T11:54:00Z">
              <w:rPr/>
            </w:rPrChange>
          </w:rPr>
          <w:t>Nesse contexto, observou-se que os</w:t>
        </w:r>
        <w:r>
          <w:rPr>
            <w:rFonts w:ascii="Times New Roman" w:eastAsia="Times New Roman" w:hAnsi="Times New Roman" w:cs="Times New Roman"/>
          </w:rPr>
          <w:t xml:space="preserve"> punhos atuam constantemente para manter </w:t>
        </w:r>
      </w:ins>
      <w:del w:id="174" w:author="User" w:date="2025-09-25T17:49:00Z">
        <w:r>
          <w:rPr>
            <w:rFonts w:ascii="Times New Roman" w:eastAsia="Times New Roman" w:hAnsi="Times New Roman" w:cs="Times New Roman"/>
          </w:rPr>
          <w:delText xml:space="preserve">punhos atuam constantemente para manter </w:delText>
        </w:r>
      </w:del>
      <w:r>
        <w:rPr>
          <w:rFonts w:ascii="Times New Roman" w:eastAsia="Times New Roman" w:hAnsi="Times New Roman" w:cs="Times New Roman"/>
        </w:rPr>
        <w:t>a pressão contra o solo e realizar microajustes no CoP, sendo responsáveis pelo controle fino frente a pequenas oscilações, enquanto ombros e tronco assumem papel compensatório em oscilações maiores, garantindo controle proximal [6], [2], [7]. Ginastas mais experientes apresentam menor deslocamento do CoP e possuem ativação muscular mais eficiente</w:t>
      </w:r>
      <w:r>
        <w:rPr>
          <w:rFonts w:ascii="Times New Roman" w:eastAsia="Times New Roman" w:hAnsi="Times New Roman" w:cs="Times New Roman"/>
          <w:b/>
        </w:rPr>
        <w:t xml:space="preserve"> </w:t>
      </w:r>
      <w:r>
        <w:rPr>
          <w:rFonts w:ascii="Times New Roman" w:eastAsia="Times New Roman" w:hAnsi="Times New Roman" w:cs="Times New Roman"/>
        </w:rPr>
        <w:t>[8]</w:t>
      </w:r>
      <w:r>
        <w:rPr>
          <w:rFonts w:ascii="Times New Roman" w:eastAsia="Times New Roman" w:hAnsi="Times New Roman" w:cs="Times New Roman"/>
          <w:b/>
        </w:rPr>
        <w:t xml:space="preserve">. </w:t>
      </w:r>
      <w:r>
        <w:rPr>
          <w:rFonts w:ascii="Times New Roman" w:eastAsia="Times New Roman" w:hAnsi="Times New Roman" w:cs="Times New Roman"/>
        </w:rPr>
        <w:t xml:space="preserve">O padrão de ativação muscular é adaptativo, durante maior instabilidade, há incremento da coativação para reforçar a rigidez articular, indicando que a manutenção do </w:t>
      </w:r>
      <w:r>
        <w:rPr>
          <w:rFonts w:ascii="Times New Roman" w:eastAsia="Times New Roman" w:hAnsi="Times New Roman" w:cs="Times New Roman"/>
          <w:i/>
        </w:rPr>
        <w:t>HS</w:t>
      </w:r>
      <w:r>
        <w:rPr>
          <w:rFonts w:ascii="Times New Roman" w:eastAsia="Times New Roman" w:hAnsi="Times New Roman" w:cs="Times New Roman"/>
        </w:rPr>
        <w:t xml:space="preserve"> requer não apenas força, mas a otimização da coordenação muscular</w:t>
      </w:r>
      <w:r>
        <w:rPr>
          <w:rFonts w:ascii="Times New Roman" w:eastAsia="Times New Roman" w:hAnsi="Times New Roman" w:cs="Times New Roman"/>
          <w:b/>
        </w:rPr>
        <w:t xml:space="preserve"> </w:t>
      </w:r>
      <w:r>
        <w:rPr>
          <w:rFonts w:ascii="Times New Roman" w:eastAsia="Times New Roman" w:hAnsi="Times New Roman" w:cs="Times New Roman"/>
        </w:rPr>
        <w:t>[9], [10]</w:t>
      </w:r>
      <w:del w:id="175" w:author="User" w:date="2025-09-25T17:29:00Z">
        <w:r>
          <w:rPr>
            <w:rFonts w:ascii="Times New Roman" w:eastAsia="Times New Roman" w:hAnsi="Times New Roman" w:cs="Times New Roman"/>
          </w:rPr>
          <w:delText xml:space="preserve"> </w:delText>
        </w:r>
      </w:del>
      <w:r>
        <w:rPr>
          <w:rFonts w:ascii="Times New Roman" w:eastAsia="Times New Roman" w:hAnsi="Times New Roman" w:cs="Times New Roman"/>
        </w:rPr>
        <w:t xml:space="preserve">. Além disso, análise cinemática com ginastas experientes mostrou que a capacidade de se manter na </w:t>
      </w:r>
      <w:r>
        <w:rPr>
          <w:rFonts w:ascii="Times New Roman" w:eastAsia="Times New Roman" w:hAnsi="Times New Roman" w:cs="Times New Roman"/>
          <w:i/>
        </w:rPr>
        <w:t xml:space="preserve">HS </w:t>
      </w:r>
      <w:r>
        <w:rPr>
          <w:rFonts w:ascii="Times New Roman" w:eastAsia="Times New Roman" w:hAnsi="Times New Roman" w:cs="Times New Roman"/>
        </w:rPr>
        <w:t>está associado ao alinhamento corporal, sobretudo à sobreposição de ombros e quadris [11], [12</w:t>
      </w:r>
      <w:r w:rsidRPr="003038C1">
        <w:rPr>
          <w:rFonts w:ascii="Times New Roman" w:eastAsia="Times New Roman" w:hAnsi="Times New Roman" w:cs="Times New Roman"/>
        </w:rPr>
        <w:t>].</w:t>
      </w:r>
      <w:r w:rsidRPr="003038C1">
        <w:rPr>
          <w:rFonts w:ascii="Times New Roman" w:eastAsia="Times New Roman" w:hAnsi="Times New Roman" w:cs="Times New Roman"/>
          <w:b/>
        </w:rPr>
        <w:t xml:space="preserve"> </w:t>
      </w:r>
      <w:del w:id="176" w:author="User" w:date="2025-09-29T11:54:00Z">
        <w:r w:rsidRPr="003038C1" w:rsidDel="003038C1">
          <w:rPr>
            <w:rFonts w:ascii="Times New Roman" w:eastAsia="Times New Roman" w:hAnsi="Times New Roman" w:cs="Times New Roman"/>
            <w:rPrChange w:id="177" w:author="User" w:date="2025-09-29T11:54:00Z">
              <w:rPr/>
            </w:rPrChange>
          </w:rPr>
          <w:delText xml:space="preserve">E embora um treinamento de </w:delText>
        </w:r>
        <w:r w:rsidRPr="003038C1" w:rsidDel="003038C1">
          <w:rPr>
            <w:rFonts w:ascii="Times New Roman" w:eastAsia="Times New Roman" w:hAnsi="Times New Roman" w:cs="Times New Roman"/>
            <w:i/>
            <w:rPrChange w:id="178" w:author="User" w:date="2025-09-29T11:54:00Z">
              <w:rPr>
                <w:i/>
              </w:rPr>
            </w:rPrChange>
          </w:rPr>
          <w:delText xml:space="preserve">HS </w:delText>
        </w:r>
        <w:r w:rsidRPr="003038C1" w:rsidDel="003038C1">
          <w:rPr>
            <w:rFonts w:ascii="Times New Roman" w:eastAsia="Times New Roman" w:hAnsi="Times New Roman" w:cs="Times New Roman"/>
            <w:rPrChange w:id="179" w:author="User" w:date="2025-09-29T11:54:00Z">
              <w:rPr/>
            </w:rPrChange>
          </w:rPr>
          <w:delText>focado exclusivamente no alinhamento corporal melhora a qualidade de execução, não necessariamente melhora a duração do equilíbrio, destacando a importância do envolvimento dos punhos e antebraços</w:delText>
        </w:r>
      </w:del>
      <w:ins w:id="180" w:author="User" w:date="2025-09-25T17:58:00Z">
        <w:r w:rsidRPr="003038C1">
          <w:rPr>
            <w:rFonts w:ascii="Times New Roman" w:eastAsia="Times New Roman" w:hAnsi="Times New Roman" w:cs="Times New Roman"/>
            <w:rPrChange w:id="181" w:author="User" w:date="2025-09-29T11:54:00Z">
              <w:rPr/>
            </w:rPrChange>
          </w:rPr>
          <w:t>Contudo</w:t>
        </w:r>
        <w:r w:rsidRPr="003038C1">
          <w:rPr>
            <w:rFonts w:ascii="Times New Roman" w:eastAsia="Times New Roman" w:hAnsi="Times New Roman" w:cs="Times New Roman"/>
            <w:rPrChange w:id="182" w:author="User" w:date="2025-09-29T11:54:00Z">
              <w:rPr>
                <w:rFonts w:ascii="Times New Roman" w:eastAsia="Times New Roman" w:hAnsi="Times New Roman" w:cs="Times New Roman"/>
                <w:shd w:val="clear" w:color="auto" w:fill="00FF00"/>
              </w:rPr>
            </w:rPrChange>
          </w:rPr>
          <w:t>, treinamentos focados exclusivamente no alinhamento corporal, embora aperfeiçoem a execução, não garantem maior duração do equilíbrio, evidenciando a relevância do papel dos punhos e antebraços</w:t>
        </w:r>
        <w:r>
          <w:t xml:space="preserve"> </w:t>
        </w:r>
      </w:ins>
      <w:del w:id="183" w:author="User" w:date="2025-09-25T17:58:00Z">
        <w:r>
          <w:rPr>
            <w:rFonts w:ascii="Times New Roman" w:eastAsia="Times New Roman" w:hAnsi="Times New Roman" w:cs="Times New Roman"/>
            <w:b/>
          </w:rPr>
          <w:delText xml:space="preserve"> </w:delText>
        </w:r>
      </w:del>
      <w:r>
        <w:rPr>
          <w:rFonts w:ascii="Times New Roman" w:eastAsia="Times New Roman" w:hAnsi="Times New Roman" w:cs="Times New Roman"/>
        </w:rPr>
        <w:t xml:space="preserve">[7]. A integração entre visão, propriocepção e sistema vestibular é fundamental, sendo a posição da cabeça um fator decisivo, quanto maior for sua flexão pior será para estabilidade [13]. A fadiga muscular, como seria de se esperar, tem um grande impacto negativo sobre o </w:t>
      </w:r>
      <w:r>
        <w:rPr>
          <w:rFonts w:ascii="Times New Roman" w:eastAsia="Times New Roman" w:hAnsi="Times New Roman" w:cs="Times New Roman"/>
          <w:i/>
        </w:rPr>
        <w:t>HS</w:t>
      </w:r>
      <w:r>
        <w:rPr>
          <w:rFonts w:ascii="Times New Roman" w:eastAsia="Times New Roman" w:hAnsi="Times New Roman" w:cs="Times New Roman"/>
        </w:rPr>
        <w:t xml:space="preserve">, sugerindo que quanto maior </w:t>
      </w:r>
      <w:ins w:id="184" w:author="Matheus Machado Gomes" w:date="2025-09-16T15:09:00Z">
        <w:r>
          <w:rPr>
            <w:rFonts w:ascii="Times New Roman" w:eastAsia="Times New Roman" w:hAnsi="Times New Roman" w:cs="Times New Roman"/>
          </w:rPr>
          <w:t xml:space="preserve">a </w:t>
        </w:r>
      </w:ins>
      <w:r>
        <w:rPr>
          <w:rFonts w:ascii="Times New Roman" w:eastAsia="Times New Roman" w:hAnsi="Times New Roman" w:cs="Times New Roman"/>
        </w:rPr>
        <w:t>resistência muscular maior a capacidade de manter o equilíbrio</w:t>
      </w:r>
      <w:ins w:id="185" w:author="Matheus Machado Gomes" w:date="2025-09-16T15:09:00Z">
        <w:r>
          <w:rPr>
            <w:rFonts w:ascii="Times New Roman" w:eastAsia="Times New Roman" w:hAnsi="Times New Roman" w:cs="Times New Roman"/>
          </w:rPr>
          <w:t xml:space="preserve"> nessa posição</w:t>
        </w:r>
      </w:ins>
      <w:r>
        <w:rPr>
          <w:rFonts w:ascii="Times New Roman" w:eastAsia="Times New Roman" w:hAnsi="Times New Roman" w:cs="Times New Roman"/>
        </w:rPr>
        <w:t>.</w:t>
      </w:r>
      <w:r>
        <w:t xml:space="preserve"> </w:t>
      </w:r>
      <w:r>
        <w:rPr>
          <w:rFonts w:ascii="Times New Roman" w:eastAsia="Times New Roman" w:hAnsi="Times New Roman" w:cs="Times New Roman"/>
        </w:rPr>
        <w:t xml:space="preserve">Além do efeito físico, destacou-se que a fadiga também tem um </w:t>
      </w:r>
      <w:r>
        <w:rPr>
          <w:rFonts w:ascii="Times New Roman" w:eastAsia="Times New Roman" w:hAnsi="Times New Roman" w:cs="Times New Roman"/>
        </w:rPr>
        <w:lastRenderedPageBreak/>
        <w:t>fator</w:t>
      </w:r>
      <w:del w:id="186" w:author="User" w:date="2025-09-29T11:55:00Z">
        <w:r w:rsidDel="003038C1">
          <w:rPr>
            <w:rFonts w:ascii="Times New Roman" w:eastAsia="Times New Roman" w:hAnsi="Times New Roman" w:cs="Times New Roman"/>
          </w:rPr>
          <w:delText xml:space="preserve"> </w:delText>
        </w:r>
        <w:r w:rsidDel="003038C1">
          <w:rPr>
            <w:rFonts w:ascii="Times New Roman" w:eastAsia="Times New Roman" w:hAnsi="Times New Roman" w:cs="Times New Roman"/>
            <w:shd w:val="clear" w:color="auto" w:fill="FFFF00"/>
            <w:rPrChange w:id="187" w:author="User" w:date="2025-09-25T18:04:00Z">
              <w:rPr/>
            </w:rPrChange>
          </w:rPr>
          <w:delText>mental</w:delText>
        </w:r>
      </w:del>
      <w:ins w:id="188" w:author="User" w:date="2025-09-25T18:04:00Z">
        <w:r>
          <w:rPr>
            <w:rFonts w:ascii="Times New Roman" w:eastAsia="Times New Roman" w:hAnsi="Times New Roman" w:cs="Times New Roman"/>
          </w:rPr>
          <w:t xml:space="preserve"> </w:t>
        </w:r>
        <w:r w:rsidRPr="003038C1">
          <w:rPr>
            <w:rFonts w:ascii="Times New Roman" w:eastAsia="Times New Roman" w:hAnsi="Times New Roman" w:cs="Times New Roman"/>
            <w:rPrChange w:id="189" w:author="User" w:date="2025-09-29T11:55:00Z">
              <w:rPr/>
            </w:rPrChange>
          </w:rPr>
          <w:t>psicológico</w:t>
        </w:r>
      </w:ins>
      <w:r>
        <w:rPr>
          <w:rFonts w:ascii="Times New Roman" w:eastAsia="Times New Roman" w:hAnsi="Times New Roman" w:cs="Times New Roman"/>
        </w:rPr>
        <w:t xml:space="preserve">, relacionado à percepção de esforço e à redução da concentração, o que pode comprometer a capacidade de manter ajustes finos necessários à estabilidade. [14]. </w:t>
      </w:r>
      <w:commentRangeStart w:id="190"/>
      <w:commentRangeStart w:id="191"/>
      <w:del w:id="192" w:author="User" w:date="2025-09-29T11:55:00Z">
        <w:r w:rsidRPr="003038C1" w:rsidDel="003038C1">
          <w:rPr>
            <w:rFonts w:ascii="Times New Roman" w:eastAsia="Times New Roman" w:hAnsi="Times New Roman" w:cs="Times New Roman"/>
            <w:rPrChange w:id="193" w:author="User" w:date="2025-09-29T11:55:00Z">
              <w:rPr/>
            </w:rPrChange>
          </w:rPr>
          <w:delText>A relação entre fatores psicológicos e qualidade do equilíbrio também foi avaliada</w:delText>
        </w:r>
        <w:commentRangeEnd w:id="190"/>
        <w:r w:rsidRPr="003038C1" w:rsidDel="003038C1">
          <w:commentReference w:id="190"/>
        </w:r>
        <w:commentRangeEnd w:id="191"/>
        <w:r w:rsidRPr="003038C1" w:rsidDel="003038C1">
          <w:commentReference w:id="191"/>
        </w:r>
        <w:r w:rsidRPr="003038C1" w:rsidDel="003038C1">
          <w:rPr>
            <w:rFonts w:ascii="Times New Roman" w:eastAsia="Times New Roman" w:hAnsi="Times New Roman" w:cs="Times New Roman"/>
          </w:rPr>
          <w:delText xml:space="preserve">. </w:delText>
        </w:r>
      </w:del>
      <w:ins w:id="194" w:author="User" w:date="2025-09-25T18:05:00Z">
        <w:r w:rsidRPr="003038C1">
          <w:rPr>
            <w:rFonts w:ascii="Times New Roman" w:eastAsia="Times New Roman" w:hAnsi="Times New Roman" w:cs="Times New Roman"/>
            <w:rPrChange w:id="195" w:author="User" w:date="2025-09-29T11:55:00Z">
              <w:rPr>
                <w:rFonts w:ascii="Times New Roman" w:eastAsia="Times New Roman" w:hAnsi="Times New Roman" w:cs="Times New Roman"/>
                <w:shd w:val="clear" w:color="auto" w:fill="00FF00"/>
              </w:rPr>
            </w:rPrChange>
          </w:rPr>
          <w:t>Outros fat</w:t>
        </w:r>
        <w:r w:rsidRPr="003038C1">
          <w:rPr>
            <w:rFonts w:ascii="Times New Roman" w:eastAsia="Times New Roman" w:hAnsi="Times New Roman" w:cs="Times New Roman"/>
            <w:rPrChange w:id="196" w:author="User" w:date="2025-09-29T11:55:00Z">
              <w:rPr/>
            </w:rPrChange>
          </w:rPr>
          <w:t>ores psicológicos também influenciam na qualidade do equilíbrio:</w:t>
        </w:r>
      </w:ins>
      <w:ins w:id="197" w:author="User" w:date="2025-09-25T18:06:00Z">
        <w:r>
          <w:rPr>
            <w:rFonts w:ascii="Times New Roman" w:eastAsia="Times New Roman" w:hAnsi="Times New Roman" w:cs="Times New Roman"/>
          </w:rPr>
          <w:t xml:space="preserve"> </w:t>
        </w:r>
      </w:ins>
      <w:del w:id="198" w:author="User" w:date="2025-09-25T18:06:00Z">
        <w:r>
          <w:rPr>
            <w:rFonts w:ascii="Times New Roman" w:eastAsia="Times New Roman" w:hAnsi="Times New Roman" w:cs="Times New Roman"/>
          </w:rPr>
          <w:delText>E</w:delText>
        </w:r>
      </w:del>
      <w:ins w:id="199" w:author="User" w:date="2025-09-25T18:06:00Z">
        <w:r>
          <w:rPr>
            <w:rFonts w:ascii="Times New Roman" w:eastAsia="Times New Roman" w:hAnsi="Times New Roman" w:cs="Times New Roman"/>
          </w:rPr>
          <w:t>e</w:t>
        </w:r>
      </w:ins>
      <w:r>
        <w:rPr>
          <w:rFonts w:ascii="Times New Roman" w:eastAsia="Times New Roman" w:hAnsi="Times New Roman" w:cs="Times New Roman"/>
        </w:rPr>
        <w:t>m ginastas com maior ansiedade, observou-se pior desempenho, com maiores oscilações posturais. Já atletas com maior autoconfiança apresentaram</w:t>
      </w:r>
      <w:r>
        <w:rPr>
          <w:rFonts w:ascii="Times New Roman" w:eastAsia="Times New Roman" w:hAnsi="Times New Roman" w:cs="Times New Roman"/>
          <w:b/>
        </w:rPr>
        <w:t xml:space="preserve"> </w:t>
      </w:r>
      <w:r>
        <w:rPr>
          <w:rFonts w:ascii="Times New Roman" w:eastAsia="Times New Roman" w:hAnsi="Times New Roman" w:cs="Times New Roman"/>
        </w:rPr>
        <w:t>maior tempo de sustentação e menor variabilidade postural [15]. Estudos comparando ginastas juniores e seniores demonstraram que a experiência esportiva se traduz em maior estabilidade tanto em pé quanto em posição invertida, indicando que o nível de equilíbrio no HS funciona como um parâmetro de desenvolvimento técnico e de desempenho competitivo</w:t>
      </w:r>
      <w:r>
        <w:t xml:space="preserve"> </w:t>
      </w:r>
      <w:r>
        <w:rPr>
          <w:rFonts w:ascii="Times New Roman" w:eastAsia="Times New Roman" w:hAnsi="Times New Roman" w:cs="Times New Roman"/>
        </w:rPr>
        <w:t>[16], [17].</w:t>
      </w:r>
    </w:p>
    <w:p w14:paraId="754AA39E" w14:textId="2556DCEC" w:rsidR="00922388" w:rsidRDefault="00922388">
      <w:pPr>
        <w:spacing w:line="360" w:lineRule="auto"/>
        <w:ind w:firstLine="708"/>
        <w:rPr>
          <w:del w:id="200" w:author="User" w:date="2025-09-25T18:07:00Z"/>
          <w:rFonts w:ascii="Times New Roman" w:eastAsia="Times New Roman" w:hAnsi="Times New Roman" w:cs="Times New Roman"/>
        </w:rPr>
      </w:pPr>
    </w:p>
    <w:p w14:paraId="4B73D2D8" w14:textId="106605C1" w:rsidR="00922388" w:rsidRDefault="00854586">
      <w:pPr>
        <w:spacing w:line="360" w:lineRule="auto"/>
        <w:rPr>
          <w:del w:id="201" w:author="User" w:date="2025-09-25T17:32:00Z"/>
          <w:rFonts w:ascii="Times New Roman" w:eastAsia="Times New Roman" w:hAnsi="Times New Roman" w:cs="Times New Roman"/>
          <w:shd w:val="clear" w:color="auto" w:fill="FFFF00"/>
        </w:rPr>
      </w:pPr>
      <w:del w:id="202" w:author="User" w:date="2025-09-25T17:32:00Z">
        <w:r>
          <w:rPr>
            <w:rFonts w:ascii="Times New Roman" w:eastAsia="Times New Roman" w:hAnsi="Times New Roman" w:cs="Times New Roman"/>
            <w:shd w:val="clear" w:color="auto" w:fill="FFFF00"/>
          </w:rPr>
          <w:delText xml:space="preserve">1.2 </w:delText>
        </w:r>
      </w:del>
      <w:del w:id="203" w:author="User" w:date="2025-09-29T11:56:00Z">
        <w:r w:rsidDel="003038C1">
          <w:rPr>
            <w:rFonts w:ascii="Times New Roman" w:eastAsia="Times New Roman" w:hAnsi="Times New Roman" w:cs="Times New Roman"/>
            <w:i/>
            <w:shd w:val="clear" w:color="auto" w:fill="FFFF00"/>
            <w:rPrChange w:id="204" w:author="User" w:date="2025-09-25T18:10:00Z">
              <w:rPr>
                <w:i/>
              </w:rPr>
            </w:rPrChange>
          </w:rPr>
          <w:delText>Handstand Walk</w:delText>
        </w:r>
      </w:del>
    </w:p>
    <w:p w14:paraId="356C786B" w14:textId="73118EFE" w:rsidR="00922388" w:rsidRDefault="00854586">
      <w:pPr>
        <w:spacing w:line="360" w:lineRule="auto"/>
        <w:ind w:firstLine="708"/>
        <w:rPr>
          <w:del w:id="205" w:author="User" w:date="2025-09-25T18:24:00Z"/>
          <w:rFonts w:ascii="Times New Roman" w:eastAsia="Times New Roman" w:hAnsi="Times New Roman" w:cs="Times New Roman"/>
        </w:rPr>
      </w:pPr>
      <w:del w:id="206" w:author="User" w:date="2025-09-29T11:56:00Z">
        <w:r w:rsidDel="003038C1">
          <w:rPr>
            <w:rFonts w:ascii="Times New Roman" w:eastAsia="Times New Roman" w:hAnsi="Times New Roman" w:cs="Times New Roman"/>
            <w:shd w:val="clear" w:color="auto" w:fill="FFFF00"/>
            <w:rPrChange w:id="207" w:author="User" w:date="2025-09-25T18:10:00Z">
              <w:rPr/>
            </w:rPrChange>
          </w:rPr>
          <w:delText xml:space="preserve">Em um estudo foi demonstrado que a iniciação do </w:delText>
        </w:r>
        <w:r w:rsidDel="003038C1">
          <w:rPr>
            <w:rFonts w:ascii="Times New Roman" w:eastAsia="Times New Roman" w:hAnsi="Times New Roman" w:cs="Times New Roman"/>
            <w:i/>
            <w:shd w:val="clear" w:color="auto" w:fill="FFFF00"/>
            <w:rPrChange w:id="208" w:author="User" w:date="2025-09-25T18:10:00Z">
              <w:rPr>
                <w:i/>
              </w:rPr>
            </w:rPrChange>
          </w:rPr>
          <w:delText xml:space="preserve">HSW </w:delText>
        </w:r>
        <w:r w:rsidDel="003038C1">
          <w:rPr>
            <w:rFonts w:ascii="Times New Roman" w:eastAsia="Times New Roman" w:hAnsi="Times New Roman" w:cs="Times New Roman"/>
            <w:shd w:val="clear" w:color="auto" w:fill="FFFF00"/>
            <w:rPrChange w:id="209" w:author="User" w:date="2025-09-25T18:10:00Z">
              <w:rPr/>
            </w:rPrChange>
          </w:rPr>
          <w:delText>envolve ajustes posturais antecipatórios (APAs) que geram um deslocamento intencional do</w:delText>
        </w:r>
        <w:r w:rsidDel="003038C1">
          <w:rPr>
            <w:rFonts w:ascii="Times New Roman" w:eastAsia="Times New Roman" w:hAnsi="Times New Roman" w:cs="Times New Roman"/>
            <w:b/>
            <w:shd w:val="clear" w:color="auto" w:fill="FFFF00"/>
            <w:rPrChange w:id="210" w:author="User" w:date="2025-09-25T18:10:00Z">
              <w:rPr>
                <w:b/>
              </w:rPr>
            </w:rPrChange>
          </w:rPr>
          <w:delText xml:space="preserve"> </w:delText>
        </w:r>
        <w:r w:rsidDel="003038C1">
          <w:rPr>
            <w:rFonts w:ascii="Times New Roman" w:eastAsia="Times New Roman" w:hAnsi="Times New Roman" w:cs="Times New Roman"/>
            <w:shd w:val="clear" w:color="auto" w:fill="FFFF00"/>
            <w:rPrChange w:id="211" w:author="User" w:date="2025-09-25T18:10:00Z">
              <w:rPr/>
            </w:rPrChange>
          </w:rPr>
          <w:delText>CoP</w:delText>
        </w:r>
        <w:r w:rsidDel="003038C1">
          <w:rPr>
            <w:rFonts w:ascii="Times New Roman" w:eastAsia="Times New Roman" w:hAnsi="Times New Roman" w:cs="Times New Roman"/>
            <w:b/>
            <w:shd w:val="clear" w:color="auto" w:fill="FFFF00"/>
            <w:rPrChange w:id="212" w:author="User" w:date="2025-09-25T18:10:00Z">
              <w:rPr>
                <w:b/>
              </w:rPr>
            </w:rPrChange>
          </w:rPr>
          <w:delText xml:space="preserve">, </w:delText>
        </w:r>
        <w:r w:rsidDel="003038C1">
          <w:rPr>
            <w:rFonts w:ascii="Times New Roman" w:eastAsia="Times New Roman" w:hAnsi="Times New Roman" w:cs="Times New Roman"/>
            <w:shd w:val="clear" w:color="auto" w:fill="FFFF00"/>
            <w:rPrChange w:id="213" w:author="User" w:date="2025-09-25T18:10:00Z">
              <w:rPr/>
            </w:rPrChange>
          </w:rPr>
          <w:delText>seja por estratégia de direcionamento posterior ou anterior, para propulsionar o centro de massa (CoM) à frente</w:delText>
        </w:r>
        <w:r w:rsidDel="003038C1">
          <w:rPr>
            <w:rFonts w:ascii="Times New Roman" w:eastAsia="Times New Roman" w:hAnsi="Times New Roman" w:cs="Times New Roman"/>
          </w:rPr>
          <w:delText xml:space="preserve">. </w:delText>
        </w:r>
      </w:del>
      <w:ins w:id="214" w:author="User" w:date="2025-09-29T11:56:00Z">
        <w:r w:rsidR="003038C1">
          <w:rPr>
            <w:rFonts w:ascii="Times New Roman" w:eastAsia="Times New Roman" w:hAnsi="Times New Roman" w:cs="Times New Roman"/>
          </w:rPr>
          <w:t>E</w:t>
        </w:r>
      </w:ins>
      <w:ins w:id="215" w:author="User" w:date="2025-09-25T18:13:00Z">
        <w:r w:rsidRPr="003038C1">
          <w:rPr>
            <w:rFonts w:ascii="Times New Roman" w:eastAsia="Times New Roman" w:hAnsi="Times New Roman" w:cs="Times New Roman"/>
            <w:rPrChange w:id="216" w:author="User" w:date="2025-09-29T11:56:00Z">
              <w:rPr>
                <w:rFonts w:ascii="Times New Roman" w:eastAsia="Times New Roman" w:hAnsi="Times New Roman" w:cs="Times New Roman"/>
                <w:shd w:val="clear" w:color="auto" w:fill="00FF00"/>
              </w:rPr>
            </w:rPrChange>
          </w:rPr>
          <w:t>m relação a</w:t>
        </w:r>
      </w:ins>
      <w:ins w:id="217" w:author="User" w:date="2025-09-25T18:11:00Z">
        <w:r w:rsidRPr="003038C1">
          <w:rPr>
            <w:rFonts w:ascii="Times New Roman" w:eastAsia="Times New Roman" w:hAnsi="Times New Roman" w:cs="Times New Roman"/>
            <w:rPrChange w:id="218" w:author="User" w:date="2025-09-29T11:56:00Z">
              <w:rPr>
                <w:rFonts w:ascii="Times New Roman" w:eastAsia="Times New Roman" w:hAnsi="Times New Roman" w:cs="Times New Roman"/>
                <w:shd w:val="clear" w:color="auto" w:fill="00FF00"/>
              </w:rPr>
            </w:rPrChange>
          </w:rPr>
          <w:t xml:space="preserve">o </w:t>
        </w:r>
        <w:r w:rsidRPr="003038C1">
          <w:rPr>
            <w:rFonts w:ascii="Times New Roman" w:eastAsia="Times New Roman" w:hAnsi="Times New Roman" w:cs="Times New Roman"/>
            <w:i/>
            <w:iCs/>
            <w:rPrChange w:id="219" w:author="User" w:date="2025-09-29T11:56:00Z">
              <w:rPr>
                <w:i/>
                <w:iCs/>
              </w:rPr>
            </w:rPrChange>
          </w:rPr>
          <w:t xml:space="preserve">HSW </w:t>
        </w:r>
      </w:ins>
      <w:ins w:id="220" w:author="User" w:date="2025-09-25T18:12:00Z">
        <w:r w:rsidRPr="003038C1">
          <w:rPr>
            <w:rFonts w:ascii="Times New Roman" w:eastAsia="Times New Roman" w:hAnsi="Times New Roman" w:cs="Times New Roman"/>
            <w:rPrChange w:id="221" w:author="User" w:date="2025-09-29T11:56:00Z">
              <w:rPr>
                <w:rFonts w:ascii="Times New Roman" w:eastAsia="Times New Roman" w:hAnsi="Times New Roman" w:cs="Times New Roman"/>
                <w:shd w:val="clear" w:color="auto" w:fill="00FF00"/>
              </w:rPr>
            </w:rPrChange>
          </w:rPr>
          <w:t>e</w:t>
        </w:r>
        <w:r w:rsidRPr="003038C1">
          <w:rPr>
            <w:rFonts w:ascii="Times New Roman" w:eastAsia="Times New Roman" w:hAnsi="Times New Roman" w:cs="Times New Roman"/>
            <w:rPrChange w:id="222" w:author="User" w:date="2025-09-29T11:56:00Z">
              <w:rPr/>
            </w:rPrChange>
          </w:rPr>
          <w:t xml:space="preserve">studos demonstram que a iniciação </w:t>
        </w:r>
        <w:r w:rsidRPr="003038C1">
          <w:rPr>
            <w:rFonts w:ascii="Times New Roman" w:eastAsia="Times New Roman" w:hAnsi="Times New Roman" w:cs="Times New Roman"/>
            <w:rPrChange w:id="223" w:author="User" w:date="2025-09-29T11:56:00Z">
              <w:rPr>
                <w:rFonts w:ascii="Times New Roman" w:eastAsia="Times New Roman" w:hAnsi="Times New Roman" w:cs="Times New Roman"/>
                <w:shd w:val="clear" w:color="auto" w:fill="00FF00"/>
              </w:rPr>
            </w:rPrChange>
          </w:rPr>
          <w:t>movimento</w:t>
        </w:r>
        <w:r w:rsidRPr="003038C1">
          <w:rPr>
            <w:rFonts w:ascii="Times New Roman" w:eastAsia="Times New Roman" w:hAnsi="Times New Roman" w:cs="Times New Roman"/>
            <w:rPrChange w:id="224" w:author="User" w:date="2025-09-29T11:56:00Z">
              <w:rPr/>
            </w:rPrChange>
          </w:rPr>
          <w:t xml:space="preserve"> envolve ajustes posturais antecipatórios (</w:t>
        </w:r>
      </w:ins>
      <w:ins w:id="225" w:author="User" w:date="2025-09-25T18:11:00Z">
        <w:r w:rsidRPr="003038C1">
          <w:rPr>
            <w:rFonts w:ascii="Times New Roman" w:eastAsia="Times New Roman" w:hAnsi="Times New Roman" w:cs="Times New Roman"/>
            <w:rPrChange w:id="226" w:author="User" w:date="2025-09-29T11:56:00Z">
              <w:rPr>
                <w:rFonts w:ascii="Times New Roman" w:eastAsia="Times New Roman" w:hAnsi="Times New Roman" w:cs="Times New Roman"/>
                <w:shd w:val="clear" w:color="auto" w:fill="00FF00"/>
              </w:rPr>
            </w:rPrChange>
          </w:rPr>
          <w:t>APAs</w:t>
        </w:r>
        <w:r w:rsidRPr="003038C1">
          <w:rPr>
            <w:rFonts w:ascii="Times New Roman" w:eastAsia="Times New Roman" w:hAnsi="Times New Roman" w:cs="Times New Roman"/>
            <w:rPrChange w:id="227" w:author="User" w:date="2025-09-29T11:56:00Z">
              <w:rPr/>
            </w:rPrChange>
          </w:rPr>
          <w:t>) que promovem um deslocamento intencional do CoP, por estratégias posteriores ou anteriores, para propulsionar o centro de massa (</w:t>
        </w:r>
        <w:r w:rsidRPr="003038C1">
          <w:rPr>
            <w:rFonts w:ascii="Times New Roman" w:eastAsia="Times New Roman" w:hAnsi="Times New Roman" w:cs="Times New Roman"/>
            <w:rPrChange w:id="228" w:author="User" w:date="2025-09-29T11:56:00Z">
              <w:rPr>
                <w:rFonts w:ascii="Times New Roman" w:eastAsia="Times New Roman" w:hAnsi="Times New Roman" w:cs="Times New Roman"/>
                <w:shd w:val="clear" w:color="auto" w:fill="00FF00"/>
              </w:rPr>
            </w:rPrChange>
          </w:rPr>
          <w:t>CoM</w:t>
        </w:r>
        <w:r w:rsidRPr="003038C1">
          <w:rPr>
            <w:rFonts w:ascii="Times New Roman" w:eastAsia="Times New Roman" w:hAnsi="Times New Roman" w:cs="Times New Roman"/>
            <w:rPrChange w:id="229" w:author="User" w:date="2025-09-29T11:56:00Z">
              <w:rPr/>
            </w:rPrChange>
          </w:rPr>
          <w:t>) à frente</w:t>
        </w:r>
        <w:r w:rsidRPr="003038C1">
          <w:rPr>
            <w:rPrChange w:id="230" w:author="User" w:date="2025-09-29T11:56:00Z">
              <w:rPr>
                <w:shd w:val="clear" w:color="auto" w:fill="00FF00"/>
              </w:rPr>
            </w:rPrChange>
          </w:rPr>
          <w:t>.</w:t>
        </w:r>
        <w:r w:rsidRPr="003038C1">
          <w:t xml:space="preserve"> </w:t>
        </w:r>
      </w:ins>
      <w:r>
        <w:rPr>
          <w:rFonts w:ascii="Times New Roman" w:eastAsia="Times New Roman" w:hAnsi="Times New Roman" w:cs="Times New Roman"/>
        </w:rPr>
        <w:t xml:space="preserve">Embora essas estratégias preparatórias sejam diferentes, o resultado de execução do passo é similar, sugerindo redundância neuromuscular para alcançar o </w:t>
      </w:r>
      <w:del w:id="231" w:author="User" w:date="2025-09-25T17:30:00Z">
        <w:r>
          <w:rPr>
            <w:rFonts w:ascii="Times New Roman" w:eastAsia="Times New Roman" w:hAnsi="Times New Roman" w:cs="Times New Roman"/>
          </w:rPr>
          <w:delText>mesmo objetivos</w:delText>
        </w:r>
      </w:del>
      <w:ins w:id="232" w:author="User" w:date="2025-09-25T17:30:00Z">
        <w:r>
          <w:rPr>
            <w:rFonts w:ascii="Times New Roman" w:eastAsia="Times New Roman" w:hAnsi="Times New Roman" w:cs="Times New Roman"/>
          </w:rPr>
          <w:t>mesmo objetivo</w:t>
        </w:r>
      </w:ins>
      <w:r>
        <w:rPr>
          <w:rFonts w:ascii="Times New Roman" w:eastAsia="Times New Roman" w:hAnsi="Times New Roman" w:cs="Times New Roman"/>
        </w:rPr>
        <w:t xml:space="preserve"> [18]. Além disso, verificou-se que a aplicação de uma carga externa nos tornozelos não alterou o padrão desses APAs, mas aumentou a magnitude das forças envolvidas, indicando que os ginastas ajustam a intensidade, e não a forma, da preparação motora para iniciar a locomoção invertida. [19]. Embora a cadência do </w:t>
      </w:r>
      <w:r>
        <w:rPr>
          <w:rFonts w:ascii="Times New Roman" w:eastAsia="Times New Roman" w:hAnsi="Times New Roman" w:cs="Times New Roman"/>
          <w:i/>
        </w:rPr>
        <w:t>HSW</w:t>
      </w:r>
      <w:r>
        <w:rPr>
          <w:rFonts w:ascii="Times New Roman" w:eastAsia="Times New Roman" w:hAnsi="Times New Roman" w:cs="Times New Roman"/>
        </w:rPr>
        <w:t xml:space="preserve"> se assemelhe à da marcha bípede, o </w:t>
      </w:r>
      <w:r>
        <w:rPr>
          <w:rFonts w:ascii="Times New Roman" w:eastAsia="Times New Roman" w:hAnsi="Times New Roman" w:cs="Times New Roman"/>
          <w:i/>
          <w:iCs/>
          <w:rPrChange w:id="233" w:author="Matheus Machado Gomes" w:date="2025-09-16T15:16:00Z">
            <w:rPr/>
          </w:rPrChange>
        </w:rPr>
        <w:t>HSW</w:t>
      </w:r>
      <w:r>
        <w:rPr>
          <w:rFonts w:ascii="Times New Roman" w:eastAsia="Times New Roman" w:hAnsi="Times New Roman" w:cs="Times New Roman"/>
        </w:rPr>
        <w:t xml:space="preserve"> é caracterizado por</w:t>
      </w:r>
      <w:r>
        <w:rPr>
          <w:rFonts w:ascii="Times New Roman" w:eastAsia="Times New Roman" w:hAnsi="Times New Roman" w:cs="Times New Roman"/>
          <w:b/>
        </w:rPr>
        <w:t xml:space="preserve"> </w:t>
      </w:r>
      <w:r>
        <w:rPr>
          <w:rFonts w:ascii="Times New Roman" w:eastAsia="Times New Roman" w:hAnsi="Times New Roman" w:cs="Times New Roman"/>
        </w:rPr>
        <w:t>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[20].</w:t>
      </w:r>
    </w:p>
    <w:p w14:paraId="0EDD2462" w14:textId="77777777" w:rsidR="00922388" w:rsidRPr="003038C1" w:rsidRDefault="00854586">
      <w:pPr>
        <w:spacing w:line="360" w:lineRule="auto"/>
        <w:ind w:firstLine="708"/>
        <w:rPr>
          <w:rFonts w:ascii="Times New Roman" w:eastAsia="Times New Roman" w:hAnsi="Times New Roman" w:cs="Times New Roman"/>
          <w:rPrChange w:id="234" w:author="User" w:date="2025-09-29T11:58:00Z">
            <w:rPr/>
          </w:rPrChange>
        </w:rPr>
      </w:pPr>
      <w:ins w:id="235" w:author="User" w:date="2025-09-25T18:24:00Z">
        <w:r>
          <w:rPr>
            <w:rFonts w:ascii="Times New Roman" w:eastAsia="Times New Roman" w:hAnsi="Times New Roman" w:cs="Times New Roman"/>
          </w:rPr>
          <w:t xml:space="preserve"> </w:t>
        </w:r>
      </w:ins>
      <w:r>
        <w:rPr>
          <w:rFonts w:ascii="Times New Roman" w:eastAsia="Times New Roman" w:hAnsi="Times New Roman" w:cs="Times New Roman"/>
        </w:rPr>
        <w:t xml:space="preserve">Em contraste ao </w:t>
      </w:r>
      <w:r>
        <w:rPr>
          <w:rFonts w:ascii="Times New Roman" w:eastAsia="Times New Roman" w:hAnsi="Times New Roman" w:cs="Times New Roman"/>
          <w:i/>
        </w:rPr>
        <w:t>HS</w:t>
      </w:r>
      <w:r>
        <w:rPr>
          <w:rFonts w:ascii="Times New Roman" w:eastAsia="Times New Roman" w:hAnsi="Times New Roman" w:cs="Times New Roman"/>
        </w:rPr>
        <w:t xml:space="preserve">, o </w:t>
      </w:r>
      <w:r>
        <w:rPr>
          <w:rFonts w:ascii="Times New Roman" w:eastAsia="Times New Roman" w:hAnsi="Times New Roman" w:cs="Times New Roman"/>
          <w:i/>
        </w:rPr>
        <w:t>HSW</w:t>
      </w:r>
      <w:r>
        <w:rPr>
          <w:rFonts w:ascii="Times New Roman" w:eastAsia="Times New Roman" w:hAnsi="Times New Roman" w:cs="Times New Roman"/>
        </w:rPr>
        <w:t xml:space="preserve"> permanece pouco explorado na </w:t>
      </w:r>
      <w:r w:rsidRPr="003038C1">
        <w:rPr>
          <w:rFonts w:ascii="Times New Roman" w:eastAsia="Times New Roman" w:hAnsi="Times New Roman" w:cs="Times New Roman"/>
        </w:rPr>
        <w:t xml:space="preserve">literatura científica. </w:t>
      </w:r>
      <w:ins w:id="236" w:author="Matheus Machado Gomes" w:date="2025-09-16T15:17:00Z">
        <w:r w:rsidRPr="003038C1">
          <w:rPr>
            <w:rFonts w:ascii="Times New Roman" w:eastAsia="Times New Roman" w:hAnsi="Times New Roman" w:cs="Times New Roman"/>
          </w:rPr>
          <w:t xml:space="preserve">Deste modo, </w:t>
        </w:r>
      </w:ins>
      <w:del w:id="237" w:author="Matheus Machado Gomes" w:date="2025-09-16T15:17:00Z">
        <w:r w:rsidRPr="003038C1">
          <w:rPr>
            <w:rFonts w:ascii="Times New Roman" w:eastAsia="Times New Roman" w:hAnsi="Times New Roman" w:cs="Times New Roman"/>
          </w:rPr>
          <w:delText>I</w:delText>
        </w:r>
      </w:del>
      <w:ins w:id="238" w:author="Matheus Machado Gomes" w:date="2025-09-16T15:17:00Z">
        <w:r w:rsidRPr="003038C1">
          <w:rPr>
            <w:rFonts w:ascii="Times New Roman" w:eastAsia="Times New Roman" w:hAnsi="Times New Roman" w:cs="Times New Roman"/>
          </w:rPr>
          <w:t>i</w:t>
        </w:r>
      </w:ins>
      <w:r w:rsidRPr="003038C1">
        <w:rPr>
          <w:rFonts w:ascii="Times New Roman" w:eastAsia="Times New Roman" w:hAnsi="Times New Roman" w:cs="Times New Roman"/>
        </w:rPr>
        <w:t>dentificar preditores de desempenho nessa tarefa complexa representa uma contribuição relevante, pois pode apoiar treinadores e atletas no desenvolvimento de estratégias mais eficazes de preparação física e técnica</w:t>
      </w:r>
      <w:r w:rsidRPr="003038C1">
        <w:t xml:space="preserve">. </w:t>
      </w:r>
    </w:p>
    <w:p w14:paraId="54C96D7C" w14:textId="54D0ADF7" w:rsidR="00922388" w:rsidRPr="003038C1" w:rsidDel="003038C1" w:rsidRDefault="00922388">
      <w:pPr>
        <w:spacing w:line="360" w:lineRule="auto"/>
        <w:ind w:firstLine="708"/>
        <w:rPr>
          <w:del w:id="239" w:author="User" w:date="2025-09-29T11:56:00Z"/>
          <w:rFonts w:ascii="Times New Roman" w:eastAsia="Times New Roman" w:hAnsi="Times New Roman" w:cs="Times New Roman"/>
          <w:rPrChange w:id="240" w:author="User" w:date="2025-09-29T11:58:00Z">
            <w:rPr>
              <w:del w:id="241" w:author="User" w:date="2025-09-29T11:56:00Z"/>
            </w:rPr>
          </w:rPrChange>
        </w:rPr>
      </w:pPr>
    </w:p>
    <w:p w14:paraId="4E7A1C7E" w14:textId="77777777" w:rsidR="00922388" w:rsidRPr="003038C1" w:rsidRDefault="00922388">
      <w:pPr>
        <w:spacing w:line="360" w:lineRule="auto"/>
        <w:rPr>
          <w:del w:id="242" w:author="User" w:date="2025-09-25T18:24:00Z"/>
          <w:rFonts w:ascii="Times New Roman" w:eastAsia="Times New Roman" w:hAnsi="Times New Roman" w:cs="Times New Roman"/>
          <w:rPrChange w:id="243" w:author="User" w:date="2025-09-29T11:58:00Z">
            <w:rPr>
              <w:del w:id="244" w:author="User" w:date="2025-09-25T18:24:00Z"/>
              <w:rFonts w:ascii="Times New Roman" w:eastAsia="Times New Roman" w:hAnsi="Times New Roman" w:cs="Times New Roman"/>
              <w:i/>
            </w:rPr>
          </w:rPrChange>
        </w:rPr>
      </w:pPr>
    </w:p>
    <w:p w14:paraId="3DA3DD93" w14:textId="52830851" w:rsidR="00922388" w:rsidRPr="003038C1" w:rsidDel="003038C1" w:rsidRDefault="00854586">
      <w:pPr>
        <w:spacing w:line="360" w:lineRule="auto"/>
        <w:rPr>
          <w:del w:id="245" w:author="User" w:date="2025-09-29T11:56:00Z"/>
          <w:rFonts w:ascii="Times New Roman" w:eastAsia="Times New Roman" w:hAnsi="Times New Roman" w:cs="Times New Roman"/>
          <w:rPrChange w:id="246" w:author="User" w:date="2025-09-29T11:58:00Z">
            <w:rPr>
              <w:del w:id="247" w:author="User" w:date="2025-09-29T11:56:00Z"/>
              <w:rFonts w:ascii="Times New Roman" w:eastAsia="Times New Roman" w:hAnsi="Times New Roman" w:cs="Times New Roman"/>
              <w:i/>
            </w:rPr>
          </w:rPrChange>
        </w:rPr>
      </w:pPr>
      <w:del w:id="248" w:author="User" w:date="2025-09-29T11:56:00Z">
        <w:r w:rsidRPr="003038C1" w:rsidDel="003038C1">
          <w:rPr>
            <w:rFonts w:ascii="Times New Roman" w:eastAsia="Times New Roman" w:hAnsi="Times New Roman" w:cs="Times New Roman"/>
            <w:rPrChange w:id="249" w:author="User" w:date="2025-09-29T11:58:00Z">
              <w:rPr/>
            </w:rPrChange>
          </w:rPr>
          <w:delText xml:space="preserve">1.3 </w:delText>
        </w:r>
        <w:commentRangeStart w:id="250"/>
        <w:r w:rsidRPr="003038C1" w:rsidDel="003038C1">
          <w:rPr>
            <w:rFonts w:ascii="Times New Roman" w:eastAsia="Times New Roman" w:hAnsi="Times New Roman" w:cs="Times New Roman"/>
            <w:rPrChange w:id="251" w:author="User" w:date="2025-09-29T11:58:00Z">
              <w:rPr/>
            </w:rPrChange>
          </w:rPr>
          <w:delText xml:space="preserve">Variáveis de desempenho no </w:delText>
        </w:r>
        <w:r w:rsidRPr="003038C1" w:rsidDel="003038C1">
          <w:rPr>
            <w:rFonts w:ascii="Times New Roman" w:eastAsia="Times New Roman" w:hAnsi="Times New Roman" w:cs="Times New Roman"/>
            <w:rPrChange w:id="252" w:author="User" w:date="2025-09-29T11:58:00Z">
              <w:rPr>
                <w:i/>
              </w:rPr>
            </w:rPrChange>
          </w:rPr>
          <w:delText xml:space="preserve">HS </w:delText>
        </w:r>
        <w:r w:rsidRPr="003038C1" w:rsidDel="003038C1">
          <w:rPr>
            <w:rFonts w:ascii="Times New Roman" w:eastAsia="Times New Roman" w:hAnsi="Times New Roman" w:cs="Times New Roman"/>
            <w:rPrChange w:id="253" w:author="User" w:date="2025-09-29T11:58:00Z">
              <w:rPr/>
            </w:rPrChange>
          </w:rPr>
          <w:delText xml:space="preserve">e </w:delText>
        </w:r>
        <w:r w:rsidRPr="003038C1" w:rsidDel="003038C1">
          <w:rPr>
            <w:rFonts w:ascii="Times New Roman" w:eastAsia="Times New Roman" w:hAnsi="Times New Roman" w:cs="Times New Roman"/>
            <w:rPrChange w:id="254" w:author="User" w:date="2025-09-29T11:58:00Z">
              <w:rPr>
                <w:i/>
              </w:rPr>
            </w:rPrChange>
          </w:rPr>
          <w:delText>HSW</w:delText>
        </w:r>
        <w:commentRangeEnd w:id="250"/>
        <w:r w:rsidRPr="003038C1" w:rsidDel="003038C1">
          <w:rPr>
            <w:rFonts w:ascii="Times New Roman" w:eastAsia="Times New Roman" w:hAnsi="Times New Roman" w:cs="Times New Roman"/>
            <w:rPrChange w:id="255" w:author="User" w:date="2025-09-29T11:58:00Z">
              <w:rPr/>
            </w:rPrChange>
          </w:rPr>
          <w:commentReference w:id="250"/>
        </w:r>
      </w:del>
    </w:p>
    <w:p w14:paraId="63CBE2CB" w14:textId="035350D4" w:rsidR="00922388" w:rsidRPr="003107C1" w:rsidDel="003107C1" w:rsidRDefault="00854586">
      <w:pPr>
        <w:spacing w:line="360" w:lineRule="auto"/>
        <w:ind w:firstLine="426"/>
        <w:rPr>
          <w:del w:id="256" w:author="User" w:date="2025-09-29T11:58:00Z"/>
          <w:rFonts w:ascii="Times New Roman" w:eastAsia="Times New Roman" w:hAnsi="Times New Roman" w:cs="Times New Roman"/>
        </w:rPr>
      </w:pPr>
      <w:commentRangeStart w:id="257"/>
      <w:commentRangeStart w:id="258"/>
      <w:del w:id="259" w:author="User" w:date="2025-09-29T11:56:00Z">
        <w:r w:rsidRPr="003038C1" w:rsidDel="003038C1">
          <w:rPr>
            <w:rFonts w:ascii="Times New Roman" w:eastAsia="Times New Roman" w:hAnsi="Times New Roman" w:cs="Times New Roman"/>
            <w:rPrChange w:id="260" w:author="User" w:date="2025-09-29T11:58:00Z">
              <w:rPr/>
            </w:rPrChange>
          </w:rPr>
          <w:delText xml:space="preserve">O estudo proposto pretende integrar diferentes variáveis do desempenho no </w:delText>
        </w:r>
        <w:r w:rsidRPr="003038C1" w:rsidDel="003038C1">
          <w:rPr>
            <w:rFonts w:ascii="Times New Roman" w:eastAsia="Times New Roman" w:hAnsi="Times New Roman" w:cs="Times New Roman"/>
            <w:rPrChange w:id="261" w:author="User" w:date="2025-09-29T11:58:00Z">
              <w:rPr>
                <w:i/>
              </w:rPr>
            </w:rPrChange>
          </w:rPr>
          <w:delText>handstand</w:delText>
        </w:r>
        <w:r w:rsidRPr="003038C1" w:rsidDel="003038C1">
          <w:rPr>
            <w:rFonts w:ascii="Times New Roman" w:eastAsia="Times New Roman" w:hAnsi="Times New Roman" w:cs="Times New Roman"/>
            <w:rPrChange w:id="262" w:author="User" w:date="2025-09-29T11:58:00Z">
              <w:rPr/>
            </w:rPrChange>
          </w:rPr>
          <w:delText xml:space="preserve"> estático (</w:delText>
        </w:r>
        <w:r w:rsidRPr="003038C1" w:rsidDel="003038C1">
          <w:rPr>
            <w:rFonts w:ascii="Times New Roman" w:eastAsia="Times New Roman" w:hAnsi="Times New Roman" w:cs="Times New Roman"/>
            <w:rPrChange w:id="263" w:author="User" w:date="2025-09-29T11:58:00Z">
              <w:rPr>
                <w:i/>
              </w:rPr>
            </w:rPrChange>
          </w:rPr>
          <w:delText>HS</w:delText>
        </w:r>
        <w:r w:rsidRPr="003038C1" w:rsidDel="003038C1">
          <w:rPr>
            <w:rFonts w:ascii="Times New Roman" w:eastAsia="Times New Roman" w:hAnsi="Times New Roman" w:cs="Times New Roman"/>
            <w:rPrChange w:id="264" w:author="User" w:date="2025-09-29T11:58:00Z">
              <w:rPr/>
            </w:rPrChange>
          </w:rPr>
          <w:delText>) e dinâmico (</w:delText>
        </w:r>
        <w:r w:rsidRPr="003038C1" w:rsidDel="003038C1">
          <w:rPr>
            <w:rFonts w:ascii="Times New Roman" w:eastAsia="Times New Roman" w:hAnsi="Times New Roman" w:cs="Times New Roman"/>
            <w:rPrChange w:id="265" w:author="User" w:date="2025-09-29T11:58:00Z">
              <w:rPr>
                <w:i/>
              </w:rPr>
            </w:rPrChange>
          </w:rPr>
          <w:delText>HSW</w:delText>
        </w:r>
        <w:r w:rsidRPr="003038C1" w:rsidDel="003038C1">
          <w:rPr>
            <w:rFonts w:ascii="Times New Roman" w:eastAsia="Times New Roman" w:hAnsi="Times New Roman" w:cs="Times New Roman"/>
            <w:rPrChange w:id="266" w:author="User" w:date="2025-09-29T11:58:00Z">
              <w:rPr/>
            </w:rPrChange>
          </w:rPr>
          <w:delText xml:space="preserve">), considerando variáveis de força, controle postural, antropometria e alinhamento articular como potenciais preditores. </w:delText>
        </w:r>
        <w:commentRangeEnd w:id="257"/>
        <w:r w:rsidRPr="003038C1" w:rsidDel="003038C1">
          <w:rPr>
            <w:rFonts w:ascii="Times New Roman" w:eastAsia="Times New Roman" w:hAnsi="Times New Roman" w:cs="Times New Roman"/>
            <w:rPrChange w:id="267" w:author="User" w:date="2025-09-29T11:58:00Z">
              <w:rPr/>
            </w:rPrChange>
          </w:rPr>
          <w:commentReference w:id="257"/>
        </w:r>
        <w:commentRangeEnd w:id="258"/>
        <w:r w:rsidRPr="003038C1" w:rsidDel="003038C1">
          <w:rPr>
            <w:rFonts w:ascii="Times New Roman" w:eastAsia="Times New Roman" w:hAnsi="Times New Roman" w:cs="Times New Roman"/>
            <w:rPrChange w:id="268" w:author="User" w:date="2025-09-29T11:58:00Z">
              <w:rPr/>
            </w:rPrChange>
          </w:rPr>
          <w:commentReference w:id="258"/>
        </w:r>
      </w:del>
      <w:ins w:id="269" w:author="User" w:date="2025-09-25T18:24:00Z">
        <w:r w:rsidRPr="003038C1">
          <w:rPr>
            <w:rFonts w:ascii="Times New Roman" w:eastAsia="Times New Roman" w:hAnsi="Times New Roman" w:cs="Times New Roman"/>
            <w:rPrChange w:id="270" w:author="User" w:date="2025-09-29T11:58:00Z">
              <w:rPr/>
            </w:rPrChange>
          </w:rPr>
          <w:t>Sendo assim</w:t>
        </w:r>
        <w:r w:rsidRPr="003038C1">
          <w:rPr>
            <w:rFonts w:ascii="Times New Roman" w:eastAsia="Times New Roman" w:hAnsi="Times New Roman" w:cs="Times New Roman"/>
            <w:rPrChange w:id="271" w:author="User" w:date="2025-09-29T11:58:00Z">
              <w:rPr>
                <w:rFonts w:ascii="Times New Roman" w:eastAsia="Times New Roman" w:hAnsi="Times New Roman" w:cs="Times New Roman"/>
                <w:shd w:val="clear" w:color="auto" w:fill="00FF00"/>
              </w:rPr>
            </w:rPrChange>
          </w:rPr>
          <w:t xml:space="preserve">, torna-se relevante examinar de maneira integrada as variáveis que influenciam o desempenho tanto no </w:t>
        </w:r>
        <w:r w:rsidRPr="003107C1">
          <w:rPr>
            <w:rFonts w:ascii="Times New Roman" w:eastAsia="Times New Roman" w:hAnsi="Times New Roman" w:cs="Times New Roman"/>
            <w:i/>
            <w:iCs/>
            <w:rPrChange w:id="272" w:author="User" w:date="2025-09-29T11:58:00Z">
              <w:rPr>
                <w:rFonts w:ascii="Times New Roman" w:eastAsia="Times New Roman" w:hAnsi="Times New Roman" w:cs="Times New Roman"/>
                <w:i/>
                <w:iCs/>
                <w:shd w:val="clear" w:color="auto" w:fill="00FF00"/>
              </w:rPr>
            </w:rPrChange>
          </w:rPr>
          <w:t>HS</w:t>
        </w:r>
        <w:r w:rsidRPr="003038C1">
          <w:rPr>
            <w:rFonts w:ascii="Times New Roman" w:eastAsia="Times New Roman" w:hAnsi="Times New Roman" w:cs="Times New Roman"/>
            <w:rPrChange w:id="273" w:author="User" w:date="2025-09-29T11:58:00Z">
              <w:rPr/>
            </w:rPrChange>
          </w:rPr>
          <w:t xml:space="preserve"> quanto no </w:t>
        </w:r>
      </w:ins>
      <w:ins w:id="274" w:author="User" w:date="2025-09-25T18:26:00Z">
        <w:r w:rsidRPr="003107C1">
          <w:rPr>
            <w:rFonts w:ascii="Times New Roman" w:eastAsia="Times New Roman" w:hAnsi="Times New Roman" w:cs="Times New Roman"/>
            <w:i/>
            <w:iCs/>
            <w:rPrChange w:id="275" w:author="User" w:date="2025-09-29T11:58:00Z">
              <w:rPr>
                <w:rFonts w:ascii="Times New Roman" w:eastAsia="Times New Roman" w:hAnsi="Times New Roman" w:cs="Times New Roman"/>
                <w:i/>
                <w:iCs/>
                <w:shd w:val="clear" w:color="auto" w:fill="00FF00"/>
              </w:rPr>
            </w:rPrChange>
          </w:rPr>
          <w:t>HSW</w:t>
        </w:r>
      </w:ins>
      <w:ins w:id="276" w:author="User" w:date="2025-09-25T18:24:00Z">
        <w:r w:rsidRPr="003038C1">
          <w:rPr>
            <w:rFonts w:ascii="Times New Roman" w:eastAsia="Times New Roman" w:hAnsi="Times New Roman" w:cs="Times New Roman"/>
            <w:rPrChange w:id="277" w:author="User" w:date="2025-09-29T11:58:00Z">
              <w:rPr>
                <w:rFonts w:ascii="Times New Roman" w:eastAsia="Times New Roman" w:hAnsi="Times New Roman" w:cs="Times New Roman"/>
                <w:shd w:val="clear" w:color="auto" w:fill="00FF00"/>
              </w:rPr>
            </w:rPrChange>
          </w:rPr>
          <w:t>, considerando sua interação e a diversidade de contextos esportivos</w:t>
        </w:r>
        <w:r w:rsidRPr="003038C1">
          <w:rPr>
            <w:rFonts w:ascii="Times New Roman" w:eastAsia="Times New Roman" w:hAnsi="Times New Roman" w:cs="Times New Roman"/>
            <w:rPrChange w:id="278" w:author="User" w:date="2025-09-29T11:58:00Z">
              <w:rPr/>
            </w:rPrChange>
          </w:rPr>
          <w:t xml:space="preserve">. </w:t>
        </w:r>
      </w:ins>
      <w:r w:rsidRPr="003038C1">
        <w:rPr>
          <w:rFonts w:ascii="Times New Roman" w:eastAsia="Times New Roman" w:hAnsi="Times New Roman" w:cs="Times New Roman"/>
        </w:rPr>
        <w:t xml:space="preserve">Estudos anteriores já demonstraram que a estabilidade em posição invertida envolve mecanismos neuromotores </w:t>
      </w:r>
      <w:ins w:id="279" w:author="User" w:date="2025-09-25T18:47:00Z">
        <w:r w:rsidRPr="003038C1">
          <w:rPr>
            <w:rFonts w:ascii="Times New Roman" w:eastAsia="Times New Roman" w:hAnsi="Times New Roman" w:cs="Times New Roman"/>
          </w:rPr>
          <w:t xml:space="preserve">complexos, </w:t>
        </w:r>
      </w:ins>
      <w:del w:id="280" w:author="User" w:date="2025-09-25T18:47:00Z">
        <w:r w:rsidRPr="003038C1">
          <w:rPr>
            <w:rFonts w:ascii="Times New Roman" w:eastAsia="Times New Roman" w:hAnsi="Times New Roman" w:cs="Times New Roman"/>
            <w:rPrChange w:id="281" w:author="User" w:date="2025-09-29T11:58:00Z">
              <w:rPr>
                <w:rFonts w:ascii="Times New Roman" w:eastAsia="Times New Roman" w:hAnsi="Times New Roman" w:cs="Times New Roman"/>
                <w:shd w:val="clear" w:color="auto" w:fill="00FF00"/>
              </w:rPr>
            </w:rPrChange>
          </w:rPr>
          <w:delText>sofisticados</w:delText>
        </w:r>
      </w:del>
      <w:ins w:id="282" w:author="User" w:date="2025-09-25T18:47:00Z">
        <w:r w:rsidRPr="003038C1">
          <w:rPr>
            <w:rFonts w:ascii="Times New Roman" w:eastAsia="Times New Roman" w:hAnsi="Times New Roman" w:cs="Times New Roman"/>
            <w:rPrChange w:id="283" w:author="User" w:date="2025-09-29T11:58:00Z">
              <w:rPr>
                <w:rFonts w:ascii="Times New Roman" w:eastAsia="Times New Roman" w:hAnsi="Times New Roman" w:cs="Times New Roman"/>
                <w:shd w:val="clear" w:color="auto" w:fill="00FF00"/>
              </w:rPr>
            </w:rPrChange>
          </w:rPr>
          <w:t xml:space="preserve">incluindo controle postural </w:t>
        </w:r>
        <w:r w:rsidRPr="003038C1">
          <w:rPr>
            <w:rFonts w:ascii="Times New Roman" w:eastAsia="Times New Roman" w:hAnsi="Times New Roman" w:cs="Times New Roman"/>
            <w:rPrChange w:id="284" w:author="User" w:date="2025-09-29T11:58:00Z">
              <w:rPr/>
            </w:rPrChange>
          </w:rPr>
          <w:t>multissegmentar</w:t>
        </w:r>
        <w:r w:rsidRPr="003038C1">
          <w:rPr>
            <w:rFonts w:ascii="Times New Roman" w:eastAsia="Times New Roman" w:hAnsi="Times New Roman" w:cs="Times New Roman"/>
            <w:rPrChange w:id="285" w:author="User" w:date="2025-09-29T11:58:00Z">
              <w:rPr>
                <w:rFonts w:ascii="Times New Roman" w:eastAsia="Times New Roman" w:hAnsi="Times New Roman" w:cs="Times New Roman"/>
                <w:shd w:val="clear" w:color="auto" w:fill="00FF00"/>
              </w:rPr>
            </w:rPrChange>
          </w:rPr>
          <w:t>, ativação coordenada de músculos estabilizadores e mobilizadores, ajustes posturais antecipatórios e compensatórios, e integração sensório-motora</w:t>
        </w:r>
      </w:ins>
      <w:r w:rsidRPr="003038C1">
        <w:rPr>
          <w:rFonts w:ascii="Times New Roman" w:eastAsia="Times New Roman" w:hAnsi="Times New Roman" w:cs="Times New Roman"/>
        </w:rPr>
        <w:t xml:space="preserve"> [6], [2], [7], [8]</w:t>
      </w:r>
      <w:ins w:id="286" w:author="User" w:date="2025-09-25T18:49:00Z">
        <w:r w:rsidRPr="003038C1">
          <w:rPr>
            <w:rFonts w:ascii="Times New Roman" w:eastAsia="Times New Roman" w:hAnsi="Times New Roman" w:cs="Times New Roman"/>
          </w:rPr>
          <w:t>.</w:t>
        </w:r>
      </w:ins>
      <w:del w:id="287" w:author="User" w:date="2025-09-25T18:49:00Z">
        <w:r w:rsidRPr="003038C1">
          <w:rPr>
            <w:rFonts w:ascii="Times New Roman" w:eastAsia="Times New Roman" w:hAnsi="Times New Roman" w:cs="Times New Roman"/>
          </w:rPr>
          <w:delText>,</w:delText>
        </w:r>
      </w:del>
      <w:r>
        <w:rPr>
          <w:rFonts w:ascii="Times New Roman" w:eastAsia="Times New Roman" w:hAnsi="Times New Roman" w:cs="Times New Roman"/>
        </w:rPr>
        <w:t xml:space="preserve"> </w:t>
      </w:r>
      <w:ins w:id="288" w:author="User" w:date="2025-09-25T18:49:00Z">
        <w:r>
          <w:rPr>
            <w:rFonts w:ascii="Times New Roman" w:eastAsia="Times New Roman" w:hAnsi="Times New Roman" w:cs="Times New Roman"/>
          </w:rPr>
          <w:t>C</w:t>
        </w:r>
      </w:ins>
      <w:del w:id="289" w:author="User" w:date="2025-09-25T18:49:00Z">
        <w:r>
          <w:rPr>
            <w:rFonts w:ascii="Times New Roman" w:eastAsia="Times New Roman" w:hAnsi="Times New Roman" w:cs="Times New Roman"/>
          </w:rPr>
          <w:delText>c</w:delText>
        </w:r>
      </w:del>
      <w:r>
        <w:rPr>
          <w:rFonts w:ascii="Times New Roman" w:eastAsia="Times New Roman" w:hAnsi="Times New Roman" w:cs="Times New Roman"/>
        </w:rPr>
        <w:t xml:space="preserve">ontudo, a literatura disponível permanece limitada, pois a maioria das pesquisas restringe-se a amostras pequenas de ginastas experientes, negligenciando tanto a diversidade de </w:t>
      </w:r>
      <w:r>
        <w:rPr>
          <w:rFonts w:ascii="Times New Roman" w:eastAsia="Times New Roman" w:hAnsi="Times New Roman" w:cs="Times New Roman"/>
        </w:rPr>
        <w:lastRenderedPageBreak/>
        <w:t>modalidades quanto a interação entre fatores múltiplos</w:t>
      </w:r>
      <w:r w:rsidRPr="003107C1">
        <w:rPr>
          <w:rFonts w:ascii="Times New Roman" w:eastAsia="Times New Roman" w:hAnsi="Times New Roman" w:cs="Times New Roman"/>
        </w:rPr>
        <w:t xml:space="preserve">. </w:t>
      </w:r>
      <w:ins w:id="290" w:author="Autor desconhecido" w:date="2025-09-27T20:19:00Z">
        <w:r w:rsidRPr="003107C1">
          <w:rPr>
            <w:rFonts w:ascii="Times New Roman" w:eastAsia="Times New Roman" w:hAnsi="Times New Roman" w:cs="Times New Roman"/>
            <w:rPrChange w:id="291" w:author="User" w:date="2025-09-29T11:59:00Z">
              <w:rPr>
                <w:rFonts w:ascii="Times New Roman" w:hAnsi="Times New Roman"/>
                <w:shd w:val="clear" w:color="auto" w:fill="8DFF00"/>
              </w:rPr>
            </w:rPrChange>
          </w:rPr>
          <w:t>Além disso, variáveis como deslocamento do centro de pressão (CoP), estratégias de controle do centro de massa (CoM), tempo de sustentação, distância percorrida e força relativa em padrões específicos de empurrar têm sido frequentemente analisadas de forma isolada</w:t>
        </w:r>
      </w:ins>
      <w:ins w:id="292" w:author="Autor desconhecido" w:date="2025-09-27T20:25:00Z">
        <w:r w:rsidRPr="003107C1">
          <w:rPr>
            <w:rFonts w:ascii="Times New Roman" w:eastAsia="Times New Roman" w:hAnsi="Times New Roman" w:cs="Times New Roman"/>
            <w:rPrChange w:id="293" w:author="User" w:date="2025-09-29T11:59:00Z">
              <w:rPr>
                <w:rFonts w:ascii="Times New Roman" w:hAnsi="Times New Roman"/>
                <w:shd w:val="clear" w:color="auto" w:fill="8DFF00"/>
              </w:rPr>
            </w:rPrChange>
          </w:rPr>
          <w:t xml:space="preserve"> [1] [2], [6], [11]</w:t>
        </w:r>
      </w:ins>
      <w:ins w:id="294" w:author="Autor desconhecido" w:date="2025-09-27T20:20:00Z">
        <w:r w:rsidRPr="003107C1">
          <w:rPr>
            <w:rFonts w:ascii="Times New Roman" w:eastAsia="Times New Roman" w:hAnsi="Times New Roman" w:cs="Times New Roman"/>
            <w:rPrChange w:id="295" w:author="User" w:date="2025-09-29T11:59:00Z">
              <w:rPr>
                <w:rFonts w:ascii="Times New Roman" w:hAnsi="Times New Roman"/>
                <w:shd w:val="clear" w:color="auto" w:fill="8DFF00"/>
              </w:rPr>
            </w:rPrChange>
          </w:rPr>
          <w:t>.</w:t>
        </w:r>
      </w:ins>
      <w:ins w:id="296" w:author="Autor desconhecido" w:date="2025-09-27T20:22:00Z">
        <w:r w:rsidRPr="003107C1">
          <w:rPr>
            <w:rFonts w:ascii="Times New Roman" w:eastAsia="Times New Roman" w:hAnsi="Times New Roman" w:cs="Times New Roman"/>
            <w:rPrChange w:id="297" w:author="User" w:date="2025-09-29T11:59:00Z">
              <w:rPr>
                <w:rFonts w:ascii="Times New Roman" w:hAnsi="Times New Roman"/>
                <w:shd w:val="clear" w:color="auto" w:fill="8DFF00"/>
              </w:rPr>
            </w:rPrChange>
          </w:rPr>
          <w:t xml:space="preserve"> Ao contemplar participantes de diferentes contextos esportivos e investigar essas variáveis de maneira integrada, este estudo busca preencher essa lacuna e ampliar a compreensão sobre os elementos que sustentam a performance no </w:t>
        </w:r>
        <w:r w:rsidRPr="003107C1">
          <w:rPr>
            <w:rFonts w:ascii="Times New Roman" w:eastAsia="Times New Roman" w:hAnsi="Times New Roman" w:cs="Times New Roman"/>
            <w:i/>
            <w:iCs/>
            <w:rPrChange w:id="298" w:author="User" w:date="2025-09-29T11:59:00Z">
              <w:rPr>
                <w:rFonts w:ascii="Times New Roman" w:hAnsi="Times New Roman"/>
                <w:i/>
                <w:iCs/>
                <w:shd w:val="clear" w:color="auto" w:fill="8DFF00"/>
              </w:rPr>
            </w:rPrChange>
          </w:rPr>
          <w:t>HS</w:t>
        </w:r>
        <w:r w:rsidRPr="003107C1">
          <w:rPr>
            <w:rFonts w:ascii="Times New Roman" w:eastAsia="Times New Roman" w:hAnsi="Times New Roman" w:cs="Times New Roman"/>
            <w:rPrChange w:id="299" w:author="User" w:date="2025-09-29T11:59:00Z">
              <w:rPr>
                <w:rFonts w:ascii="Times New Roman" w:hAnsi="Times New Roman"/>
                <w:shd w:val="clear" w:color="auto" w:fill="8DFF00"/>
              </w:rPr>
            </w:rPrChange>
          </w:rPr>
          <w:t xml:space="preserve"> e </w:t>
        </w:r>
        <w:r w:rsidRPr="003107C1">
          <w:rPr>
            <w:rFonts w:ascii="Times New Roman" w:eastAsia="Times New Roman" w:hAnsi="Times New Roman" w:cs="Times New Roman"/>
            <w:i/>
            <w:iCs/>
            <w:rPrChange w:id="300" w:author="User" w:date="2025-09-29T11:59:00Z">
              <w:rPr>
                <w:rFonts w:ascii="Times New Roman" w:hAnsi="Times New Roman"/>
                <w:i/>
                <w:iCs/>
                <w:shd w:val="clear" w:color="auto" w:fill="8DFF00"/>
              </w:rPr>
            </w:rPrChange>
          </w:rPr>
          <w:t>HSW</w:t>
        </w:r>
      </w:ins>
      <w:ins w:id="301" w:author="User" w:date="2025-09-29T11:59:00Z">
        <w:r w:rsidR="003107C1">
          <w:rPr>
            <w:rFonts w:ascii="Times New Roman" w:eastAsia="Times New Roman" w:hAnsi="Times New Roman" w:cs="Times New Roman"/>
            <w:i/>
            <w:iCs/>
          </w:rPr>
          <w:t>.</w:t>
        </w:r>
      </w:ins>
      <w:ins w:id="302" w:author="Autor desconhecido" w:date="2025-09-27T20:22:00Z">
        <w:del w:id="303" w:author="User" w:date="2025-09-29T11:58:00Z">
          <w:r w:rsidRPr="003107C1" w:rsidDel="003107C1">
            <w:rPr>
              <w:rFonts w:ascii="Times New Roman" w:eastAsia="Times New Roman" w:hAnsi="Times New Roman" w:cs="Times New Roman"/>
              <w:rPrChange w:id="304" w:author="User" w:date="2025-09-29T11:59:00Z">
                <w:rPr>
                  <w:rFonts w:ascii="Times New Roman" w:hAnsi="Times New Roman"/>
                  <w:shd w:val="clear" w:color="auto" w:fill="8DFF00"/>
                </w:rPr>
              </w:rPrChange>
            </w:rPr>
            <w:delText>.</w:delText>
          </w:r>
          <w:r w:rsidRPr="003107C1" w:rsidDel="003107C1">
            <w:rPr>
              <w:rFonts w:ascii="Times New Roman" w:eastAsia="Times New Roman" w:hAnsi="Times New Roman" w:cs="Times New Roman"/>
              <w:rPrChange w:id="305" w:author="User" w:date="2025-09-29T11:59:00Z">
                <w:rPr/>
              </w:rPrChange>
            </w:rPr>
            <w:delText xml:space="preserve"> </w:delText>
          </w:r>
        </w:del>
      </w:ins>
      <w:ins w:id="306" w:author="Autor desconhecido" w:date="2025-09-27T20:20:00Z">
        <w:del w:id="307" w:author="User" w:date="2025-09-29T11:58:00Z">
          <w:r w:rsidRPr="003107C1" w:rsidDel="003107C1">
            <w:rPr>
              <w:rFonts w:ascii="Times New Roman" w:eastAsia="Times New Roman" w:hAnsi="Times New Roman" w:cs="Times New Roman"/>
              <w:rPrChange w:id="308" w:author="User" w:date="2025-09-29T11:59:00Z">
                <w:rPr>
                  <w:rFonts w:ascii="Times New Roman" w:hAnsi="Times New Roman"/>
                  <w:shd w:val="clear" w:color="auto" w:fill="8DFF00"/>
                </w:rPr>
              </w:rPrChange>
            </w:rPr>
            <w:delText xml:space="preserve"> </w:delText>
          </w:r>
        </w:del>
      </w:ins>
      <w:del w:id="309" w:author="User" w:date="2025-09-29T11:58:00Z">
        <w:r w:rsidRPr="003107C1" w:rsidDel="003107C1">
          <w:rPr>
            <w:rFonts w:ascii="Times New Roman" w:eastAsia="Times New Roman" w:hAnsi="Times New Roman" w:cs="Times New Roman"/>
            <w:rPrChange w:id="310" w:author="User" w:date="2025-09-29T11:59:00Z">
              <w:rPr>
                <w:shd w:val="clear" w:color="auto" w:fill="FFF900"/>
              </w:rPr>
            </w:rPrChange>
          </w:rPr>
          <w:delText xml:space="preserve">{Ao contemplar participantes de diferentes contextos esportivos e analisar de forma </w:delText>
        </w:r>
        <w:commentRangeStart w:id="311"/>
        <w:r w:rsidRPr="003107C1" w:rsidDel="003107C1">
          <w:rPr>
            <w:rFonts w:ascii="Times New Roman" w:eastAsia="Times New Roman" w:hAnsi="Times New Roman" w:cs="Times New Roman"/>
            <w:rPrChange w:id="312" w:author="User" w:date="2025-09-29T11:59:00Z">
              <w:rPr>
                <w:shd w:val="clear" w:color="auto" w:fill="FFF900"/>
              </w:rPr>
            </w:rPrChange>
          </w:rPr>
          <w:delText>integrada variáveis até então estudadas de maneira isolada</w:delText>
        </w:r>
        <w:commentRangeEnd w:id="311"/>
        <w:r w:rsidRPr="003107C1" w:rsidDel="003107C1">
          <w:rPr>
            <w:rFonts w:ascii="Times New Roman" w:eastAsia="Times New Roman" w:hAnsi="Times New Roman" w:cs="Times New Roman"/>
            <w:rPrChange w:id="313" w:author="User" w:date="2025-09-29T11:59:00Z">
              <w:rPr/>
            </w:rPrChange>
          </w:rPr>
          <w:commentReference w:id="311"/>
        </w:r>
      </w:del>
      <w:commentRangeStart w:id="314"/>
      <w:commentRangeEnd w:id="314"/>
      <w:ins w:id="315" w:author="Autor desconhecido" w:date="2025-09-27T20:18:00Z">
        <w:del w:id="316" w:author="User" w:date="2025-09-29T11:58:00Z">
          <w:r w:rsidRPr="003107C1" w:rsidDel="003107C1">
            <w:rPr>
              <w:rFonts w:ascii="Times New Roman" w:eastAsia="Times New Roman" w:hAnsi="Times New Roman" w:cs="Times New Roman"/>
              <w:rPrChange w:id="317" w:author="User" w:date="2025-09-29T11:59:00Z">
                <w:rPr>
                  <w:rFonts w:ascii="Times New Roman" w:eastAsia="Times New Roman" w:hAnsi="Times New Roman" w:cs="Times New Roman"/>
                  <w:shd w:val="clear" w:color="auto" w:fill="FFF900"/>
                </w:rPr>
              </w:rPrChange>
            </w:rPr>
            <w:commentReference w:id="314"/>
          </w:r>
        </w:del>
      </w:ins>
      <w:del w:id="318" w:author="User" w:date="2025-09-29T11:58:00Z">
        <w:r w:rsidRPr="003107C1" w:rsidDel="003107C1">
          <w:rPr>
            <w:rFonts w:ascii="Times New Roman" w:eastAsia="Times New Roman" w:hAnsi="Times New Roman" w:cs="Times New Roman"/>
            <w:rPrChange w:id="319" w:author="User" w:date="2025-09-29T11:59:00Z">
              <w:rPr/>
            </w:rPrChange>
          </w:rPr>
          <w:delText xml:space="preserve">, este estudo busca preencher essa lacuna e ampliar a compreensão sobre os elementos que sustentam a performance no </w:delText>
        </w:r>
        <w:r w:rsidRPr="003107C1" w:rsidDel="003107C1">
          <w:rPr>
            <w:rFonts w:ascii="Times New Roman" w:eastAsia="Times New Roman" w:hAnsi="Times New Roman" w:cs="Times New Roman"/>
            <w:rPrChange w:id="320" w:author="User" w:date="2025-09-29T11:59:00Z">
              <w:rPr>
                <w:i/>
                <w:shd w:val="clear" w:color="auto" w:fill="FFF900"/>
              </w:rPr>
            </w:rPrChange>
          </w:rPr>
          <w:delText>HS</w:delText>
        </w:r>
        <w:r w:rsidRPr="003107C1" w:rsidDel="003107C1">
          <w:rPr>
            <w:rFonts w:ascii="Times New Roman" w:eastAsia="Times New Roman" w:hAnsi="Times New Roman" w:cs="Times New Roman"/>
            <w:rPrChange w:id="321" w:author="User" w:date="2025-09-29T11:59:00Z">
              <w:rPr>
                <w:shd w:val="clear" w:color="auto" w:fill="FFF900"/>
              </w:rPr>
            </w:rPrChange>
          </w:rPr>
          <w:delText xml:space="preserve"> e </w:delText>
        </w:r>
        <w:r w:rsidRPr="003107C1" w:rsidDel="003107C1">
          <w:rPr>
            <w:rFonts w:ascii="Times New Roman" w:eastAsia="Times New Roman" w:hAnsi="Times New Roman" w:cs="Times New Roman"/>
            <w:rPrChange w:id="322" w:author="User" w:date="2025-09-29T11:59:00Z">
              <w:rPr>
                <w:i/>
                <w:shd w:val="clear" w:color="auto" w:fill="FFF900"/>
              </w:rPr>
            </w:rPrChange>
          </w:rPr>
          <w:delText>HSW</w:delText>
        </w:r>
      </w:del>
      <w:ins w:id="323" w:author="Autor desconhecido" w:date="2025-09-27T20:21:00Z">
        <w:del w:id="324" w:author="User" w:date="2025-09-29T11:58:00Z">
          <w:r w:rsidRPr="003107C1" w:rsidDel="003107C1">
            <w:rPr>
              <w:rFonts w:ascii="Times New Roman" w:eastAsia="Times New Roman" w:hAnsi="Times New Roman" w:cs="Times New Roman"/>
              <w:rPrChange w:id="325" w:author="User" w:date="2025-09-29T11:59:00Z">
                <w:rPr>
                  <w:rFonts w:ascii="Times New Roman" w:eastAsia="Times New Roman" w:hAnsi="Times New Roman" w:cs="Times New Roman"/>
                  <w:i/>
                  <w:shd w:val="clear" w:color="auto" w:fill="FFF900"/>
                </w:rPr>
              </w:rPrChange>
            </w:rPr>
            <w:delText>. }</w:delText>
          </w:r>
        </w:del>
      </w:ins>
      <w:del w:id="326" w:author="User" w:date="2025-09-29T11:58:00Z">
        <w:r w:rsidRPr="003107C1" w:rsidDel="003107C1">
          <w:rPr>
            <w:rFonts w:ascii="Times New Roman" w:eastAsia="Times New Roman" w:hAnsi="Times New Roman" w:cs="Times New Roman"/>
            <w:rPrChange w:id="327" w:author="User" w:date="2025-09-29T11:59:00Z">
              <w:rPr>
                <w:rFonts w:ascii="Times New Roman" w:eastAsia="Times New Roman" w:hAnsi="Times New Roman" w:cs="Times New Roman"/>
                <w:i/>
                <w:shd w:val="clear" w:color="auto" w:fill="FFF900"/>
              </w:rPr>
            </w:rPrChange>
          </w:rPr>
          <w:delText xml:space="preserve">. </w:delText>
        </w:r>
      </w:del>
    </w:p>
    <w:p w14:paraId="3231E6C1" w14:textId="77777777" w:rsidR="003107C1" w:rsidRPr="003107C1" w:rsidRDefault="00854586" w:rsidP="003107C1">
      <w:pPr>
        <w:spacing w:line="360" w:lineRule="auto"/>
        <w:ind w:firstLine="426"/>
        <w:rPr>
          <w:ins w:id="328" w:author="User" w:date="2025-09-29T11:58:00Z"/>
          <w:rFonts w:ascii="Times New Roman" w:eastAsia="Times New Roman" w:hAnsi="Times New Roman" w:cs="Times New Roman"/>
          <w:rPrChange w:id="329" w:author="User" w:date="2025-09-29T11:59:00Z">
            <w:rPr>
              <w:ins w:id="330" w:author="User" w:date="2025-09-29T11:58:00Z"/>
              <w:rFonts w:ascii="Times New Roman" w:eastAsia="Times New Roman" w:hAnsi="Times New Roman" w:cs="Times New Roman"/>
              <w:color w:val="000000"/>
              <w:shd w:val="clear" w:color="auto" w:fill="FFFF00"/>
            </w:rPr>
          </w:rPrChange>
        </w:rPr>
      </w:pPr>
      <w:ins w:id="331" w:author="Autor desconhecido" w:date="2025-09-27T20:35:00Z">
        <w:del w:id="332" w:author="User" w:date="2025-09-29T11:58:00Z">
          <w:r w:rsidRPr="003107C1" w:rsidDel="003107C1">
            <w:rPr>
              <w:rFonts w:ascii="Times New Roman" w:eastAsia="Times New Roman" w:hAnsi="Times New Roman" w:cs="Times New Roman"/>
              <w:rPrChange w:id="333" w:author="User" w:date="2025-09-29T11:59:00Z">
                <w:rPr>
                  <w:rFonts w:ascii="Times New Roman" w:eastAsia="Times New Roman" w:hAnsi="Times New Roman" w:cs="Times New Roman"/>
                  <w:color w:val="000000"/>
                </w:rPr>
              </w:rPrChange>
            </w:rPr>
            <w:delText>{</w:delText>
          </w:r>
        </w:del>
      </w:ins>
      <w:del w:id="334" w:author="User" w:date="2025-09-29T11:58:00Z">
        <w:r w:rsidRPr="003107C1" w:rsidDel="003107C1">
          <w:rPr>
            <w:rFonts w:ascii="Times New Roman" w:eastAsia="Times New Roman" w:hAnsi="Times New Roman" w:cs="Times New Roman"/>
            <w:rPrChange w:id="335" w:author="User" w:date="2025-09-29T11:59:00Z">
              <w:rPr/>
            </w:rPrChange>
          </w:rPr>
          <w:delText>Dentre as variáveis de força,</w:delText>
        </w:r>
        <w:r w:rsidRPr="003107C1" w:rsidDel="003107C1">
          <w:rPr>
            <w:rFonts w:ascii="Times New Roman" w:eastAsia="Times New Roman" w:hAnsi="Times New Roman" w:cs="Times New Roman"/>
            <w:rPrChange w:id="336" w:author="User" w:date="2025-09-29T11:59:00Z">
              <w:rPr>
                <w:b/>
                <w:shd w:val="clear" w:color="auto" w:fill="FFFF00"/>
              </w:rPr>
            </w:rPrChange>
          </w:rPr>
          <w:delText xml:space="preserve"> </w:delText>
        </w:r>
        <w:r w:rsidRPr="003107C1" w:rsidDel="003107C1">
          <w:rPr>
            <w:rFonts w:ascii="Times New Roman" w:eastAsia="Times New Roman" w:hAnsi="Times New Roman" w:cs="Times New Roman"/>
            <w:rPrChange w:id="337" w:author="User" w:date="2025-09-29T11:59:00Z">
              <w:rPr>
                <w:shd w:val="clear" w:color="auto" w:fill="FFFF00"/>
              </w:rPr>
            </w:rPrChange>
          </w:rPr>
          <w:delText>serão investigadas a força máxima dos flexores</w:delText>
        </w:r>
        <w:r w:rsidRPr="003107C1" w:rsidDel="003107C1">
          <w:rPr>
            <w:rFonts w:ascii="Times New Roman" w:eastAsia="Times New Roman" w:hAnsi="Times New Roman" w:cs="Times New Roman"/>
            <w:rPrChange w:id="338" w:author="User" w:date="2025-09-29T11:59:00Z">
              <w:rPr>
                <w:b/>
                <w:shd w:val="clear" w:color="auto" w:fill="FFFF00"/>
              </w:rPr>
            </w:rPrChange>
          </w:rPr>
          <w:delText xml:space="preserve"> </w:delText>
        </w:r>
        <w:r w:rsidRPr="003107C1" w:rsidDel="003107C1">
          <w:rPr>
            <w:rFonts w:ascii="Times New Roman" w:eastAsia="Times New Roman" w:hAnsi="Times New Roman" w:cs="Times New Roman"/>
            <w:rPrChange w:id="339" w:author="User" w:date="2025-09-29T11:59:00Z">
              <w:rPr>
                <w:shd w:val="clear" w:color="auto" w:fill="FFFF00"/>
              </w:rPr>
            </w:rPrChange>
          </w:rPr>
          <w:delText>de</w:delText>
        </w:r>
        <w:r w:rsidRPr="003107C1" w:rsidDel="003107C1">
          <w:rPr>
            <w:rFonts w:ascii="Times New Roman" w:eastAsia="Times New Roman" w:hAnsi="Times New Roman" w:cs="Times New Roman"/>
            <w:rPrChange w:id="340" w:author="User" w:date="2025-09-29T11:59:00Z">
              <w:rPr>
                <w:b/>
                <w:shd w:val="clear" w:color="auto" w:fill="FFFF00"/>
              </w:rPr>
            </w:rPrChange>
          </w:rPr>
          <w:delText xml:space="preserve"> </w:delText>
        </w:r>
        <w:r w:rsidRPr="003107C1" w:rsidDel="003107C1">
          <w:rPr>
            <w:rFonts w:ascii="Times New Roman" w:eastAsia="Times New Roman" w:hAnsi="Times New Roman" w:cs="Times New Roman"/>
            <w:rPrChange w:id="341" w:author="User" w:date="2025-09-29T11:59:00Z">
              <w:rPr>
                <w:shd w:val="clear" w:color="auto" w:fill="FFFF00"/>
              </w:rPr>
            </w:rPrChange>
          </w:rPr>
          <w:delText>punho, dos flexores</w:delText>
        </w:r>
        <w:r w:rsidRPr="003107C1" w:rsidDel="003107C1">
          <w:rPr>
            <w:rFonts w:ascii="Times New Roman" w:eastAsia="Times New Roman" w:hAnsi="Times New Roman" w:cs="Times New Roman"/>
            <w:rPrChange w:id="342" w:author="User" w:date="2025-09-29T11:59:00Z">
              <w:rPr>
                <w:b/>
                <w:shd w:val="clear" w:color="auto" w:fill="FFFF00"/>
              </w:rPr>
            </w:rPrChange>
          </w:rPr>
          <w:delText xml:space="preserve"> </w:delText>
        </w:r>
        <w:r w:rsidRPr="003107C1" w:rsidDel="003107C1">
          <w:rPr>
            <w:rFonts w:ascii="Times New Roman" w:eastAsia="Times New Roman" w:hAnsi="Times New Roman" w:cs="Times New Roman"/>
            <w:rPrChange w:id="343" w:author="User" w:date="2025-09-29T11:59:00Z">
              <w:rPr>
                <w:shd w:val="clear" w:color="auto" w:fill="FFFF00"/>
              </w:rPr>
            </w:rPrChange>
          </w:rPr>
          <w:delText>dos</w:delText>
        </w:r>
        <w:r w:rsidRPr="003107C1" w:rsidDel="003107C1">
          <w:rPr>
            <w:rFonts w:ascii="Times New Roman" w:eastAsia="Times New Roman" w:hAnsi="Times New Roman" w:cs="Times New Roman"/>
            <w:rPrChange w:id="344" w:author="User" w:date="2025-09-29T11:59:00Z">
              <w:rPr>
                <w:b/>
                <w:shd w:val="clear" w:color="auto" w:fill="FFFF00"/>
              </w:rPr>
            </w:rPrChange>
          </w:rPr>
          <w:delText xml:space="preserve"> </w:delText>
        </w:r>
        <w:r w:rsidRPr="003107C1" w:rsidDel="003107C1">
          <w:rPr>
            <w:rFonts w:ascii="Times New Roman" w:eastAsia="Times New Roman" w:hAnsi="Times New Roman" w:cs="Times New Roman"/>
            <w:rPrChange w:id="345" w:author="User" w:date="2025-09-29T11:59:00Z">
              <w:rPr>
                <w:shd w:val="clear" w:color="auto" w:fill="FFFF00"/>
              </w:rPr>
            </w:rPrChange>
          </w:rPr>
          <w:delText xml:space="preserve">dedos e dos músculos braço e ombro em movimentos de empurrar acima da cabeça, pela hipótese de que influenciam tanto a capacidade de sustentar o corpo invertido quanto a propulsão necessária para a locomoção em mãos no </w:delText>
        </w:r>
        <w:r w:rsidRPr="003107C1" w:rsidDel="003107C1">
          <w:rPr>
            <w:rFonts w:ascii="Times New Roman" w:eastAsia="Times New Roman" w:hAnsi="Times New Roman" w:cs="Times New Roman"/>
            <w:rPrChange w:id="346" w:author="User" w:date="2025-09-29T11:59:00Z">
              <w:rPr>
                <w:i/>
                <w:shd w:val="clear" w:color="auto" w:fill="FFFF00"/>
              </w:rPr>
            </w:rPrChange>
          </w:rPr>
          <w:delText>HSW</w:delText>
        </w:r>
        <w:r w:rsidRPr="003107C1" w:rsidDel="003107C1">
          <w:rPr>
            <w:rFonts w:ascii="Times New Roman" w:eastAsia="Times New Roman" w:hAnsi="Times New Roman" w:cs="Times New Roman"/>
            <w:rPrChange w:id="347" w:author="User" w:date="2025-09-29T11:59:00Z">
              <w:rPr>
                <w:shd w:val="clear" w:color="auto" w:fill="FFFF00"/>
              </w:rPr>
            </w:rPrChange>
          </w:rPr>
          <w:delText>. Evidências biomecânicas demonstram que a estabilidade no</w:delText>
        </w:r>
        <w:r w:rsidRPr="003107C1" w:rsidDel="003107C1">
          <w:rPr>
            <w:rFonts w:ascii="Times New Roman" w:eastAsia="Times New Roman" w:hAnsi="Times New Roman" w:cs="Times New Roman"/>
            <w:rPrChange w:id="348" w:author="User" w:date="2025-09-29T11:59:00Z">
              <w:rPr>
                <w:i/>
                <w:shd w:val="clear" w:color="auto" w:fill="FFFF00"/>
              </w:rPr>
            </w:rPrChange>
          </w:rPr>
          <w:delText xml:space="preserve"> HS</w:delText>
        </w:r>
        <w:r w:rsidRPr="003107C1" w:rsidDel="003107C1">
          <w:rPr>
            <w:rFonts w:ascii="Times New Roman" w:eastAsia="Times New Roman" w:hAnsi="Times New Roman" w:cs="Times New Roman"/>
            <w:rPrChange w:id="349" w:author="User" w:date="2025-09-29T11:59:00Z">
              <w:rPr>
                <w:shd w:val="clear" w:color="auto" w:fill="FFFF00"/>
              </w:rPr>
            </w:rPrChange>
          </w:rPr>
          <w:delText xml:space="preserve"> depende de um equilíbrio ativo entre grupos musculares, destacando-se a atuação dos flexores</w:delText>
        </w:r>
        <w:r w:rsidRPr="003107C1" w:rsidDel="003107C1">
          <w:rPr>
            <w:rFonts w:ascii="Times New Roman" w:eastAsia="Times New Roman" w:hAnsi="Times New Roman" w:cs="Times New Roman"/>
            <w:rPrChange w:id="350" w:author="User" w:date="2025-09-29T11:59:00Z">
              <w:rPr>
                <w:b/>
                <w:shd w:val="clear" w:color="auto" w:fill="FFFF00"/>
              </w:rPr>
            </w:rPrChange>
          </w:rPr>
          <w:delText xml:space="preserve"> </w:delText>
        </w:r>
        <w:r w:rsidRPr="003107C1" w:rsidDel="003107C1">
          <w:rPr>
            <w:rFonts w:ascii="Times New Roman" w:eastAsia="Times New Roman" w:hAnsi="Times New Roman" w:cs="Times New Roman"/>
            <w:rPrChange w:id="351" w:author="User" w:date="2025-09-29T11:59:00Z">
              <w:rPr>
                <w:shd w:val="clear" w:color="auto" w:fill="FFFF00"/>
              </w:rPr>
            </w:rPrChange>
          </w:rPr>
          <w:delText xml:space="preserve">de punho (o flexor radial do carpo, o flexor ulnar do carpo e o palmar longo), do tríceps braquial e do deltoide anterior como principais contribuintes para a manutenção da posição invertida e para o controle das oscilações corporais [10]. Além disso, existe uma correlação entre a força relativa no </w:delText>
        </w:r>
        <w:r w:rsidRPr="003107C1" w:rsidDel="003107C1">
          <w:rPr>
            <w:rFonts w:ascii="Times New Roman" w:eastAsia="Times New Roman" w:hAnsi="Times New Roman" w:cs="Times New Roman"/>
            <w:rPrChange w:id="352" w:author="User" w:date="2025-09-29T11:59:00Z">
              <w:rPr>
                <w:i/>
                <w:shd w:val="clear" w:color="auto" w:fill="FFFF00"/>
              </w:rPr>
            </w:rPrChange>
          </w:rPr>
          <w:delText>shoulder press</w:delText>
        </w:r>
        <w:r w:rsidRPr="003107C1" w:rsidDel="003107C1">
          <w:rPr>
            <w:rFonts w:ascii="Times New Roman" w:eastAsia="Times New Roman" w:hAnsi="Times New Roman" w:cs="Times New Roman"/>
            <w:rPrChange w:id="353" w:author="User" w:date="2025-09-29T11:59:00Z">
              <w:rPr>
                <w:shd w:val="clear" w:color="auto" w:fill="FFFF00"/>
              </w:rPr>
            </w:rPrChange>
          </w:rPr>
          <w:delText xml:space="preserve"> em relação à massa corporal e o desempenho na flexão e extensão de cotovelo em posição invertida, o </w:delText>
        </w:r>
        <w:r w:rsidRPr="003107C1" w:rsidDel="003107C1">
          <w:rPr>
            <w:rFonts w:ascii="Times New Roman" w:eastAsia="Times New Roman" w:hAnsi="Times New Roman" w:cs="Times New Roman"/>
            <w:rPrChange w:id="354" w:author="User" w:date="2025-09-29T11:59:00Z">
              <w:rPr>
                <w:i/>
                <w:shd w:val="clear" w:color="auto" w:fill="FFFF00"/>
              </w:rPr>
            </w:rPrChange>
          </w:rPr>
          <w:delText>strict handstand push-up</w:delText>
        </w:r>
        <w:r w:rsidRPr="003107C1" w:rsidDel="003107C1">
          <w:rPr>
            <w:rFonts w:ascii="Times New Roman" w:eastAsia="Times New Roman" w:hAnsi="Times New Roman" w:cs="Times New Roman"/>
            <w:rPrChange w:id="355" w:author="User" w:date="2025-09-29T11:59:00Z">
              <w:rPr>
                <w:shd w:val="clear" w:color="auto" w:fill="FFFF00"/>
              </w:rPr>
            </w:rPrChange>
          </w:rPr>
          <w:delText xml:space="preserve">, sugerindo que a força de empurrar acima da cabeça pode estar diretamente relacionada à estabilidade do ombro durante o </w:delText>
        </w:r>
        <w:r w:rsidRPr="003107C1" w:rsidDel="003107C1">
          <w:rPr>
            <w:rFonts w:ascii="Times New Roman" w:eastAsia="Times New Roman" w:hAnsi="Times New Roman" w:cs="Times New Roman"/>
            <w:rPrChange w:id="356" w:author="User" w:date="2025-09-29T11:59:00Z">
              <w:rPr>
                <w:i/>
                <w:shd w:val="clear" w:color="auto" w:fill="FFFF00"/>
              </w:rPr>
            </w:rPrChange>
          </w:rPr>
          <w:delText xml:space="preserve">HS </w:delText>
        </w:r>
        <w:r w:rsidRPr="003107C1" w:rsidDel="003107C1">
          <w:rPr>
            <w:rFonts w:ascii="Times New Roman" w:eastAsia="Times New Roman" w:hAnsi="Times New Roman" w:cs="Times New Roman"/>
            <w:rPrChange w:id="357" w:author="User" w:date="2025-09-29T11:59:00Z">
              <w:rPr>
                <w:shd w:val="clear" w:color="auto" w:fill="FFFF00"/>
              </w:rPr>
            </w:rPrChange>
          </w:rPr>
          <w:delText>[21]. Além da força máxima, será avaliada a resistência em posição invertida</w:delText>
        </w:r>
        <w:r w:rsidRPr="003107C1" w:rsidDel="003107C1">
          <w:rPr>
            <w:rFonts w:ascii="Times New Roman" w:eastAsia="Times New Roman" w:hAnsi="Times New Roman" w:cs="Times New Roman"/>
            <w:rPrChange w:id="358" w:author="User" w:date="2025-09-29T11:59:00Z">
              <w:rPr>
                <w:b/>
                <w:shd w:val="clear" w:color="auto" w:fill="FFFF00"/>
              </w:rPr>
            </w:rPrChange>
          </w:rPr>
          <w:delText>,</w:delText>
        </w:r>
        <w:r w:rsidRPr="003107C1" w:rsidDel="003107C1">
          <w:rPr>
            <w:rFonts w:ascii="Times New Roman" w:eastAsia="Times New Roman" w:hAnsi="Times New Roman" w:cs="Times New Roman"/>
            <w:rPrChange w:id="359" w:author="User" w:date="2025-09-29T11:59:00Z">
              <w:rPr>
                <w:shd w:val="clear" w:color="auto" w:fill="FFFF00"/>
              </w:rPr>
            </w:rPrChange>
          </w:rPr>
          <w:delText xml:space="preserve"> por meio do tempo máximo de sustentação no </w:delText>
        </w:r>
        <w:r w:rsidRPr="003107C1" w:rsidDel="003107C1">
          <w:rPr>
            <w:rFonts w:ascii="Times New Roman" w:eastAsia="Times New Roman" w:hAnsi="Times New Roman" w:cs="Times New Roman"/>
            <w:rPrChange w:id="360" w:author="User" w:date="2025-09-29T11:59:00Z">
              <w:rPr>
                <w:i/>
                <w:shd w:val="clear" w:color="auto" w:fill="FFFF00"/>
              </w:rPr>
            </w:rPrChange>
          </w:rPr>
          <w:delText>HS</w:delText>
        </w:r>
        <w:r w:rsidRPr="003107C1" w:rsidDel="003107C1">
          <w:rPr>
            <w:rFonts w:ascii="Times New Roman" w:eastAsia="Times New Roman" w:hAnsi="Times New Roman" w:cs="Times New Roman"/>
            <w:rPrChange w:id="361" w:author="User" w:date="2025-09-29T11:59:00Z">
              <w:rPr>
                <w:shd w:val="clear" w:color="auto" w:fill="FFFF00"/>
              </w:rPr>
            </w:rPrChange>
          </w:rPr>
          <w:delText xml:space="preserve"> com pés escorados na parede (</w:delText>
        </w:r>
        <w:r w:rsidRPr="003107C1" w:rsidDel="003107C1">
          <w:rPr>
            <w:rFonts w:ascii="Times New Roman" w:eastAsia="Times New Roman" w:hAnsi="Times New Roman" w:cs="Times New Roman"/>
            <w:rPrChange w:id="362" w:author="User" w:date="2025-09-29T11:59:00Z">
              <w:rPr>
                <w:i/>
                <w:shd w:val="clear" w:color="auto" w:fill="FFFF00"/>
              </w:rPr>
            </w:rPrChange>
          </w:rPr>
          <w:delText>wall-supported HS)</w:delText>
        </w:r>
        <w:r w:rsidRPr="003107C1" w:rsidDel="003107C1">
          <w:rPr>
            <w:rFonts w:ascii="Times New Roman" w:eastAsia="Times New Roman" w:hAnsi="Times New Roman" w:cs="Times New Roman"/>
            <w:rPrChange w:id="363" w:author="User" w:date="2025-09-29T11:59:00Z">
              <w:rPr>
                <w:shd w:val="clear" w:color="auto" w:fill="FFFF00"/>
              </w:rPr>
            </w:rPrChange>
          </w:rPr>
          <w:delTex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do membros superiores é um fator limitante para a estabilidade prolongada [14]. Foi observada a correlação significativa entre a força de empurrar de membros superiores, em teste de máximas repetições de </w:delText>
        </w:r>
        <w:r w:rsidRPr="003107C1" w:rsidDel="003107C1">
          <w:rPr>
            <w:rFonts w:ascii="Times New Roman" w:eastAsia="Times New Roman" w:hAnsi="Times New Roman" w:cs="Times New Roman"/>
            <w:rPrChange w:id="364" w:author="User" w:date="2025-09-29T11:59:00Z">
              <w:rPr>
                <w:i/>
                <w:shd w:val="clear" w:color="auto" w:fill="FFFF00"/>
              </w:rPr>
            </w:rPrChange>
          </w:rPr>
          <w:delText>push-ups</w:delText>
        </w:r>
        <w:r w:rsidRPr="003107C1" w:rsidDel="003107C1">
          <w:rPr>
            <w:rFonts w:ascii="Times New Roman" w:eastAsia="Times New Roman" w:hAnsi="Times New Roman" w:cs="Times New Roman"/>
            <w:rPrChange w:id="365" w:author="User" w:date="2025-09-29T11:59:00Z">
              <w:rPr>
                <w:shd w:val="clear" w:color="auto" w:fill="FFFF00"/>
              </w:rPr>
            </w:rPrChange>
          </w:rPr>
          <w:delText xml:space="preserve"> em um minuto, e o tempo de sustentação no </w:delText>
        </w:r>
        <w:r w:rsidRPr="003107C1" w:rsidDel="003107C1">
          <w:rPr>
            <w:rFonts w:ascii="Times New Roman" w:eastAsia="Times New Roman" w:hAnsi="Times New Roman" w:cs="Times New Roman"/>
            <w:rPrChange w:id="366" w:author="User" w:date="2025-09-29T11:59:00Z">
              <w:rPr>
                <w:i/>
                <w:shd w:val="clear" w:color="auto" w:fill="FFFF00"/>
              </w:rPr>
            </w:rPrChange>
          </w:rPr>
          <w:delText>HS</w:delText>
        </w:r>
        <w:r w:rsidRPr="003107C1" w:rsidDel="003107C1">
          <w:rPr>
            <w:rFonts w:ascii="Times New Roman" w:eastAsia="Times New Roman" w:hAnsi="Times New Roman" w:cs="Times New Roman"/>
            <w:rPrChange w:id="367" w:author="User" w:date="2025-09-29T11:59:00Z">
              <w:rPr>
                <w:shd w:val="clear" w:color="auto" w:fill="FFFF00"/>
              </w:rPr>
            </w:rPrChange>
          </w:rPr>
          <w:delText>, numa população de jovens ginastas profissionais</w:delText>
        </w:r>
        <w:r w:rsidRPr="003107C1" w:rsidDel="003107C1">
          <w:rPr>
            <w:rFonts w:ascii="Times New Roman" w:eastAsia="Times New Roman" w:hAnsi="Times New Roman" w:cs="Times New Roman"/>
            <w:rPrChange w:id="368" w:author="User" w:date="2025-09-29T11:59:00Z">
              <w:rPr>
                <w:i/>
                <w:shd w:val="clear" w:color="auto" w:fill="FFFF00"/>
              </w:rPr>
            </w:rPrChange>
          </w:rPr>
          <w:delText xml:space="preserve"> </w:delText>
        </w:r>
        <w:r w:rsidRPr="003107C1" w:rsidDel="003107C1">
          <w:rPr>
            <w:rFonts w:ascii="Times New Roman" w:eastAsia="Times New Roman" w:hAnsi="Times New Roman" w:cs="Times New Roman"/>
            <w:rPrChange w:id="369" w:author="User" w:date="2025-09-29T11:59:00Z">
              <w:rPr>
                <w:shd w:val="clear" w:color="auto" w:fill="FFFF00"/>
              </w:rPr>
            </w:rPrChange>
          </w:rPr>
          <w:delText>[22]. No entanto, nenhum estudo correlacionou ainda resistência a fadiga com capacidade máxima de força e outras variáveis de controle e conformação postural.</w:delText>
        </w:r>
      </w:del>
      <w:ins w:id="370" w:author="Autor desconhecido" w:date="2025-09-27T20:35:00Z">
        <w:del w:id="371" w:author="User" w:date="2025-09-29T11:58:00Z">
          <w:r w:rsidRPr="003107C1" w:rsidDel="003107C1">
            <w:rPr>
              <w:rFonts w:ascii="Times New Roman" w:eastAsia="Times New Roman" w:hAnsi="Times New Roman" w:cs="Times New Roman"/>
              <w:rPrChange w:id="372" w:author="User" w:date="2025-09-29T11:59:00Z">
                <w:rPr>
                  <w:rFonts w:ascii="Times New Roman" w:eastAsia="Times New Roman" w:hAnsi="Times New Roman" w:cs="Times New Roman"/>
                  <w:color w:val="000000"/>
                  <w:shd w:val="clear" w:color="auto" w:fill="FFFF00"/>
                </w:rPr>
              </w:rPrChange>
            </w:rPr>
            <w:delText>}</w:delText>
          </w:r>
        </w:del>
      </w:ins>
    </w:p>
    <w:p w14:paraId="721D9CA1" w14:textId="2E5077B5" w:rsidR="00922388" w:rsidRPr="003107C1" w:rsidRDefault="00854586">
      <w:pPr>
        <w:spacing w:line="360" w:lineRule="auto"/>
        <w:ind w:firstLine="426"/>
        <w:rPr>
          <w:rFonts w:ascii="Times New Roman" w:eastAsia="Times New Roman" w:hAnsi="Times New Roman" w:cs="Times New Roman"/>
          <w:rPrChange w:id="373" w:author="User" w:date="2025-09-29T11:59:00Z">
            <w:rPr>
              <w:rFonts w:ascii="Times New Roman" w:eastAsia="Times New Roman" w:hAnsi="Times New Roman" w:cs="Times New Roman"/>
              <w:color w:val="000000"/>
            </w:rPr>
          </w:rPrChange>
        </w:rPr>
      </w:pPr>
      <w:del w:id="374" w:author="User" w:date="2025-09-29T11:58:00Z">
        <w:r w:rsidRPr="003107C1" w:rsidDel="003107C1">
          <w:rPr>
            <w:rFonts w:ascii="Times New Roman" w:eastAsia="Times New Roman" w:hAnsi="Times New Roman" w:cs="Times New Roman"/>
            <w:rPrChange w:id="375" w:author="User" w:date="2025-09-29T11:59:00Z">
              <w:rPr>
                <w:shd w:val="clear" w:color="auto" w:fill="FFFF00"/>
              </w:rPr>
            </w:rPrChange>
          </w:rPr>
          <w:delText xml:space="preserve"> </w:delText>
        </w:r>
      </w:del>
      <w:ins w:id="376" w:author="Autor desconhecido" w:date="2025-09-27T20:35:00Z">
        <w:del w:id="377" w:author="User" w:date="2025-09-29T11:59:00Z">
          <w:r w:rsidRPr="003107C1" w:rsidDel="003107C1">
            <w:rPr>
              <w:rFonts w:ascii="Times New Roman" w:eastAsia="Times New Roman" w:hAnsi="Times New Roman" w:cs="Times New Roman"/>
              <w:rPrChange w:id="378" w:author="User" w:date="2025-09-29T11:59:00Z">
                <w:rPr>
                  <w:rFonts w:ascii="Times New Roman" w:eastAsia="Times New Roman" w:hAnsi="Times New Roman" w:cs="Times New Roman"/>
                  <w:color w:val="000000"/>
                  <w:shd w:val="clear" w:color="auto" w:fill="FFFF00"/>
                </w:rPr>
              </w:rPrChange>
            </w:rPr>
            <w:delText xml:space="preserve"> </w:delText>
          </w:r>
        </w:del>
        <w:r w:rsidRPr="003107C1">
          <w:rPr>
            <w:rFonts w:ascii="Times New Roman" w:eastAsia="Times New Roman" w:hAnsi="Times New Roman" w:cs="Times New Roman"/>
            <w:rPrChange w:id="379" w:author="User" w:date="2025-09-29T11:59:00Z">
              <w:rPr>
                <w:rFonts w:ascii="Times New Roman" w:hAnsi="Times New Roman"/>
                <w:shd w:val="clear" w:color="auto" w:fill="8DFF00"/>
              </w:rPr>
            </w:rPrChange>
          </w:rPr>
          <w:t xml:space="preserve">Dentre as variáveis de força, a literatura sugere que a estabilidade no </w:t>
        </w:r>
        <w:r w:rsidRPr="003107C1">
          <w:rPr>
            <w:rFonts w:ascii="Times New Roman" w:eastAsia="Times New Roman" w:hAnsi="Times New Roman" w:cs="Times New Roman"/>
            <w:i/>
            <w:iCs/>
            <w:rPrChange w:id="380" w:author="User" w:date="2025-09-29T12:00:00Z">
              <w:rPr>
                <w:rFonts w:ascii="Times New Roman" w:hAnsi="Times New Roman"/>
                <w:i/>
                <w:iCs/>
                <w:shd w:val="clear" w:color="auto" w:fill="8DFF00"/>
              </w:rPr>
            </w:rPrChange>
          </w:rPr>
          <w:t>HS</w:t>
        </w:r>
        <w:r w:rsidRPr="003107C1">
          <w:rPr>
            <w:rFonts w:ascii="Times New Roman" w:eastAsia="Times New Roman" w:hAnsi="Times New Roman" w:cs="Times New Roman"/>
            <w:rPrChange w:id="381" w:author="User" w:date="2025-09-29T11:59:00Z">
              <w:rPr>
                <w:rFonts w:ascii="Times New Roman" w:hAnsi="Times New Roman"/>
                <w:shd w:val="clear" w:color="auto" w:fill="8DFF00"/>
              </w:rPr>
            </w:rPrChange>
          </w:rPr>
          <w:t xml:space="preserve"> 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[10]. Evidências também indicam que a força relativa no </w:t>
        </w:r>
        <w:r w:rsidRPr="003107C1">
          <w:rPr>
            <w:rFonts w:ascii="Times New Roman" w:eastAsia="Times New Roman" w:hAnsi="Times New Roman" w:cs="Times New Roman"/>
            <w:i/>
            <w:iCs/>
            <w:rPrChange w:id="382" w:author="User" w:date="2025-09-29T11:59:00Z">
              <w:rPr>
                <w:rFonts w:ascii="Times New Roman" w:hAnsi="Times New Roman"/>
                <w:i/>
                <w:iCs/>
                <w:shd w:val="clear" w:color="auto" w:fill="8DFF00"/>
              </w:rPr>
            </w:rPrChange>
          </w:rPr>
          <w:t>shoulder</w:t>
        </w:r>
        <w:r w:rsidRPr="003107C1">
          <w:rPr>
            <w:rFonts w:ascii="Times New Roman" w:eastAsia="Times New Roman" w:hAnsi="Times New Roman" w:cs="Times New Roman"/>
            <w:rPrChange w:id="383" w:author="User" w:date="2025-09-29T11:59:00Z">
              <w:rPr>
                <w:rFonts w:ascii="Times New Roman" w:hAnsi="Times New Roman"/>
                <w:shd w:val="clear" w:color="auto" w:fill="8DFF00"/>
              </w:rPr>
            </w:rPrChange>
          </w:rPr>
          <w:t xml:space="preserve"> </w:t>
        </w:r>
        <w:r w:rsidRPr="003107C1">
          <w:rPr>
            <w:rFonts w:ascii="Times New Roman" w:eastAsia="Times New Roman" w:hAnsi="Times New Roman" w:cs="Times New Roman"/>
            <w:i/>
            <w:iCs/>
            <w:rPrChange w:id="384" w:author="User" w:date="2025-09-29T11:59:00Z">
              <w:rPr>
                <w:rFonts w:ascii="Times New Roman" w:hAnsi="Times New Roman"/>
                <w:i/>
                <w:iCs/>
                <w:shd w:val="clear" w:color="auto" w:fill="8DFF00"/>
              </w:rPr>
            </w:rPrChange>
          </w:rPr>
          <w:t>press</w:t>
        </w:r>
        <w:r w:rsidRPr="003107C1">
          <w:rPr>
            <w:rFonts w:ascii="Times New Roman" w:eastAsia="Times New Roman" w:hAnsi="Times New Roman" w:cs="Times New Roman"/>
            <w:rPrChange w:id="385" w:author="User" w:date="2025-09-29T11:59:00Z">
              <w:rPr>
                <w:rFonts w:ascii="Times New Roman" w:hAnsi="Times New Roman"/>
                <w:shd w:val="clear" w:color="auto" w:fill="8DFF00"/>
              </w:rPr>
            </w:rPrChange>
          </w:rPr>
          <w:t xml:space="preserve">, quando ajustada à massa corporal, apresenta correlação com o desempenho no </w:t>
        </w:r>
        <w:r w:rsidRPr="003107C1">
          <w:rPr>
            <w:rFonts w:ascii="Times New Roman" w:eastAsia="Times New Roman" w:hAnsi="Times New Roman" w:cs="Times New Roman"/>
            <w:i/>
            <w:iCs/>
            <w:rPrChange w:id="386" w:author="User" w:date="2025-09-29T11:59:00Z">
              <w:rPr>
                <w:rFonts w:ascii="Times New Roman" w:hAnsi="Times New Roman"/>
                <w:i/>
                <w:iCs/>
                <w:shd w:val="clear" w:color="auto" w:fill="8DFF00"/>
              </w:rPr>
            </w:rPrChange>
          </w:rPr>
          <w:t>strict</w:t>
        </w:r>
        <w:r w:rsidRPr="003107C1">
          <w:rPr>
            <w:rFonts w:ascii="Times New Roman" w:eastAsia="Times New Roman" w:hAnsi="Times New Roman" w:cs="Times New Roman"/>
            <w:rPrChange w:id="387" w:author="User" w:date="2025-09-29T11:59:00Z">
              <w:rPr>
                <w:rFonts w:ascii="Times New Roman" w:hAnsi="Times New Roman"/>
                <w:shd w:val="clear" w:color="auto" w:fill="8DFF00"/>
              </w:rPr>
            </w:rPrChange>
          </w:rPr>
          <w:t xml:space="preserve"> </w:t>
        </w:r>
        <w:r w:rsidRPr="003107C1">
          <w:rPr>
            <w:rFonts w:ascii="Times New Roman" w:eastAsia="Times New Roman" w:hAnsi="Times New Roman" w:cs="Times New Roman"/>
            <w:i/>
            <w:iCs/>
            <w:rPrChange w:id="388" w:author="User" w:date="2025-09-29T11:59:00Z">
              <w:rPr>
                <w:rFonts w:ascii="Times New Roman" w:hAnsi="Times New Roman"/>
                <w:i/>
                <w:iCs/>
                <w:shd w:val="clear" w:color="auto" w:fill="8DFF00"/>
              </w:rPr>
            </w:rPrChange>
          </w:rPr>
          <w:t>handstand</w:t>
        </w:r>
        <w:r w:rsidRPr="003107C1">
          <w:rPr>
            <w:rFonts w:ascii="Times New Roman" w:eastAsia="Times New Roman" w:hAnsi="Times New Roman" w:cs="Times New Roman"/>
            <w:rPrChange w:id="389" w:author="User" w:date="2025-09-29T11:59:00Z">
              <w:rPr>
                <w:rFonts w:ascii="Times New Roman" w:hAnsi="Times New Roman"/>
                <w:shd w:val="clear" w:color="auto" w:fill="8DFF00"/>
              </w:rPr>
            </w:rPrChange>
          </w:rPr>
          <w:t xml:space="preserve"> </w:t>
        </w:r>
        <w:r w:rsidRPr="003107C1">
          <w:rPr>
            <w:rFonts w:ascii="Times New Roman" w:eastAsia="Times New Roman" w:hAnsi="Times New Roman" w:cs="Times New Roman"/>
            <w:i/>
            <w:iCs/>
            <w:rPrChange w:id="390" w:author="User" w:date="2025-09-29T11:59:00Z">
              <w:rPr>
                <w:rFonts w:ascii="Times New Roman" w:hAnsi="Times New Roman"/>
                <w:i/>
                <w:iCs/>
                <w:shd w:val="clear" w:color="auto" w:fill="8DFF00"/>
              </w:rPr>
            </w:rPrChange>
          </w:rPr>
          <w:t>push</w:t>
        </w:r>
        <w:r w:rsidRPr="003107C1">
          <w:rPr>
            <w:rFonts w:ascii="Times New Roman" w:eastAsia="Times New Roman" w:hAnsi="Times New Roman" w:cs="Times New Roman"/>
            <w:i/>
            <w:iCs/>
            <w:rPrChange w:id="391" w:author="User" w:date="2025-09-29T11:59:00Z">
              <w:rPr>
                <w:rFonts w:ascii="Times New Roman" w:hAnsi="Times New Roman"/>
                <w:shd w:val="clear" w:color="auto" w:fill="8DFF00"/>
              </w:rPr>
            </w:rPrChange>
          </w:rPr>
          <w:t>-</w:t>
        </w:r>
        <w:r w:rsidRPr="003107C1">
          <w:rPr>
            <w:rFonts w:ascii="Times New Roman" w:eastAsia="Times New Roman" w:hAnsi="Times New Roman" w:cs="Times New Roman"/>
            <w:i/>
            <w:iCs/>
            <w:rPrChange w:id="392" w:author="User" w:date="2025-09-29T11:59:00Z">
              <w:rPr>
                <w:rFonts w:ascii="Times New Roman" w:hAnsi="Times New Roman"/>
                <w:i/>
                <w:iCs/>
                <w:shd w:val="clear" w:color="auto" w:fill="8DFF00"/>
              </w:rPr>
            </w:rPrChange>
          </w:rPr>
          <w:t>up</w:t>
        </w:r>
        <w:r w:rsidRPr="003107C1">
          <w:rPr>
            <w:rFonts w:ascii="Times New Roman" w:eastAsia="Times New Roman" w:hAnsi="Times New Roman" w:cs="Times New Roman"/>
            <w:rPrChange w:id="393" w:author="User" w:date="2025-09-29T11:59:00Z">
              <w:rPr>
                <w:rFonts w:ascii="Times New Roman" w:hAnsi="Times New Roman"/>
                <w:shd w:val="clear" w:color="auto" w:fill="8DFF00"/>
              </w:rPr>
            </w:rPrChange>
          </w:rPr>
          <w:t xml:space="preserve">, sugerindo que a força de empurrar acima da cabeça pode estar diretamente associada à estabilidade do ombro durante o </w:t>
        </w:r>
        <w:r w:rsidRPr="003107C1">
          <w:rPr>
            <w:rFonts w:ascii="Times New Roman" w:eastAsia="Times New Roman" w:hAnsi="Times New Roman" w:cs="Times New Roman"/>
            <w:i/>
            <w:iCs/>
            <w:rPrChange w:id="394" w:author="User" w:date="2025-09-29T12:00:00Z">
              <w:rPr>
                <w:rFonts w:ascii="Times New Roman" w:hAnsi="Times New Roman"/>
                <w:i/>
                <w:iCs/>
                <w:shd w:val="clear" w:color="auto" w:fill="8DFF00"/>
              </w:rPr>
            </w:rPrChange>
          </w:rPr>
          <w:t>HS</w:t>
        </w:r>
        <w:r w:rsidRPr="003107C1">
          <w:rPr>
            <w:rFonts w:ascii="Times New Roman" w:eastAsia="Times New Roman" w:hAnsi="Times New Roman" w:cs="Times New Roman"/>
            <w:rPrChange w:id="395" w:author="User" w:date="2025-09-29T11:59:00Z">
              <w:rPr>
                <w:rFonts w:ascii="Times New Roman" w:hAnsi="Times New Roman"/>
                <w:shd w:val="clear" w:color="auto" w:fill="8DFF00"/>
              </w:rPr>
            </w:rPrChange>
          </w:rPr>
          <w:t xml:space="preserve"> [21]. Além da força máxima, a resistência muscular tem sido apontada como fator limitante para a estabilidade prolongada, visto que a fadiga dos membros superiores compromete a capacidade de manter ajustes posturais finos [14]. Nesse sentido, estudos já demonstraram correlação significativa entre a força de empurrar de membros superiores, avaliada por meio de testes de </w:t>
        </w:r>
        <w:r w:rsidRPr="003107C1">
          <w:rPr>
            <w:rFonts w:ascii="Times New Roman" w:eastAsia="Times New Roman" w:hAnsi="Times New Roman" w:cs="Times New Roman"/>
            <w:i/>
            <w:iCs/>
            <w:rPrChange w:id="396" w:author="User" w:date="2025-09-29T12:00:00Z">
              <w:rPr>
                <w:rFonts w:ascii="Times New Roman" w:hAnsi="Times New Roman"/>
                <w:shd w:val="clear" w:color="auto" w:fill="8DFF00"/>
              </w:rPr>
            </w:rPrChange>
          </w:rPr>
          <w:t>push</w:t>
        </w:r>
        <w:r w:rsidRPr="003107C1">
          <w:rPr>
            <w:rFonts w:ascii="Times New Roman" w:eastAsia="Times New Roman" w:hAnsi="Times New Roman" w:cs="Times New Roman"/>
            <w:rPrChange w:id="397" w:author="User" w:date="2025-09-29T11:59:00Z">
              <w:rPr>
                <w:rFonts w:ascii="Times New Roman" w:hAnsi="Times New Roman"/>
                <w:shd w:val="clear" w:color="auto" w:fill="8DFF00"/>
              </w:rPr>
            </w:rPrChange>
          </w:rPr>
          <w:t>-</w:t>
        </w:r>
        <w:r w:rsidRPr="003107C1">
          <w:rPr>
            <w:rFonts w:ascii="Times New Roman" w:eastAsia="Times New Roman" w:hAnsi="Times New Roman" w:cs="Times New Roman"/>
            <w:i/>
            <w:iCs/>
            <w:rPrChange w:id="398" w:author="User" w:date="2025-09-29T12:00:00Z">
              <w:rPr>
                <w:rFonts w:ascii="Times New Roman" w:hAnsi="Times New Roman"/>
                <w:shd w:val="clear" w:color="auto" w:fill="8DFF00"/>
              </w:rPr>
            </w:rPrChange>
          </w:rPr>
          <w:t>ups</w:t>
        </w:r>
        <w:r w:rsidRPr="003107C1">
          <w:rPr>
            <w:rFonts w:ascii="Times New Roman" w:eastAsia="Times New Roman" w:hAnsi="Times New Roman" w:cs="Times New Roman"/>
            <w:rPrChange w:id="399" w:author="User" w:date="2025-09-29T11:59:00Z">
              <w:rPr>
                <w:rFonts w:ascii="Times New Roman" w:hAnsi="Times New Roman"/>
                <w:shd w:val="clear" w:color="auto" w:fill="8DFF00"/>
              </w:rPr>
            </w:rPrChange>
          </w:rPr>
          <w:t xml:space="preserve"> máximas em um minuto, e o tempo de sustentação no </w:t>
        </w:r>
        <w:r w:rsidRPr="003107C1">
          <w:rPr>
            <w:rFonts w:ascii="Times New Roman" w:eastAsia="Times New Roman" w:hAnsi="Times New Roman" w:cs="Times New Roman"/>
            <w:i/>
            <w:iCs/>
            <w:rPrChange w:id="400" w:author="User" w:date="2025-09-29T12:00:00Z">
              <w:rPr>
                <w:rFonts w:ascii="Times New Roman" w:hAnsi="Times New Roman"/>
                <w:shd w:val="clear" w:color="auto" w:fill="8DFF00"/>
              </w:rPr>
            </w:rPrChange>
          </w:rPr>
          <w:t>HS</w:t>
        </w:r>
        <w:r w:rsidRPr="003107C1">
          <w:rPr>
            <w:rFonts w:ascii="Times New Roman" w:eastAsia="Times New Roman" w:hAnsi="Times New Roman" w:cs="Times New Roman"/>
            <w:rPrChange w:id="401" w:author="User" w:date="2025-09-29T11:59:00Z">
              <w:rPr>
                <w:rFonts w:ascii="Times New Roman" w:hAnsi="Times New Roman"/>
                <w:shd w:val="clear" w:color="auto" w:fill="8DFF00"/>
              </w:rPr>
            </w:rPrChange>
          </w:rPr>
          <w:t xml:space="preserve"> em ginastas jovens [22]</w:t>
        </w:r>
        <w:r w:rsidRPr="003107C1">
          <w:rPr>
            <w:rFonts w:ascii="Times New Roman" w:eastAsia="Times New Roman" w:hAnsi="Times New Roman" w:cs="Times New Roman"/>
            <w:rPrChange w:id="402" w:author="User" w:date="2025-09-29T11:59:00Z">
              <w:rPr>
                <w:shd w:val="clear" w:color="auto" w:fill="8DFF00"/>
              </w:rPr>
            </w:rPrChange>
          </w:rPr>
          <w:t xml:space="preserve">. </w:t>
        </w:r>
      </w:ins>
      <w:r w:rsidRPr="003107C1">
        <w:rPr>
          <w:rFonts w:ascii="Times New Roman" w:eastAsia="Times New Roman" w:hAnsi="Times New Roman" w:cs="Times New Roman"/>
          <w:rPrChange w:id="403" w:author="User" w:date="2025-09-29T11:59:00Z">
            <w:rPr>
              <w:shd w:val="clear" w:color="auto" w:fill="8DFF00"/>
            </w:rPr>
          </w:rPrChange>
        </w:rPr>
        <w:t>No entanto, nenhum estudo correlacionou ainda resistência a fadiga com capacidade máxima de força e outras variáveis de controle e conformação postural.</w:t>
      </w:r>
    </w:p>
    <w:p w14:paraId="3D86E379" w14:textId="218E55C4" w:rsidR="00922388" w:rsidRPr="003107C1" w:rsidRDefault="00854586">
      <w:pPr>
        <w:spacing w:line="360" w:lineRule="auto"/>
        <w:ind w:firstLine="426"/>
        <w:rPr>
          <w:rFonts w:ascii="Times New Roman" w:eastAsia="Times New Roman" w:hAnsi="Times New Roman" w:cs="Times New Roman"/>
          <w:rPrChange w:id="404" w:author="User" w:date="2025-09-29T12:00:00Z">
            <w:rPr>
              <w:rFonts w:ascii="Times New Roman" w:eastAsia="Times New Roman" w:hAnsi="Times New Roman" w:cs="Times New Roman"/>
              <w:color w:val="000000"/>
            </w:rPr>
          </w:rPrChange>
        </w:rPr>
      </w:pPr>
      <w:ins w:id="405" w:author="Autor desconhecido" w:date="2025-09-27T20:43:00Z">
        <w:del w:id="406" w:author="User" w:date="2025-09-29T12:00:00Z">
          <w:r w:rsidRPr="003107C1" w:rsidDel="003107C1">
            <w:rPr>
              <w:rFonts w:ascii="Times New Roman" w:eastAsia="Times New Roman" w:hAnsi="Times New Roman" w:cs="Times New Roman"/>
              <w:rPrChange w:id="407" w:author="User" w:date="2025-09-29T12:00:00Z">
                <w:rPr>
                  <w:rFonts w:ascii="Times New Roman" w:eastAsia="Times New Roman" w:hAnsi="Times New Roman" w:cs="Times New Roman"/>
                  <w:color w:val="000000"/>
                </w:rPr>
              </w:rPrChange>
            </w:rPr>
            <w:delText>{</w:delText>
          </w:r>
        </w:del>
      </w:ins>
      <w:del w:id="408" w:author="User" w:date="2025-09-29T12:00:00Z">
        <w:r w:rsidRPr="003107C1" w:rsidDel="003107C1">
          <w:rPr>
            <w:rFonts w:ascii="Times New Roman" w:eastAsia="Times New Roman" w:hAnsi="Times New Roman" w:cs="Times New Roman"/>
            <w:rPrChange w:id="409" w:author="User" w:date="2025-09-29T12:00:00Z">
              <w:rPr/>
            </w:rPrChange>
          </w:rPr>
          <w:delText>As variáveis antropométricas, como o comprimento dos membros, a</w:delText>
        </w:r>
        <w:r w:rsidRPr="003107C1" w:rsidDel="003107C1">
          <w:rPr>
            <w:rFonts w:ascii="Times New Roman" w:eastAsia="Times New Roman" w:hAnsi="Times New Roman" w:cs="Times New Roman"/>
            <w:rPrChange w:id="410" w:author="User" w:date="2025-09-29T12:00:00Z">
              <w:rPr>
                <w:b/>
                <w:shd w:val="clear" w:color="auto" w:fill="FFFF00"/>
              </w:rPr>
            </w:rPrChange>
          </w:rPr>
          <w:delText xml:space="preserve"> </w:delText>
        </w:r>
        <w:r w:rsidRPr="003107C1" w:rsidDel="003107C1">
          <w:rPr>
            <w:rFonts w:ascii="Times New Roman" w:eastAsia="Times New Roman" w:hAnsi="Times New Roman" w:cs="Times New Roman"/>
            <w:rPrChange w:id="411" w:author="User" w:date="2025-09-29T12:00:00Z">
              <w:rPr>
                <w:shd w:val="clear" w:color="auto" w:fill="FFFF00"/>
              </w:rPr>
            </w:rPrChange>
          </w:rPr>
          <w:delText>altura do CoM</w:delText>
        </w:r>
        <w:r w:rsidRPr="003107C1" w:rsidDel="003107C1">
          <w:rPr>
            <w:rFonts w:ascii="Times New Roman" w:eastAsia="Times New Roman" w:hAnsi="Times New Roman" w:cs="Times New Roman"/>
            <w:rPrChange w:id="412" w:author="User" w:date="2025-09-29T12:00:00Z">
              <w:rPr>
                <w:b/>
                <w:shd w:val="clear" w:color="auto" w:fill="FFFF00"/>
              </w:rPr>
            </w:rPrChange>
          </w:rPr>
          <w:delText xml:space="preserve"> </w:delText>
        </w:r>
        <w:r w:rsidRPr="003107C1" w:rsidDel="003107C1">
          <w:rPr>
            <w:rFonts w:ascii="Times New Roman" w:eastAsia="Times New Roman" w:hAnsi="Times New Roman" w:cs="Times New Roman"/>
            <w:rPrChange w:id="413" w:author="User" w:date="2025-09-29T12:00:00Z">
              <w:rPr>
                <w:shd w:val="clear" w:color="auto" w:fill="FFFF00"/>
              </w:rPr>
            </w:rPrChange>
          </w:rPr>
          <w:delText>e a</w:delText>
        </w:r>
        <w:r w:rsidRPr="003107C1" w:rsidDel="003107C1">
          <w:rPr>
            <w:rFonts w:ascii="Times New Roman" w:eastAsia="Times New Roman" w:hAnsi="Times New Roman" w:cs="Times New Roman"/>
            <w:rPrChange w:id="414" w:author="User" w:date="2025-09-29T12:00:00Z">
              <w:rPr>
                <w:b/>
                <w:shd w:val="clear" w:color="auto" w:fill="FFFF00"/>
              </w:rPr>
            </w:rPrChange>
          </w:rPr>
          <w:delText xml:space="preserve"> </w:delText>
        </w:r>
        <w:r w:rsidRPr="003107C1" w:rsidDel="003107C1">
          <w:rPr>
            <w:rFonts w:ascii="Times New Roman" w:eastAsia="Times New Roman" w:hAnsi="Times New Roman" w:cs="Times New Roman"/>
            <w:rPrChange w:id="415" w:author="User" w:date="2025-09-29T12:00:00Z">
              <w:rPr>
                <w:shd w:val="clear" w:color="auto" w:fill="FFFF00"/>
              </w:rPr>
            </w:rPrChange>
          </w:rPr>
          <w:delText xml:space="preserve">composição corporal, também serão consideradas pela sua potencial influência sobre a estabilidade e a eficiência motora na </w:delText>
        </w:r>
        <w:r w:rsidRPr="003107C1" w:rsidDel="003107C1">
          <w:rPr>
            <w:rFonts w:ascii="Times New Roman" w:eastAsia="Times New Roman" w:hAnsi="Times New Roman" w:cs="Times New Roman"/>
            <w:rPrChange w:id="416" w:author="User" w:date="2025-09-29T12:00:00Z">
              <w:rPr>
                <w:i/>
                <w:shd w:val="clear" w:color="auto" w:fill="FFFF00"/>
              </w:rPr>
            </w:rPrChange>
          </w:rPr>
          <w:delText>HS</w:delText>
        </w:r>
        <w:r w:rsidRPr="003107C1" w:rsidDel="003107C1">
          <w:rPr>
            <w:rFonts w:ascii="Times New Roman" w:eastAsia="Times New Roman" w:hAnsi="Times New Roman" w:cs="Times New Roman"/>
            <w:rPrChange w:id="417" w:author="User" w:date="2025-09-29T12:00:00Z">
              <w:rPr>
                <w:shd w:val="clear" w:color="auto" w:fill="FFFF00"/>
              </w:rPr>
            </w:rPrChange>
          </w:rPr>
          <w:delText xml:space="preserve"> [23]. </w:delText>
        </w:r>
      </w:del>
      <w:ins w:id="418" w:author="Autor desconhecido" w:date="2025-09-27T20:43:00Z">
        <w:del w:id="419" w:author="User" w:date="2025-09-29T12:00:00Z">
          <w:r w:rsidRPr="003107C1" w:rsidDel="003107C1">
            <w:rPr>
              <w:rFonts w:ascii="Times New Roman" w:eastAsia="Times New Roman" w:hAnsi="Times New Roman" w:cs="Times New Roman"/>
              <w:rPrChange w:id="420" w:author="User" w:date="2025-09-29T12:00:00Z">
                <w:rPr>
                  <w:rFonts w:ascii="Times New Roman" w:eastAsia="Times New Roman" w:hAnsi="Times New Roman" w:cs="Times New Roman"/>
                  <w:color w:val="000000"/>
                </w:rPr>
              </w:rPrChange>
            </w:rPr>
            <w:delText xml:space="preserve">} </w:delText>
          </w:r>
        </w:del>
        <w:r w:rsidRPr="003107C1">
          <w:rPr>
            <w:rFonts w:ascii="Times New Roman" w:eastAsia="Times New Roman" w:hAnsi="Times New Roman" w:cs="Times New Roman"/>
            <w:rPrChange w:id="421" w:author="User" w:date="2025-09-29T12:00:00Z">
              <w:rPr>
                <w:rFonts w:ascii="Times New Roman" w:hAnsi="Times New Roman"/>
                <w:shd w:val="clear" w:color="auto" w:fill="8DFF00"/>
              </w:rPr>
            </w:rPrChange>
          </w:rPr>
          <w:t>As variáveis antropométricas, como o comprimento dos membros, a altura do centro de massa (CoM) e a composição corporal, têm sido apontadas pela literatura como potenciais influenciadoras da estabilidade</w:t>
        </w:r>
        <w:r w:rsidRPr="003107C1">
          <w:rPr>
            <w:rFonts w:ascii="Times New Roman" w:eastAsia="Times New Roman" w:hAnsi="Times New Roman" w:cs="Times New Roman"/>
            <w:rPrChange w:id="422" w:author="User" w:date="2025-09-29T12:00:00Z">
              <w:rPr>
                <w:shd w:val="clear" w:color="auto" w:fill="8DFF00"/>
              </w:rPr>
            </w:rPrChange>
          </w:rPr>
          <w:t xml:space="preserve"> </w:t>
        </w:r>
      </w:ins>
      <w:r w:rsidRPr="003107C1">
        <w:rPr>
          <w:rFonts w:ascii="Times New Roman" w:eastAsia="Times New Roman" w:hAnsi="Times New Roman" w:cs="Times New Roman"/>
          <w:rPrChange w:id="423" w:author="User" w:date="2025-09-29T12:00:00Z">
            <w:rPr>
              <w:shd w:val="clear" w:color="auto" w:fill="8DFF00"/>
            </w:rPr>
          </w:rPrChange>
        </w:rPr>
        <w:t>[23</w:t>
      </w:r>
      <w:del w:id="424" w:author="User" w:date="2025-09-29T12:00:00Z">
        <w:r w:rsidRPr="003107C1" w:rsidDel="003107C1">
          <w:rPr>
            <w:rFonts w:ascii="Times New Roman" w:eastAsia="Times New Roman" w:hAnsi="Times New Roman" w:cs="Times New Roman"/>
            <w:rPrChange w:id="425" w:author="User" w:date="2025-09-29T12:00:00Z">
              <w:rPr>
                <w:shd w:val="clear" w:color="auto" w:fill="8DFF00"/>
              </w:rPr>
            </w:rPrChange>
          </w:rPr>
          <w:delText>].</w:delText>
        </w:r>
      </w:del>
      <w:ins w:id="426" w:author="Autor desconhecido" w:date="2025-09-27T20:47:00Z">
        <w:del w:id="427" w:author="User" w:date="2025-09-29T12:00:00Z">
          <w:r w:rsidRPr="003107C1" w:rsidDel="003107C1">
            <w:rPr>
              <w:rFonts w:ascii="Times New Roman" w:eastAsia="Times New Roman" w:hAnsi="Times New Roman" w:cs="Times New Roman"/>
              <w:rPrChange w:id="428" w:author="User" w:date="2025-09-29T12:00:00Z">
                <w:rPr>
                  <w:rFonts w:ascii="Times New Roman" w:eastAsia="Times New Roman" w:hAnsi="Times New Roman" w:cs="Times New Roman"/>
                  <w:color w:val="000000"/>
                  <w:shd w:val="clear" w:color="auto" w:fill="8DFF00"/>
                </w:rPr>
              </w:rPrChange>
            </w:rPr>
            <w:delText>{</w:delText>
          </w:r>
        </w:del>
      </w:ins>
      <w:del w:id="429" w:author="User" w:date="2025-09-29T12:00:00Z">
        <w:r w:rsidRPr="003107C1" w:rsidDel="003107C1">
          <w:rPr>
            <w:rFonts w:ascii="Times New Roman" w:eastAsia="Times New Roman" w:hAnsi="Times New Roman" w:cs="Times New Roman"/>
            <w:rPrChange w:id="430" w:author="User" w:date="2025-09-29T12:00:00Z">
              <w:rPr>
                <w:shd w:val="clear" w:color="auto" w:fill="FFFF00"/>
              </w:rPr>
            </w:rPrChange>
          </w:rPr>
          <w:delText xml:space="preserve">Alterações nas proporções corporais modificam a relação entre CoM e a base de suporte, impactando diretamente as demandas de controle postural [24]. Membros superiores mais longos funcionariam como alavancas mecânicas mais eficientes, onde pequenos movimentos de punho ou ombro (pequenos ângulos) resultam em deslocamentos significativos do CoM. Isso permitiria correções posturais mais precisas, econômicas e com menor amplitude de movimento. Além disso, poderiam permitir uma base de apoio mais ampla, conferindo maior estabilidade mediolateral [25], [26]. Enquanto que membros inferiores mais longos elevam a altura do CoM e aumentam o braço de momento gravitacional, exigindo correções posturais mais frequentes e precisas [27]. </w:delText>
        </w:r>
        <w:commentRangeStart w:id="431"/>
        <w:r w:rsidRPr="003107C1" w:rsidDel="003107C1">
          <w:rPr>
            <w:rFonts w:ascii="Times New Roman" w:eastAsia="Times New Roman" w:hAnsi="Times New Roman" w:cs="Times New Roman"/>
            <w:rPrChange w:id="432" w:author="User" w:date="2025-09-29T12:00:00Z">
              <w:rPr>
                <w:shd w:val="clear" w:color="auto" w:fill="FFFF00"/>
              </w:rPr>
            </w:rPrChange>
          </w:rPr>
          <w:delText xml:space="preserve">A análise da composição corporal </w:delText>
        </w:r>
        <w:commentRangeEnd w:id="431"/>
        <w:r w:rsidRPr="003107C1" w:rsidDel="003107C1">
          <w:rPr>
            <w:rFonts w:ascii="Times New Roman" w:eastAsia="Times New Roman" w:hAnsi="Times New Roman" w:cs="Times New Roman"/>
            <w:rPrChange w:id="433" w:author="User" w:date="2025-09-29T12:00:00Z">
              <w:rPr/>
            </w:rPrChange>
          </w:rPr>
          <w:commentReference w:id="431"/>
        </w:r>
        <w:r w:rsidRPr="003107C1" w:rsidDel="003107C1">
          <w:rPr>
            <w:rFonts w:ascii="Times New Roman" w:eastAsia="Times New Roman" w:hAnsi="Times New Roman" w:cs="Times New Roman"/>
            <w:rPrChange w:id="434" w:author="User" w:date="2025-09-29T12:00:00Z">
              <w:rPr>
                <w:shd w:val="clear" w:color="auto" w:fill="FFFF00"/>
              </w:rPr>
            </w:rPrChange>
          </w:rPr>
          <w:delText>poderá indicar se uma maior massa muscular, sobretudo em membro superiores, favoreceria a força de sustentação, ou maior adiposidade aumentaria a inércia corporal, com efeitos opostos sobre a estabilidade [6].</w:delText>
        </w:r>
      </w:del>
      <w:ins w:id="435" w:author="Autor desconhecido" w:date="2025-09-27T20:47:00Z">
        <w:del w:id="436" w:author="User" w:date="2025-09-29T12:00:00Z">
          <w:r w:rsidRPr="003107C1" w:rsidDel="003107C1">
            <w:rPr>
              <w:rFonts w:ascii="Times New Roman" w:eastAsia="Times New Roman" w:hAnsi="Times New Roman" w:cs="Times New Roman"/>
              <w:rPrChange w:id="437" w:author="User" w:date="2025-09-29T12:00:00Z">
                <w:rPr>
                  <w:rFonts w:ascii="Times New Roman" w:eastAsia="Times New Roman" w:hAnsi="Times New Roman" w:cs="Times New Roman"/>
                  <w:color w:val="000000"/>
                  <w:shd w:val="clear" w:color="auto" w:fill="FFFF00"/>
                </w:rPr>
              </w:rPrChange>
            </w:rPr>
            <w:delText xml:space="preserve">} </w:delText>
          </w:r>
        </w:del>
      </w:ins>
      <w:ins w:id="438" w:author="User" w:date="2025-09-29T12:00:00Z">
        <w:r w:rsidR="003107C1" w:rsidRPr="003107C1">
          <w:rPr>
            <w:rFonts w:ascii="Times New Roman" w:eastAsia="Times New Roman" w:hAnsi="Times New Roman" w:cs="Times New Roman"/>
            <w:rPrChange w:id="439" w:author="User" w:date="2025-09-29T12:00:00Z">
              <w:rPr>
                <w:rFonts w:ascii="Times New Roman" w:eastAsia="Times New Roman" w:hAnsi="Times New Roman" w:cs="Times New Roman"/>
                <w:color w:val="000000"/>
                <w:shd w:val="clear" w:color="auto" w:fill="FFFF00"/>
              </w:rPr>
            </w:rPrChange>
          </w:rPr>
          <w:t xml:space="preserve">]. </w:t>
        </w:r>
      </w:ins>
      <w:r w:rsidRPr="003107C1">
        <w:rPr>
          <w:rFonts w:ascii="Times New Roman" w:eastAsia="Times New Roman" w:hAnsi="Times New Roman" w:cs="Times New Roman"/>
          <w:rPrChange w:id="440" w:author="User" w:date="2025-09-29T12:00:00Z">
            <w:rPr>
              <w:shd w:val="clear" w:color="auto" w:fill="8DFF00"/>
            </w:rPr>
          </w:rPrChange>
        </w:rPr>
        <w:t>Membros superiores mais longos podem atuar como alavancas mecânicas mais eficientes, pois pequenos movimentos articulares em punho ou ombro (pequenos ângulos) resultam em deslocamentos significativos do CoM</w:t>
      </w:r>
      <w:ins w:id="441" w:author="User" w:date="2025-09-29T12:01:00Z">
        <w:r w:rsidR="003107C1">
          <w:rPr>
            <w:rFonts w:ascii="Times New Roman" w:eastAsia="Times New Roman" w:hAnsi="Times New Roman" w:cs="Times New Roman"/>
          </w:rPr>
          <w:t xml:space="preserve">, </w:t>
        </w:r>
      </w:ins>
      <w:del w:id="442" w:author="User" w:date="2025-09-29T12:01:00Z">
        <w:r w:rsidRPr="003107C1" w:rsidDel="003107C1">
          <w:rPr>
            <w:rFonts w:ascii="Times New Roman" w:eastAsia="Times New Roman" w:hAnsi="Times New Roman" w:cs="Times New Roman"/>
            <w:rPrChange w:id="443" w:author="User" w:date="2025-09-29T12:00:00Z">
              <w:rPr>
                <w:shd w:val="clear" w:color="auto" w:fill="8DFF00"/>
              </w:rPr>
            </w:rPrChange>
          </w:rPr>
          <w:delText xml:space="preserve">, </w:delText>
        </w:r>
      </w:del>
      <w:r w:rsidRPr="003107C1">
        <w:rPr>
          <w:rFonts w:ascii="Times New Roman" w:eastAsia="Times New Roman" w:hAnsi="Times New Roman" w:cs="Times New Roman"/>
          <w:rPrChange w:id="444" w:author="User" w:date="2025-09-29T12:00:00Z">
            <w:rPr>
              <w:shd w:val="clear" w:color="auto" w:fill="8DFF00"/>
            </w:rPr>
          </w:rPrChange>
        </w:rPr>
        <w:t xml:space="preserve">o que potencialmente favorece correções posturais mais precisas e econômicas. Além disso, a maior envergadura poderia ampliar a base de apoio, conferindo ganhos adicionais de estabilidade mediolateral [25], [26].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w:t>
      </w:r>
      <w:r w:rsidRPr="003107C1">
        <w:rPr>
          <w:rFonts w:ascii="Times New Roman" w:eastAsia="Times New Roman" w:hAnsi="Times New Roman" w:cs="Times New Roman"/>
          <w:rPrChange w:id="445" w:author="User" w:date="2025-09-29T12:00:00Z">
            <w:rPr>
              <w:shd w:val="clear" w:color="auto" w:fill="8DFF00"/>
            </w:rPr>
          </w:rPrChange>
        </w:rPr>
        <w:lastRenderedPageBreak/>
        <w:t xml:space="preserve">frequentes e precisos [27]. Quanto à composição corporal, evidências sugerem que maior massa muscular nos membros superiores tende a favorecer a força de sustentação, enquanto níveis mais elevados de adiposidade podem aumentar a inércia corporal e dificultar ajustes finos de equilíbrio [6]. </w:t>
      </w:r>
    </w:p>
    <w:p w14:paraId="5DA232A3" w14:textId="7BC8D064" w:rsidR="00922388" w:rsidRDefault="00854586">
      <w:pPr>
        <w:spacing w:line="360" w:lineRule="auto"/>
        <w:ind w:firstLine="426"/>
        <w:rPr>
          <w:rFonts w:ascii="Times New Roman" w:eastAsia="Times New Roman" w:hAnsi="Times New Roman" w:cs="Times New Roman"/>
        </w:rPr>
      </w:pPr>
      <w:ins w:id="446" w:author="Autor desconhecido" w:date="2025-09-27T20:52:00Z">
        <w:del w:id="447" w:author="User" w:date="2025-09-29T12:01:00Z">
          <w:r w:rsidDel="003107C1">
            <w:rPr>
              <w:rFonts w:ascii="Times New Roman" w:eastAsia="Times New Roman" w:hAnsi="Times New Roman" w:cs="Times New Roman"/>
            </w:rPr>
            <w:delText>{</w:delText>
          </w:r>
        </w:del>
      </w:ins>
      <w:commentRangeStart w:id="448"/>
      <w:del w:id="449" w:author="User" w:date="2025-09-29T12:01:00Z">
        <w:r w:rsidRPr="003107C1" w:rsidDel="003107C1">
          <w:rPr>
            <w:rFonts w:ascii="Times New Roman" w:eastAsia="Times New Roman" w:hAnsi="Times New Roman" w:cs="Times New Roman"/>
            <w:rPrChange w:id="450" w:author="User" w:date="2025-09-29T12:01:00Z">
              <w:rPr/>
            </w:rPrChange>
          </w:rPr>
          <w:delText>Adicionalmente, serão avaliados indicadores de controle</w:delText>
        </w:r>
        <w:r w:rsidRPr="003107C1" w:rsidDel="003107C1">
          <w:rPr>
            <w:rFonts w:ascii="Times New Roman" w:eastAsia="Times New Roman" w:hAnsi="Times New Roman" w:cs="Times New Roman"/>
            <w:rPrChange w:id="451" w:author="User" w:date="2025-09-29T12:01:00Z">
              <w:rPr>
                <w:b/>
                <w:shd w:val="clear" w:color="auto" w:fill="FFFF00"/>
              </w:rPr>
            </w:rPrChange>
          </w:rPr>
          <w:delText xml:space="preserve"> </w:delText>
        </w:r>
        <w:r w:rsidRPr="003107C1" w:rsidDel="003107C1">
          <w:rPr>
            <w:rFonts w:ascii="Times New Roman" w:eastAsia="Times New Roman" w:hAnsi="Times New Roman" w:cs="Times New Roman"/>
            <w:rPrChange w:id="452" w:author="User" w:date="2025-09-29T12:01:00Z">
              <w:rPr>
                <w:shd w:val="clear" w:color="auto" w:fill="FFFF00"/>
              </w:rPr>
            </w:rPrChange>
          </w:rPr>
          <w:delText>postural, como a oscilação e a velocidade média do CoP bem como a complexidade do equilíbrio através de entropia aproximada.</w:delText>
        </w:r>
        <w:r w:rsidDel="003107C1">
          <w:rPr>
            <w:rFonts w:ascii="Times New Roman" w:eastAsia="Times New Roman" w:hAnsi="Times New Roman" w:cs="Times New Roman"/>
          </w:rPr>
          <w:delText xml:space="preserve"> </w:delText>
        </w:r>
        <w:commentRangeEnd w:id="448"/>
        <w:r w:rsidRPr="003107C1" w:rsidDel="003107C1">
          <w:rPr>
            <w:rFonts w:ascii="Times New Roman" w:eastAsia="Times New Roman" w:hAnsi="Times New Roman" w:cs="Times New Roman"/>
            <w:rPrChange w:id="453" w:author="User" w:date="2025-09-29T12:01:00Z">
              <w:rPr/>
            </w:rPrChange>
          </w:rPr>
          <w:commentReference w:id="448"/>
        </w:r>
      </w:del>
      <w:commentRangeStart w:id="454"/>
      <w:commentRangeEnd w:id="454"/>
      <w:ins w:id="455" w:author="Autor desconhecido" w:date="2025-09-27T20:52:00Z">
        <w:del w:id="456" w:author="User" w:date="2025-09-29T12:01:00Z">
          <w:r w:rsidDel="003107C1">
            <w:rPr>
              <w:rFonts w:ascii="Times New Roman" w:eastAsia="Times New Roman" w:hAnsi="Times New Roman" w:cs="Times New Roman"/>
            </w:rPr>
            <w:commentReference w:id="454"/>
          </w:r>
          <w:r w:rsidDel="003107C1">
            <w:rPr>
              <w:rFonts w:ascii="Times New Roman" w:eastAsia="Times New Roman" w:hAnsi="Times New Roman" w:cs="Times New Roman"/>
            </w:rPr>
            <w:delText>}</w:delText>
          </w:r>
        </w:del>
      </w:ins>
      <w:r w:rsidRPr="003107C1">
        <w:rPr>
          <w:rFonts w:ascii="Times New Roman" w:eastAsia="Times New Roman" w:hAnsi="Times New Roman" w:cs="Times New Roman"/>
          <w:rPrChange w:id="457" w:author="User" w:date="2025-09-29T12:01:00Z">
            <w:rPr>
              <w:shd w:val="clear" w:color="auto" w:fill="8DFF00"/>
            </w:rPr>
          </w:rPrChange>
        </w:rPr>
        <w:t xml:space="preserve">Adicionalmente, indicadores de controle postural, como a oscilação e a velocidade média do CoP, bem como a complexidade do equilíbrio avaliada por entropia aproximada, têm sido utilizados para caracterizar a estabilidade </w:t>
      </w:r>
      <w:ins w:id="458" w:author="Autor desconhecido" w:date="2025-09-27T20:53:00Z">
        <w:r w:rsidRPr="003107C1">
          <w:rPr>
            <w:rFonts w:ascii="Times New Roman" w:eastAsia="Times New Roman" w:hAnsi="Times New Roman" w:cs="Times New Roman"/>
            <w:rPrChange w:id="459" w:author="User" w:date="2025-09-29T12:01:00Z">
              <w:rPr>
                <w:rFonts w:ascii="Times New Roman" w:hAnsi="Times New Roman"/>
                <w:shd w:val="clear" w:color="auto" w:fill="8DFF00"/>
              </w:rPr>
            </w:rPrChange>
          </w:rPr>
          <w:t>em</w:t>
        </w:r>
      </w:ins>
      <w:del w:id="460" w:author="Autor desconhecido" w:date="2025-09-27T20:53:00Z">
        <w:r w:rsidRPr="003107C1">
          <w:rPr>
            <w:rFonts w:ascii="Times New Roman" w:eastAsia="Times New Roman" w:hAnsi="Times New Roman" w:cs="Times New Roman"/>
            <w:rPrChange w:id="461" w:author="User" w:date="2025-09-29T12:01:00Z">
              <w:rPr>
                <w:rFonts w:ascii="Times New Roman" w:hAnsi="Times New Roman"/>
                <w:shd w:val="clear" w:color="auto" w:fill="8DFF00"/>
              </w:rPr>
            </w:rPrChange>
          </w:rPr>
          <w:delText>no HS</w:delText>
        </w:r>
      </w:del>
      <w:ins w:id="462" w:author="Autor desconhecido" w:date="2025-09-27T20:53:00Z">
        <w:r w:rsidRPr="003107C1">
          <w:rPr>
            <w:rFonts w:ascii="Times New Roman" w:eastAsia="Times New Roman" w:hAnsi="Times New Roman" w:cs="Times New Roman"/>
            <w:rPrChange w:id="463" w:author="User" w:date="2025-09-29T12:01:00Z">
              <w:rPr>
                <w:rFonts w:ascii="Times New Roman" w:hAnsi="Times New Roman"/>
                <w:shd w:val="clear" w:color="auto" w:fill="8DFF00"/>
              </w:rPr>
            </w:rPrChange>
          </w:rPr>
          <w:t xml:space="preserve"> </w:t>
        </w:r>
      </w:ins>
      <w:r w:rsidRPr="003107C1">
        <w:rPr>
          <w:rFonts w:ascii="Times New Roman" w:eastAsia="Times New Roman" w:hAnsi="Times New Roman" w:cs="Times New Roman"/>
          <w:rPrChange w:id="464" w:author="User" w:date="2025-09-29T12:01:00Z">
            <w:rPr>
              <w:shd w:val="clear" w:color="auto" w:fill="8DFF00"/>
            </w:rPr>
          </w:rPrChange>
        </w:rPr>
        <w:t xml:space="preserve">posição invertida. </w:t>
      </w:r>
      <w:r>
        <w:rPr>
          <w:rFonts w:ascii="Times New Roman" w:eastAsia="Times New Roman" w:hAnsi="Times New Roman" w:cs="Times New Roman"/>
        </w:rPr>
        <w:t xml:space="preserve">No </w:t>
      </w:r>
      <w:r>
        <w:rPr>
          <w:rFonts w:ascii="Times New Roman" w:eastAsia="Times New Roman" w:hAnsi="Times New Roman" w:cs="Times New Roman"/>
          <w:i/>
        </w:rPr>
        <w:t>HS</w:t>
      </w:r>
      <w:r>
        <w:rPr>
          <w:rFonts w:ascii="Times New Roman" w:eastAsia="Times New Roman" w:hAnsi="Times New Roman" w:cs="Times New Roman"/>
        </w:rPr>
        <w:t xml:space="preserve">, seria esperado que um tempo maior de sustentação venha junto com um controle mais estável, como menos variações no CoP e baixa entropia o que indica habilidade neuromotora desenvolvida [3]. Já no </w:t>
      </w:r>
      <w:r>
        <w:rPr>
          <w:rFonts w:ascii="Times New Roman" w:eastAsia="Times New Roman" w:hAnsi="Times New Roman" w:cs="Times New Roman"/>
          <w:i/>
        </w:rPr>
        <w:t>HSW</w:t>
      </w:r>
      <w:r>
        <w:rPr>
          <w:rFonts w:ascii="Times New Roman" w:eastAsia="Times New Roman" w:hAnsi="Times New Roman" w:cs="Times New Roman"/>
        </w:rPr>
        <w:t>,</w:t>
      </w:r>
      <w:del w:id="465" w:author="User" w:date="2025-09-29T17:27:00Z">
        <w:r w:rsidDel="00425AC5">
          <w:rPr>
            <w:rFonts w:ascii="Times New Roman" w:eastAsia="Times New Roman" w:hAnsi="Times New Roman" w:cs="Times New Roman"/>
          </w:rPr>
          <w:delText xml:space="preserve"> </w:delText>
        </w:r>
      </w:del>
      <w:r>
        <w:rPr>
          <w:rFonts w:ascii="Times New Roman" w:eastAsia="Times New Roman" w:hAnsi="Times New Roman" w:cs="Times New Roman"/>
        </w:rPr>
        <w:t xml:space="preserve"> o tempo de resposta das APAs e picos de força de reação ao solo (</w:t>
      </w:r>
      <w:ins w:id="466" w:author="Autor desconhecido" w:date="2025-09-28T18:39:00Z">
        <w:r>
          <w:rPr>
            <w:rFonts w:ascii="Times New Roman" w:eastAsia="Times New Roman" w:hAnsi="Times New Roman" w:cs="Times New Roman"/>
          </w:rPr>
          <w:t>g</w:t>
        </w:r>
      </w:ins>
      <w:del w:id="467" w:author="Autor desconhecido" w:date="2025-09-28T18:39:00Z">
        <w:r>
          <w:rPr>
            <w:rFonts w:ascii="Times New Roman" w:eastAsia="Times New Roman" w:hAnsi="Times New Roman" w:cs="Times New Roman"/>
            <w:i/>
          </w:rPr>
          <w:delText>G</w:delText>
        </w:r>
      </w:del>
      <w:r>
        <w:rPr>
          <w:rFonts w:ascii="Times New Roman" w:eastAsia="Times New Roman" w:hAnsi="Times New Roman" w:cs="Times New Roman"/>
          <w:i/>
        </w:rPr>
        <w:t>round force reaction - GRF</w:t>
      </w:r>
      <w:r>
        <w:rPr>
          <w:rFonts w:ascii="Times New Roman" w:eastAsia="Times New Roman" w:hAnsi="Times New Roman" w:cs="Times New Roman"/>
        </w:rPr>
        <w:t>) nos primeiros passos devem relacionar a um movimento mais eficiente, apresentou maior controle nos ajustes de equilíbrio [18].</w:t>
      </w:r>
      <w:r>
        <w:rPr>
          <w:rFonts w:ascii="Times New Roman" w:eastAsia="Times New Roman" w:hAnsi="Times New Roman" w:cs="Times New Roman"/>
          <w:shd w:val="clear" w:color="auto" w:fill="FFFF00"/>
        </w:rPr>
        <w:t xml:space="preserve"> </w:t>
      </w:r>
    </w:p>
    <w:p w14:paraId="23C7621E" w14:textId="70128642" w:rsidR="00922388" w:rsidRDefault="00854586">
      <w:pPr>
        <w:spacing w:line="360" w:lineRule="auto"/>
        <w:ind w:firstLine="426"/>
        <w:rPr>
          <w:rFonts w:ascii="Times New Roman" w:eastAsia="Times New Roman" w:hAnsi="Times New Roman" w:cs="Times New Roman"/>
        </w:rPr>
      </w:pPr>
      <w:del w:id="468" w:author="User" w:date="2025-09-29T12:01:00Z">
        <w:r w:rsidRPr="003107C1" w:rsidDel="003107C1">
          <w:rPr>
            <w:rFonts w:ascii="Times New Roman" w:eastAsia="Times New Roman" w:hAnsi="Times New Roman" w:cs="Times New Roman"/>
            <w:rPrChange w:id="469" w:author="User" w:date="2025-09-29T12:02:00Z">
              <w:rPr/>
            </w:rPrChange>
          </w:rPr>
          <w:delText>Será feita também uma análise cinemática dos ângulos articulares, incluindo cabeça, ombros, punhos e quadril, tanto da forma estática (</w:delText>
        </w:r>
        <w:r w:rsidRPr="003107C1" w:rsidDel="003107C1">
          <w:rPr>
            <w:rFonts w:ascii="Times New Roman" w:eastAsia="Times New Roman" w:hAnsi="Times New Roman" w:cs="Times New Roman"/>
            <w:rPrChange w:id="470" w:author="User" w:date="2025-09-29T12:02:00Z">
              <w:rPr>
                <w:i/>
                <w:shd w:val="clear" w:color="auto" w:fill="FFFF00"/>
              </w:rPr>
            </w:rPrChange>
          </w:rPr>
          <w:delText>HS</w:delText>
        </w:r>
        <w:r w:rsidRPr="003107C1" w:rsidDel="003107C1">
          <w:rPr>
            <w:rFonts w:ascii="Times New Roman" w:eastAsia="Times New Roman" w:hAnsi="Times New Roman" w:cs="Times New Roman"/>
            <w:rPrChange w:id="471" w:author="User" w:date="2025-09-29T12:02:00Z">
              <w:rPr>
                <w:shd w:val="clear" w:color="auto" w:fill="FFFF00"/>
              </w:rPr>
            </w:rPrChange>
          </w:rPr>
          <w:delText>) quanto da dinâmica (</w:delText>
        </w:r>
        <w:r w:rsidRPr="003107C1" w:rsidDel="003107C1">
          <w:rPr>
            <w:rFonts w:ascii="Times New Roman" w:eastAsia="Times New Roman" w:hAnsi="Times New Roman" w:cs="Times New Roman"/>
            <w:rPrChange w:id="472" w:author="User" w:date="2025-09-29T12:02:00Z">
              <w:rPr>
                <w:i/>
                <w:shd w:val="clear" w:color="auto" w:fill="FFFF00"/>
              </w:rPr>
            </w:rPrChange>
          </w:rPr>
          <w:delText>HSW</w:delText>
        </w:r>
        <w:r w:rsidRPr="003107C1" w:rsidDel="003107C1">
          <w:rPr>
            <w:rFonts w:ascii="Times New Roman" w:eastAsia="Times New Roman" w:hAnsi="Times New Roman" w:cs="Times New Roman"/>
            <w:rPrChange w:id="473" w:author="User" w:date="2025-09-29T12:02:00Z">
              <w:rPr>
                <w:shd w:val="clear" w:color="auto" w:fill="FFFF00"/>
              </w:rPr>
            </w:rPrChange>
          </w:rPr>
          <w:delText xml:space="preserve">). O alinhamento segmentar influencia diretamente a distribuição do centro de massa (CoM) e as demandas de torque sobre os estabilizadores articulares, podendo determinar estratégias distintas de manutenção do equilíbrio [1]. Vale ressaltar que embora muito abordado nos trabalhos envolvendo o </w:delText>
        </w:r>
        <w:r w:rsidRPr="003107C1" w:rsidDel="003107C1">
          <w:rPr>
            <w:rFonts w:ascii="Times New Roman" w:eastAsia="Times New Roman" w:hAnsi="Times New Roman" w:cs="Times New Roman"/>
            <w:rPrChange w:id="474" w:author="User" w:date="2025-09-29T12:02:00Z">
              <w:rPr>
                <w:i/>
                <w:shd w:val="clear" w:color="auto" w:fill="FFFF00"/>
              </w:rPr>
            </w:rPrChange>
          </w:rPr>
          <w:delText>HS,</w:delText>
        </w:r>
        <w:r w:rsidRPr="003107C1" w:rsidDel="003107C1">
          <w:rPr>
            <w:rFonts w:ascii="Times New Roman" w:eastAsia="Times New Roman" w:hAnsi="Times New Roman" w:cs="Times New Roman"/>
            <w:rPrChange w:id="475" w:author="User" w:date="2025-09-29T12:02:00Z">
              <w:rPr>
                <w:shd w:val="clear" w:color="auto" w:fill="FFFF00"/>
              </w:rPr>
            </w:rPrChange>
          </w:rPr>
          <w:delText xml:space="preserve"> alinhamento articular não será usado como medida de desempenho e proficiência.  Isso se deve ao fato que a maioria dos estudos sobre o </w:delText>
        </w:r>
        <w:r w:rsidRPr="003107C1" w:rsidDel="003107C1">
          <w:rPr>
            <w:rFonts w:ascii="Times New Roman" w:eastAsia="Times New Roman" w:hAnsi="Times New Roman" w:cs="Times New Roman"/>
            <w:rPrChange w:id="476" w:author="User" w:date="2025-09-29T12:02:00Z">
              <w:rPr>
                <w:i/>
                <w:shd w:val="clear" w:color="auto" w:fill="FFFF00"/>
              </w:rPr>
            </w:rPrChange>
          </w:rPr>
          <w:delText>HS</w:delText>
        </w:r>
        <w:r w:rsidRPr="003107C1" w:rsidDel="003107C1">
          <w:rPr>
            <w:rFonts w:ascii="Times New Roman" w:eastAsia="Times New Roman" w:hAnsi="Times New Roman" w:cs="Times New Roman"/>
            <w:rPrChange w:id="477" w:author="User" w:date="2025-09-29T12:02:00Z">
              <w:rPr>
                <w:shd w:val="clear" w:color="auto" w:fill="FFFF00"/>
              </w:rPr>
            </w:rPrChange>
          </w:rPr>
          <w:delText xml:space="preserve"> concentram-se em ginastas experientes, frequentemente com amostras reduzidas, tornando difícil discernir se a alta proficiência é resultado do alinhamento postural ideal ou simplesmente do alto volume de prática específica.</w:delText>
        </w:r>
        <w:r w:rsidDel="003107C1">
          <w:rPr>
            <w:rFonts w:ascii="Times New Roman" w:eastAsia="Times New Roman" w:hAnsi="Times New Roman" w:cs="Times New Roman"/>
          </w:rPr>
          <w:delText xml:space="preserve"> </w:delText>
        </w:r>
      </w:del>
      <w:ins w:id="478" w:author="Autor desconhecido" w:date="2025-09-28T16:34:00Z">
        <w:r w:rsidRPr="003107C1">
          <w:rPr>
            <w:rFonts w:ascii="Times New Roman" w:eastAsia="Times New Roman" w:hAnsi="Times New Roman" w:cs="Times New Roman"/>
            <w:rPrChange w:id="479" w:author="User" w:date="2025-09-29T12:02:00Z">
              <w:rPr>
                <w:rFonts w:ascii="Times New Roman" w:hAnsi="Times New Roman"/>
                <w:shd w:val="clear" w:color="auto" w:fill="8DFF00"/>
              </w:rPr>
            </w:rPrChange>
          </w:rPr>
          <w:t xml:space="preserve">A análise cinemática dos ângulos articulares da cabeça, ombros, punhos e quadril, tem sido apontada como relevante, uma vez que o alinhamento segmentar influencia diretamente a distribuição do centro de massa (CoM) e as demandas de torque sobre os estabilizadores articulares, podendo determinar estratégias distintas de manutenção do equilíbrio no </w:t>
        </w:r>
        <w:r w:rsidRPr="003107C1">
          <w:rPr>
            <w:rFonts w:ascii="Times New Roman" w:eastAsia="Times New Roman" w:hAnsi="Times New Roman" w:cs="Times New Roman"/>
            <w:i/>
            <w:iCs/>
            <w:rPrChange w:id="480" w:author="User" w:date="2025-09-29T12:02:00Z">
              <w:rPr>
                <w:rFonts w:ascii="Times New Roman" w:hAnsi="Times New Roman"/>
                <w:i/>
                <w:iCs/>
                <w:shd w:val="clear" w:color="auto" w:fill="8DFF00"/>
              </w:rPr>
            </w:rPrChange>
          </w:rPr>
          <w:t>HS</w:t>
        </w:r>
        <w:r w:rsidRPr="003107C1">
          <w:rPr>
            <w:rFonts w:ascii="Times New Roman" w:eastAsia="Times New Roman" w:hAnsi="Times New Roman" w:cs="Times New Roman"/>
            <w:rPrChange w:id="481" w:author="User" w:date="2025-09-29T12:02:00Z">
              <w:rPr>
                <w:rFonts w:ascii="Times New Roman" w:hAnsi="Times New Roman"/>
                <w:i/>
                <w:iCs/>
                <w:shd w:val="clear" w:color="auto" w:fill="8DFF00"/>
              </w:rPr>
            </w:rPrChange>
          </w:rPr>
          <w:t xml:space="preserve"> </w:t>
        </w:r>
        <w:r w:rsidRPr="003107C1">
          <w:rPr>
            <w:rFonts w:ascii="Times New Roman" w:eastAsia="Times New Roman" w:hAnsi="Times New Roman" w:cs="Times New Roman"/>
            <w:rPrChange w:id="482" w:author="User" w:date="2025-09-29T12:02:00Z">
              <w:rPr>
                <w:rFonts w:ascii="Times New Roman" w:hAnsi="Times New Roman"/>
                <w:shd w:val="clear" w:color="auto" w:fill="8DFF00"/>
              </w:rPr>
            </w:rPrChange>
          </w:rPr>
          <w:t xml:space="preserve">[1]. Apesar de amplamente abordado em trabalhos sobre o </w:t>
        </w:r>
        <w:r w:rsidRPr="003107C1">
          <w:rPr>
            <w:rFonts w:ascii="Times New Roman" w:eastAsia="Times New Roman" w:hAnsi="Times New Roman" w:cs="Times New Roman"/>
            <w:rPrChange w:id="483" w:author="User" w:date="2025-09-29T12:02:00Z">
              <w:rPr>
                <w:rFonts w:ascii="Times New Roman" w:hAnsi="Times New Roman"/>
                <w:i/>
                <w:iCs/>
                <w:shd w:val="clear" w:color="auto" w:fill="8DFF00"/>
              </w:rPr>
            </w:rPrChange>
          </w:rPr>
          <w:t>HS</w:t>
        </w:r>
        <w:r w:rsidRPr="003107C1">
          <w:rPr>
            <w:rFonts w:ascii="Times New Roman" w:eastAsia="Times New Roman" w:hAnsi="Times New Roman" w:cs="Times New Roman"/>
            <w:rPrChange w:id="484" w:author="User" w:date="2025-09-29T12:02:00Z">
              <w:rPr>
                <w:rFonts w:ascii="Times New Roman" w:hAnsi="Times New Roman"/>
                <w:shd w:val="clear" w:color="auto" w:fill="8DFF00"/>
              </w:rPr>
            </w:rPrChange>
          </w:rPr>
          <w:t>,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w:t>
        </w:r>
        <w:r w:rsidRPr="003107C1">
          <w:rPr>
            <w:rFonts w:ascii="Times New Roman" w:eastAsia="Times New Roman" w:hAnsi="Times New Roman" w:cs="Times New Roman"/>
            <w:rPrChange w:id="485" w:author="User" w:date="2025-09-29T12:02:00Z">
              <w:rPr/>
            </w:rPrChange>
          </w:rPr>
          <w:t xml:space="preserve"> </w:t>
        </w:r>
      </w:ins>
      <w:r>
        <w:rPr>
          <w:rFonts w:ascii="Times New Roman" w:eastAsia="Times New Roman" w:hAnsi="Times New Roman" w:cs="Times New Roman"/>
        </w:rPr>
        <w:t xml:space="preserve">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w:t>
      </w:r>
      <w:r>
        <w:rPr>
          <w:rFonts w:ascii="Times New Roman" w:eastAsia="Times New Roman" w:hAnsi="Times New Roman" w:cs="Times New Roman"/>
          <w:i/>
        </w:rPr>
        <w:t xml:space="preserve">HS </w:t>
      </w:r>
      <w:r>
        <w:rPr>
          <w:rFonts w:ascii="Times New Roman" w:eastAsia="Times New Roman" w:hAnsi="Times New Roman" w:cs="Times New Roman"/>
        </w:rPr>
        <w:t>[7]</w:t>
      </w:r>
      <w:r>
        <w:rPr>
          <w:rFonts w:ascii="Times New Roman" w:eastAsia="Times New Roman" w:hAnsi="Times New Roman" w:cs="Times New Roman"/>
          <w:i/>
        </w:rPr>
        <w:t>.</w:t>
      </w:r>
      <w:r>
        <w:rPr>
          <w:rFonts w:ascii="Times New Roman" w:eastAsia="Times New Roman" w:hAnsi="Times New Roman" w:cs="Times New Roman"/>
        </w:rPr>
        <w:t xml:space="preserve"> Essa incerteza é ampliada pela escassez de estudos que investiguem o </w:t>
      </w:r>
      <w:r>
        <w:rPr>
          <w:rFonts w:ascii="Times New Roman" w:eastAsia="Times New Roman" w:hAnsi="Times New Roman" w:cs="Times New Roman"/>
          <w:i/>
        </w:rPr>
        <w:t>HS</w:t>
      </w:r>
      <w:r>
        <w:rPr>
          <w:rFonts w:ascii="Times New Roman" w:eastAsia="Times New Roman" w:hAnsi="Times New Roman" w:cs="Times New Roman"/>
        </w:rPr>
        <w:t xml:space="preserve"> em modalidades além da ginástica artística, nas quais se observa estratégias de equilíbrio eficazes mesmo em alinhamentos distintos.</w:t>
      </w:r>
    </w:p>
    <w:p w14:paraId="34381763" w14:textId="0493A4BA" w:rsidR="00922388" w:rsidRDefault="00854586">
      <w:pPr>
        <w:spacing w:line="360" w:lineRule="auto"/>
        <w:ind w:firstLine="426"/>
        <w:rPr>
          <w:rFonts w:ascii="Times New Roman" w:eastAsia="Times New Roman" w:hAnsi="Times New Roman" w:cs="Times New Roman"/>
        </w:rPr>
      </w:pPr>
      <w:del w:id="486" w:author="User" w:date="2025-09-29T12:02:00Z">
        <w:r w:rsidRPr="00274E8E" w:rsidDel="003107C1">
          <w:rPr>
            <w:rFonts w:ascii="Times New Roman" w:eastAsia="Times New Roman" w:hAnsi="Times New Roman" w:cs="Times New Roman"/>
            <w:rPrChange w:id="487" w:author="User" w:date="2025-09-29T17:02:00Z">
              <w:rPr/>
            </w:rPrChange>
          </w:rPr>
          <w:delText xml:space="preserve">No </w:delText>
        </w:r>
        <w:r w:rsidRPr="00274E8E" w:rsidDel="003107C1">
          <w:rPr>
            <w:rFonts w:ascii="Times New Roman" w:eastAsia="Times New Roman" w:hAnsi="Times New Roman" w:cs="Times New Roman"/>
            <w:i/>
            <w:rPrChange w:id="488" w:author="User" w:date="2025-09-29T17:02:00Z">
              <w:rPr>
                <w:i/>
                <w:shd w:val="clear" w:color="auto" w:fill="FFFF00"/>
              </w:rPr>
            </w:rPrChange>
          </w:rPr>
          <w:delText xml:space="preserve">HS </w:delText>
        </w:r>
        <w:r w:rsidRPr="00274E8E" w:rsidDel="003107C1">
          <w:rPr>
            <w:rFonts w:ascii="Times New Roman" w:eastAsia="Times New Roman" w:hAnsi="Times New Roman" w:cs="Times New Roman"/>
            <w:rPrChange w:id="489" w:author="User" w:date="2025-09-29T17:02:00Z">
              <w:rPr>
                <w:shd w:val="clear" w:color="auto" w:fill="FFFF00"/>
              </w:rPr>
            </w:rPrChange>
          </w:rPr>
          <w:delText xml:space="preserve">avaliado o tempo máxima de sustentação na postura invertida, enquanto que no </w:delText>
        </w:r>
        <w:r w:rsidRPr="00274E8E" w:rsidDel="003107C1">
          <w:rPr>
            <w:rFonts w:ascii="Times New Roman" w:eastAsia="Times New Roman" w:hAnsi="Times New Roman" w:cs="Times New Roman"/>
            <w:i/>
            <w:rPrChange w:id="490" w:author="User" w:date="2025-09-29T17:02:00Z">
              <w:rPr>
                <w:i/>
                <w:shd w:val="clear" w:color="auto" w:fill="FFFF00"/>
              </w:rPr>
            </w:rPrChange>
          </w:rPr>
          <w:delText>HSW</w:delText>
        </w:r>
        <w:r w:rsidRPr="00274E8E" w:rsidDel="003107C1">
          <w:rPr>
            <w:rFonts w:ascii="Times New Roman" w:eastAsia="Times New Roman" w:hAnsi="Times New Roman" w:cs="Times New Roman"/>
            <w:rPrChange w:id="491" w:author="User" w:date="2025-09-29T17:02:00Z">
              <w:rPr>
                <w:shd w:val="clear" w:color="auto" w:fill="FFFF00"/>
              </w:rPr>
            </w:rPrChange>
          </w:rPr>
          <w:delText>, variáveis espaço-temporais como distância percorrida, tempo de execução e velocidade média serão consideradas, oferecendo uma visão integrada dos padrões de deslocamento.</w:delText>
        </w:r>
      </w:del>
      <w:ins w:id="492" w:author="Autor desconhecido" w:date="2025-09-28T16:37:00Z">
        <w:r w:rsidRPr="00274E8E">
          <w:rPr>
            <w:rFonts w:ascii="Times New Roman" w:hAnsi="Times New Roman"/>
            <w:rPrChange w:id="493" w:author="User" w:date="2025-09-29T17:02:00Z">
              <w:rPr>
                <w:rFonts w:ascii="Times New Roman" w:hAnsi="Times New Roman"/>
                <w:shd w:val="clear" w:color="auto" w:fill="8DFF00"/>
              </w:rPr>
            </w:rPrChange>
          </w:rPr>
          <w:t xml:space="preserve">No </w:t>
        </w:r>
        <w:r w:rsidRPr="00274E8E">
          <w:rPr>
            <w:rFonts w:ascii="Times New Roman" w:hAnsi="Times New Roman"/>
            <w:i/>
            <w:iCs/>
            <w:rPrChange w:id="494" w:author="User" w:date="2025-09-29T17:02:00Z">
              <w:rPr>
                <w:rFonts w:ascii="Times New Roman" w:hAnsi="Times New Roman"/>
                <w:i/>
                <w:iCs/>
                <w:shd w:val="clear" w:color="auto" w:fill="8DFF00"/>
              </w:rPr>
            </w:rPrChange>
          </w:rPr>
          <w:t>HS</w:t>
        </w:r>
        <w:r w:rsidRPr="00274E8E">
          <w:rPr>
            <w:rFonts w:ascii="Times New Roman" w:hAnsi="Times New Roman"/>
            <w:rPrChange w:id="495" w:author="User" w:date="2025-09-29T17:02:00Z">
              <w:rPr>
                <w:rFonts w:ascii="Times New Roman" w:hAnsi="Times New Roman"/>
                <w:shd w:val="clear" w:color="auto" w:fill="8DFF00"/>
              </w:rPr>
            </w:rPrChange>
          </w:rPr>
          <w:t xml:space="preserve">, o tempo máximo de sustentação tem sido utilizado como parâmetro de desempenho [7], [15], [17], [22]. </w:t>
        </w:r>
      </w:ins>
      <w:ins w:id="496" w:author="Autor desconhecido" w:date="2025-09-28T16:52:00Z">
        <w:r w:rsidRPr="00274E8E">
          <w:rPr>
            <w:rFonts w:ascii="Times New Roman" w:hAnsi="Times New Roman"/>
            <w:rPrChange w:id="497" w:author="User" w:date="2025-09-29T17:02:00Z">
              <w:rPr>
                <w:rFonts w:ascii="Times New Roman" w:hAnsi="Times New Roman"/>
                <w:shd w:val="clear" w:color="auto" w:fill="8DFF00"/>
              </w:rPr>
            </w:rPrChange>
          </w:rPr>
          <w:t>Enquanto que no</w:t>
        </w:r>
      </w:ins>
      <w:ins w:id="498" w:author="Autor desconhecido" w:date="2025-09-28T16:46:00Z">
        <w:r w:rsidRPr="00274E8E">
          <w:rPr>
            <w:rFonts w:ascii="Times New Roman" w:hAnsi="Times New Roman"/>
            <w:rPrChange w:id="499" w:author="User" w:date="2025-09-29T17:02:00Z">
              <w:rPr>
                <w:rFonts w:ascii="Times New Roman" w:hAnsi="Times New Roman"/>
                <w:shd w:val="clear" w:color="auto" w:fill="8DFF00"/>
              </w:rPr>
            </w:rPrChange>
          </w:rPr>
          <w:t xml:space="preserve"> </w:t>
        </w:r>
        <w:r w:rsidRPr="00274E8E">
          <w:rPr>
            <w:rFonts w:ascii="Times New Roman" w:hAnsi="Times New Roman"/>
            <w:i/>
            <w:iCs/>
            <w:rPrChange w:id="500" w:author="User" w:date="2025-09-29T17:02:00Z">
              <w:rPr>
                <w:rFonts w:ascii="Times New Roman" w:hAnsi="Times New Roman"/>
                <w:i/>
                <w:iCs/>
                <w:shd w:val="clear" w:color="auto" w:fill="8DFF00"/>
              </w:rPr>
            </w:rPrChange>
          </w:rPr>
          <w:t>HSW</w:t>
        </w:r>
        <w:r w:rsidRPr="00274E8E">
          <w:rPr>
            <w:rFonts w:ascii="Times New Roman" w:hAnsi="Times New Roman"/>
            <w:rPrChange w:id="501" w:author="User" w:date="2025-09-29T17:02:00Z">
              <w:rPr>
                <w:rFonts w:ascii="Times New Roman" w:hAnsi="Times New Roman"/>
                <w:shd w:val="clear" w:color="auto" w:fill="8DFF00"/>
              </w:rPr>
            </w:rPrChange>
          </w:rPr>
          <w:t xml:space="preserve">, os </w:t>
        </w:r>
        <w:r w:rsidRPr="00274E8E">
          <w:rPr>
            <w:rFonts w:ascii="Times New Roman" w:hAnsi="Times New Roman"/>
            <w:rPrChange w:id="502" w:author="User" w:date="2025-09-29T17:03:00Z">
              <w:rPr>
                <w:rFonts w:ascii="Times New Roman" w:hAnsi="Times New Roman"/>
                <w:shd w:val="clear" w:color="auto" w:fill="8DFF00"/>
              </w:rPr>
            </w:rPrChange>
          </w:rPr>
          <w:t xml:space="preserve">poucos estudos publicados até o momento concentraram-se em aspectos </w:t>
        </w:r>
        <w:r w:rsidRPr="00274E8E">
          <w:rPr>
            <w:rFonts w:ascii="Times New Roman" w:hAnsi="Times New Roman"/>
            <w:rPrChange w:id="503" w:author="User" w:date="2025-09-29T17:03:00Z">
              <w:rPr>
                <w:shd w:val="clear" w:color="auto" w:fill="8DFF00"/>
              </w:rPr>
            </w:rPrChange>
          </w:rPr>
          <w:t>de</w:t>
        </w:r>
      </w:ins>
      <w:r w:rsidRPr="00274E8E">
        <w:rPr>
          <w:rFonts w:ascii="Times New Roman" w:hAnsi="Times New Roman"/>
          <w:rPrChange w:id="504" w:author="User" w:date="2025-09-29T17:03:00Z">
            <w:rPr>
              <w:shd w:val="clear" w:color="auto" w:fill="8DFF00"/>
            </w:rPr>
          </w:rPrChange>
        </w:rPr>
        <w:t xml:space="preserve"> desempenho a partir de parâmetros iniciais do deslocamento e de controle motor, como as </w:t>
      </w:r>
      <w:ins w:id="505" w:author="Autor desconhecido" w:date="2025-09-28T16:50:00Z">
        <w:r w:rsidRPr="00274E8E">
          <w:rPr>
            <w:rStyle w:val="Forte"/>
            <w:rFonts w:ascii="Times New Roman" w:hAnsi="Times New Roman"/>
            <w:b w:val="0"/>
            <w:bCs w:val="0"/>
            <w:rPrChange w:id="506" w:author="User" w:date="2025-09-29T17:03:00Z">
              <w:rPr>
                <w:rStyle w:val="Forte"/>
                <w:rFonts w:ascii="Times New Roman" w:hAnsi="Times New Roman"/>
                <w:b w:val="0"/>
                <w:bCs w:val="0"/>
                <w:shd w:val="clear" w:color="auto" w:fill="8DFF00"/>
              </w:rPr>
            </w:rPrChange>
          </w:rPr>
          <w:t>forças de reação ao solo, coordenação intersegmentar e APAs no momento da saída</w:t>
        </w:r>
        <w:r w:rsidRPr="00274E8E">
          <w:rPr>
            <w:rFonts w:ascii="Times New Roman" w:hAnsi="Times New Roman"/>
            <w:rPrChange w:id="507" w:author="User" w:date="2025-09-29T17:03:00Z">
              <w:rPr>
                <w:rFonts w:ascii="Times New Roman" w:hAnsi="Times New Roman"/>
                <w:shd w:val="clear" w:color="auto" w:fill="8DFF00"/>
              </w:rPr>
            </w:rPrChange>
          </w:rPr>
          <w:t xml:space="preserve">. </w:t>
        </w:r>
      </w:ins>
      <w:ins w:id="508" w:author="Autor desconhecido" w:date="2025-09-28T16:46:00Z">
        <w:r w:rsidRPr="00274E8E">
          <w:rPr>
            <w:rFonts w:ascii="Times New Roman" w:hAnsi="Times New Roman"/>
            <w:rPrChange w:id="509" w:author="User" w:date="2025-09-29T17:03:00Z">
              <w:rPr>
                <w:rFonts w:ascii="Times New Roman" w:hAnsi="Times New Roman"/>
                <w:shd w:val="clear" w:color="auto" w:fill="8DFF00"/>
              </w:rPr>
            </w:rPrChange>
          </w:rPr>
          <w:t xml:space="preserve"> [18], o</w:t>
        </w:r>
      </w:ins>
      <w:r w:rsidRPr="00274E8E">
        <w:rPr>
          <w:rFonts w:ascii="Times New Roman" w:hAnsi="Times New Roman"/>
          <w:rPrChange w:id="510" w:author="User" w:date="2025-09-29T17:03:00Z">
            <w:rPr>
              <w:shd w:val="clear" w:color="auto" w:fill="8DFF00"/>
            </w:rPr>
          </w:rPrChange>
        </w:rPr>
        <w:t xml:space="preserve">s efeitos de cargas adicionais sobre APAs [19] e comparações de coordenação com a marcha bípede [20]. </w:t>
      </w:r>
      <w:del w:id="511" w:author="Autor desconhecido" w:date="2025-09-28T16:53:00Z">
        <w:r w:rsidRPr="00274E8E">
          <w:rPr>
            <w:rFonts w:ascii="Times New Roman" w:hAnsi="Times New Roman"/>
            <w:rPrChange w:id="512" w:author="User" w:date="2025-09-29T17:03:00Z">
              <w:rPr>
                <w:rFonts w:ascii="Times New Roman" w:hAnsi="Times New Roman"/>
                <w:shd w:val="clear" w:color="auto" w:fill="8DFF00"/>
              </w:rPr>
            </w:rPrChange>
          </w:rPr>
          <w:delText>No entanto,</w:delText>
        </w:r>
      </w:del>
      <w:ins w:id="513" w:author="Autor desconhecido" w:date="2025-09-28T16:55:00Z">
        <w:r w:rsidRPr="00274E8E">
          <w:rPr>
            <w:rFonts w:ascii="Times New Roman" w:hAnsi="Times New Roman"/>
            <w:rPrChange w:id="514" w:author="User" w:date="2025-09-29T17:03:00Z">
              <w:rPr>
                <w:rFonts w:ascii="Times New Roman" w:hAnsi="Times New Roman"/>
                <w:shd w:val="clear" w:color="auto" w:fill="8DFF00"/>
              </w:rPr>
            </w:rPrChange>
          </w:rPr>
          <w:t>Sendo</w:t>
        </w:r>
      </w:ins>
      <w:del w:id="515" w:author="Autor desconhecido" w:date="2025-09-28T16:55:00Z">
        <w:r w:rsidRPr="00274E8E">
          <w:rPr>
            <w:rFonts w:ascii="Times New Roman" w:hAnsi="Times New Roman"/>
            <w:rPrChange w:id="516" w:author="User" w:date="2025-09-29T17:03:00Z">
              <w:rPr>
                <w:rFonts w:ascii="Times New Roman" w:hAnsi="Times New Roman"/>
                <w:shd w:val="clear" w:color="auto" w:fill="8DFF00"/>
              </w:rPr>
            </w:rPrChange>
          </w:rPr>
          <w:delText xml:space="preserve"> v</w:delText>
        </w:r>
      </w:del>
      <w:ins w:id="517" w:author="Autor desconhecido" w:date="2025-09-28T16:55:00Z">
        <w:r w:rsidRPr="00274E8E">
          <w:rPr>
            <w:rFonts w:ascii="Times New Roman" w:hAnsi="Times New Roman"/>
            <w:rPrChange w:id="518" w:author="User" w:date="2025-09-29T17:03:00Z">
              <w:rPr>
                <w:rFonts w:ascii="Times New Roman" w:hAnsi="Times New Roman"/>
                <w:shd w:val="clear" w:color="auto" w:fill="8DFF00"/>
              </w:rPr>
            </w:rPrChange>
          </w:rPr>
          <w:t xml:space="preserve"> assim, avaliar também v</w:t>
        </w:r>
      </w:ins>
      <w:r w:rsidRPr="00274E8E">
        <w:rPr>
          <w:rFonts w:ascii="Times New Roman" w:hAnsi="Times New Roman"/>
          <w:rPrChange w:id="519" w:author="User" w:date="2025-09-29T17:03:00Z">
            <w:rPr>
              <w:shd w:val="clear" w:color="auto" w:fill="8DFF00"/>
            </w:rPr>
          </w:rPrChange>
        </w:rPr>
        <w:t>ariáveis</w:t>
      </w:r>
      <w:del w:id="520" w:author="Autor desconhecido" w:date="2025-09-28T16:53:00Z">
        <w:r w:rsidRPr="00274E8E">
          <w:rPr>
            <w:rFonts w:ascii="Times New Roman" w:hAnsi="Times New Roman"/>
            <w:rPrChange w:id="521" w:author="User" w:date="2025-09-29T17:03:00Z">
              <w:rPr>
                <w:rFonts w:ascii="Times New Roman" w:hAnsi="Times New Roman"/>
                <w:shd w:val="clear" w:color="auto" w:fill="8DFF00"/>
              </w:rPr>
            </w:rPrChange>
          </w:rPr>
          <w:delText xml:space="preserve"> </w:delText>
        </w:r>
      </w:del>
      <w:ins w:id="522" w:author="Autor desconhecido" w:date="2025-09-28T16:54:00Z">
        <w:r w:rsidRPr="00274E8E">
          <w:rPr>
            <w:rFonts w:ascii="Times New Roman" w:hAnsi="Times New Roman"/>
            <w:rPrChange w:id="523" w:author="User" w:date="2025-09-29T17:03:00Z">
              <w:rPr>
                <w:rFonts w:ascii="Times New Roman" w:hAnsi="Times New Roman"/>
                <w:shd w:val="clear" w:color="auto" w:fill="8DFF00"/>
              </w:rPr>
            </w:rPrChange>
          </w:rPr>
          <w:t xml:space="preserve"> </w:t>
        </w:r>
      </w:ins>
      <w:r w:rsidRPr="00274E8E">
        <w:rPr>
          <w:rFonts w:ascii="Times New Roman" w:hAnsi="Times New Roman"/>
          <w:rPrChange w:id="524" w:author="User" w:date="2025-09-29T17:03:00Z">
            <w:rPr>
              <w:shd w:val="clear" w:color="auto" w:fill="8DFF00"/>
            </w:rPr>
          </w:rPrChange>
        </w:rPr>
        <w:t>espaço-temporais, como distância percorrida, tempo de execução e velocidade média,</w:t>
      </w:r>
      <w:del w:id="525" w:author="Autor desconhecido" w:date="2025-09-28T16:55:00Z">
        <w:r w:rsidRPr="00274E8E">
          <w:rPr>
            <w:rFonts w:ascii="Times New Roman" w:hAnsi="Times New Roman"/>
            <w:rPrChange w:id="526" w:author="User" w:date="2025-09-29T17:03:00Z">
              <w:rPr>
                <w:rFonts w:ascii="Times New Roman" w:hAnsi="Times New Roman"/>
                <w:shd w:val="clear" w:color="auto" w:fill="8DFF00"/>
              </w:rPr>
            </w:rPrChange>
          </w:rPr>
          <w:delText xml:space="preserve"> </w:delText>
        </w:r>
      </w:del>
      <w:ins w:id="527" w:author="Autor desconhecido" w:date="2025-09-28T16:55:00Z">
        <w:r w:rsidRPr="00274E8E">
          <w:rPr>
            <w:rFonts w:ascii="Times New Roman" w:hAnsi="Times New Roman"/>
            <w:rPrChange w:id="528" w:author="User" w:date="2025-09-29T17:03:00Z">
              <w:rPr>
                <w:rFonts w:ascii="Times New Roman" w:hAnsi="Times New Roman"/>
                <w:shd w:val="clear" w:color="auto" w:fill="8DFF00"/>
              </w:rPr>
            </w:rPrChange>
          </w:rPr>
          <w:t xml:space="preserve"> poderiam </w:t>
        </w:r>
      </w:ins>
      <w:r w:rsidRPr="00274E8E">
        <w:rPr>
          <w:rFonts w:ascii="Times New Roman" w:hAnsi="Times New Roman"/>
          <w:rPrChange w:id="529" w:author="User" w:date="2025-09-29T17:03:00Z">
            <w:rPr>
              <w:shd w:val="clear" w:color="auto" w:fill="8DFF00"/>
            </w:rPr>
          </w:rPrChange>
        </w:rPr>
        <w:lastRenderedPageBreak/>
        <w:t>oferece</w:t>
      </w:r>
      <w:ins w:id="530" w:author="Autor desconhecido" w:date="2025-09-28T16:55:00Z">
        <w:r w:rsidRPr="00274E8E">
          <w:rPr>
            <w:rFonts w:ascii="Times New Roman" w:hAnsi="Times New Roman"/>
            <w:rPrChange w:id="531" w:author="User" w:date="2025-09-29T17:03:00Z">
              <w:rPr>
                <w:rFonts w:ascii="Times New Roman" w:hAnsi="Times New Roman"/>
                <w:shd w:val="clear" w:color="auto" w:fill="8DFF00"/>
              </w:rPr>
            </w:rPrChange>
          </w:rPr>
          <w:t>r</w:t>
        </w:r>
      </w:ins>
      <w:del w:id="532" w:author="Autor desconhecido" w:date="2025-09-28T16:55:00Z">
        <w:r w:rsidRPr="00274E8E">
          <w:rPr>
            <w:rFonts w:ascii="Times New Roman" w:hAnsi="Times New Roman"/>
            <w:rPrChange w:id="533" w:author="User" w:date="2025-09-29T17:03:00Z">
              <w:rPr>
                <w:rFonts w:ascii="Times New Roman" w:hAnsi="Times New Roman"/>
                <w:shd w:val="clear" w:color="auto" w:fill="8DFF00"/>
              </w:rPr>
            </w:rPrChange>
          </w:rPr>
          <w:delText>m</w:delText>
        </w:r>
      </w:del>
      <w:r w:rsidRPr="00274E8E">
        <w:rPr>
          <w:rFonts w:ascii="Times New Roman" w:hAnsi="Times New Roman"/>
          <w:rPrChange w:id="534" w:author="User" w:date="2025-09-29T17:03:00Z">
            <w:rPr>
              <w:shd w:val="clear" w:color="auto" w:fill="8DFF00"/>
            </w:rPr>
          </w:rPrChange>
        </w:rPr>
        <w:t xml:space="preserve"> uma </w:t>
      </w:r>
      <w:del w:id="535" w:author="Autor desconhecido" w:date="2025-09-28T16:56:00Z">
        <w:r w:rsidRPr="00274E8E">
          <w:rPr>
            <w:rFonts w:ascii="Times New Roman" w:hAnsi="Times New Roman"/>
            <w:rPrChange w:id="536" w:author="User" w:date="2025-09-29T17:03:00Z">
              <w:rPr>
                <w:rFonts w:ascii="Times New Roman" w:hAnsi="Times New Roman"/>
                <w:shd w:val="clear" w:color="auto" w:fill="8DFF00"/>
              </w:rPr>
            </w:rPrChange>
          </w:rPr>
          <w:delText>oportunidade d</w:delText>
        </w:r>
      </w:del>
      <w:del w:id="537" w:author="Autor desconhecido" w:date="2025-09-28T16:53:00Z">
        <w:r w:rsidRPr="00274E8E">
          <w:rPr>
            <w:rFonts w:ascii="Times New Roman" w:hAnsi="Times New Roman"/>
            <w:rPrChange w:id="538" w:author="User" w:date="2025-09-29T17:03:00Z">
              <w:rPr>
                <w:rFonts w:ascii="Times New Roman" w:hAnsi="Times New Roman"/>
                <w:shd w:val="clear" w:color="auto" w:fill="8DFF00"/>
              </w:rPr>
            </w:rPrChange>
          </w:rPr>
          <w:delText>e suprir essa lacuna, permitindo uma</w:delText>
        </w:r>
      </w:del>
      <w:ins w:id="539" w:author="Autor desconhecido" w:date="2025-09-28T16:53:00Z">
        <w:r w:rsidRPr="00274E8E">
          <w:rPr>
            <w:rFonts w:ascii="Times New Roman" w:hAnsi="Times New Roman"/>
            <w:rPrChange w:id="540" w:author="User" w:date="2025-09-29T17:03:00Z">
              <w:rPr>
                <w:rFonts w:ascii="Times New Roman" w:hAnsi="Times New Roman"/>
                <w:shd w:val="clear" w:color="auto" w:fill="8DFF00"/>
              </w:rPr>
            </w:rPrChange>
          </w:rPr>
          <w:t>uma</w:t>
        </w:r>
      </w:ins>
      <w:r w:rsidRPr="00274E8E">
        <w:rPr>
          <w:rFonts w:ascii="Times New Roman" w:hAnsi="Times New Roman"/>
          <w:rPrChange w:id="541" w:author="User" w:date="2025-09-29T17:03:00Z">
            <w:rPr>
              <w:shd w:val="clear" w:color="auto" w:fill="8DFF00"/>
            </w:rPr>
          </w:rPrChange>
        </w:rPr>
        <w:t xml:space="preserve"> visão mais integrada</w:t>
      </w:r>
      <w:ins w:id="542" w:author="Autor desconhecido" w:date="2025-09-28T16:54:00Z">
        <w:r w:rsidRPr="00274E8E">
          <w:rPr>
            <w:rFonts w:ascii="Times New Roman" w:hAnsi="Times New Roman"/>
            <w:rPrChange w:id="543" w:author="User" w:date="2025-09-29T17:03:00Z">
              <w:rPr>
                <w:rFonts w:ascii="Times New Roman" w:hAnsi="Times New Roman"/>
                <w:shd w:val="clear" w:color="auto" w:fill="8DFF00"/>
              </w:rPr>
            </w:rPrChange>
          </w:rPr>
          <w:t xml:space="preserve"> e completa</w:t>
        </w:r>
      </w:ins>
      <w:r w:rsidRPr="00274E8E">
        <w:rPr>
          <w:rFonts w:ascii="Times New Roman" w:hAnsi="Times New Roman"/>
          <w:rPrChange w:id="544" w:author="User" w:date="2025-09-29T17:03:00Z">
            <w:rPr>
              <w:shd w:val="clear" w:color="auto" w:fill="8DFF00"/>
            </w:rPr>
          </w:rPrChange>
        </w:rPr>
        <w:t xml:space="preserve"> d</w:t>
      </w:r>
      <w:del w:id="545" w:author="Autor desconhecido" w:date="2025-09-28T16:54:00Z">
        <w:r w:rsidRPr="00274E8E">
          <w:rPr>
            <w:rFonts w:ascii="Times New Roman" w:hAnsi="Times New Roman"/>
            <w:rPrChange w:id="546" w:author="User" w:date="2025-09-29T17:03:00Z">
              <w:rPr>
                <w:rFonts w:ascii="Times New Roman" w:hAnsi="Times New Roman"/>
                <w:shd w:val="clear" w:color="auto" w:fill="8DFF00"/>
              </w:rPr>
            </w:rPrChange>
          </w:rPr>
          <w:delText>os</w:delText>
        </w:r>
      </w:del>
      <w:ins w:id="547" w:author="Autor desconhecido" w:date="2025-09-28T16:54:00Z">
        <w:r w:rsidRPr="00274E8E">
          <w:rPr>
            <w:rFonts w:ascii="Times New Roman" w:hAnsi="Times New Roman"/>
            <w:rPrChange w:id="548" w:author="User" w:date="2025-09-29T17:03:00Z">
              <w:rPr>
                <w:rFonts w:ascii="Times New Roman" w:hAnsi="Times New Roman"/>
                <w:shd w:val="clear" w:color="auto" w:fill="8DFF00"/>
              </w:rPr>
            </w:rPrChange>
          </w:rPr>
          <w:t>os</w:t>
        </w:r>
      </w:ins>
      <w:r w:rsidRPr="00274E8E">
        <w:rPr>
          <w:rFonts w:ascii="Times New Roman" w:hAnsi="Times New Roman"/>
          <w:rPrChange w:id="549" w:author="User" w:date="2025-09-29T17:03:00Z">
            <w:rPr>
              <w:shd w:val="clear" w:color="auto" w:fill="8DFF00"/>
            </w:rPr>
          </w:rPrChange>
        </w:rPr>
        <w:t xml:space="preserve"> padrões de deslocamento</w:t>
      </w:r>
      <w:del w:id="550" w:author="Autor desconhecido" w:date="2025-09-28T16:54:00Z">
        <w:r w:rsidRPr="00274E8E">
          <w:rPr>
            <w:rFonts w:ascii="Times New Roman" w:hAnsi="Times New Roman"/>
            <w:rPrChange w:id="551" w:author="User" w:date="2025-09-29T17:03:00Z">
              <w:rPr>
                <w:rFonts w:ascii="Times New Roman" w:hAnsi="Times New Roman"/>
                <w:shd w:val="clear" w:color="auto" w:fill="8DFF00"/>
              </w:rPr>
            </w:rPrChange>
          </w:rPr>
          <w:delText>.</w:delText>
        </w:r>
      </w:del>
      <w:del w:id="552" w:author="Autor desconhecido" w:date="2025-09-28T16:51:00Z">
        <w:r w:rsidRPr="00274E8E">
          <w:rPr>
            <w:rFonts w:ascii="Times New Roman" w:eastAsia="Times New Roman" w:hAnsi="Times New Roman" w:cs="Times New Roman"/>
            <w:rPrChange w:id="553" w:author="User" w:date="2025-09-29T17:03:00Z">
              <w:rPr>
                <w:rFonts w:ascii="Times New Roman" w:eastAsia="Times New Roman" w:hAnsi="Times New Roman" w:cs="Times New Roman"/>
                <w:shd w:val="clear" w:color="auto" w:fill="8DFF00"/>
              </w:rPr>
            </w:rPrChange>
          </w:rPr>
          <w:delText xml:space="preserve"> </w:delText>
        </w:r>
      </w:del>
      <w:ins w:id="554" w:author="Autor desconhecido" w:date="2025-09-28T16:58:00Z">
        <w:r w:rsidRPr="00274E8E">
          <w:rPr>
            <w:rFonts w:ascii="Times New Roman" w:eastAsia="Times New Roman" w:hAnsi="Times New Roman" w:cs="Times New Roman"/>
            <w:rPrChange w:id="555" w:author="User" w:date="2025-09-29T17:03:00Z">
              <w:rPr>
                <w:rFonts w:ascii="Times New Roman" w:eastAsia="Times New Roman" w:hAnsi="Times New Roman" w:cs="Times New Roman"/>
                <w:shd w:val="clear" w:color="auto" w:fill="8DFF00"/>
              </w:rPr>
            </w:rPrChange>
          </w:rPr>
          <w:t xml:space="preserve">. </w:t>
        </w:r>
      </w:ins>
      <w:del w:id="556" w:author="Autor desconhecido" w:date="2025-09-28T16:59:00Z">
        <w:r w:rsidRPr="00274E8E">
          <w:rPr>
            <w:rFonts w:ascii="Times New Roman" w:eastAsia="Times New Roman" w:hAnsi="Times New Roman" w:cs="Times New Roman"/>
            <w:rPrChange w:id="557" w:author="User" w:date="2025-09-29T17:03:00Z">
              <w:rPr>
                <w:rFonts w:ascii="Times New Roman" w:eastAsia="Times New Roman" w:hAnsi="Times New Roman" w:cs="Times New Roman"/>
                <w:shd w:val="clear" w:color="auto" w:fill="8DFF00"/>
              </w:rPr>
            </w:rPrChange>
          </w:rPr>
          <w:delText>, sugerindo uma possível transferência de habilidades entre as condições estática e dinâmica.</w:delText>
        </w:r>
      </w:del>
      <w:ins w:id="558" w:author="Autor desconhecido" w:date="2025-09-28T16:51:00Z">
        <w:r w:rsidRPr="00274E8E">
          <w:rPr>
            <w:rFonts w:ascii="Times New Roman" w:hAnsi="Times New Roman"/>
            <w:rPrChange w:id="559" w:author="User" w:date="2025-09-29T17:03:00Z">
              <w:rPr>
                <w:rFonts w:ascii="Times New Roman" w:hAnsi="Times New Roman"/>
                <w:shd w:val="clear" w:color="auto" w:fill="8DFF00"/>
              </w:rPr>
            </w:rPrChange>
          </w:rPr>
          <w:t xml:space="preserve"> </w:t>
        </w:r>
      </w:ins>
      <w:r w:rsidRPr="00CB4FED">
        <w:rPr>
          <w:rFonts w:ascii="Times New Roman" w:eastAsia="Times New Roman" w:hAnsi="Times New Roman" w:cs="Times New Roman"/>
        </w:rPr>
        <w:t>Verificou</w:t>
      </w:r>
      <w:r>
        <w:rPr>
          <w:rFonts w:ascii="Times New Roman" w:eastAsia="Times New Roman" w:hAnsi="Times New Roman" w:cs="Times New Roman"/>
        </w:rPr>
        <w:t xml:space="preserve">-se que </w:t>
      </w:r>
      <w:r>
        <w:rPr>
          <w:rFonts w:ascii="Times New Roman" w:eastAsia="Times New Roman" w:hAnsi="Times New Roman" w:cs="Times New Roman"/>
          <w:i/>
        </w:rPr>
        <w:t>HSW</w:t>
      </w:r>
      <w:r>
        <w:rPr>
          <w:rFonts w:ascii="Times New Roman" w:eastAsia="Times New Roman" w:hAnsi="Times New Roman" w:cs="Times New Roman"/>
        </w:rPr>
        <w:t xml:space="preserve"> apresenta um padrão de locomoção semelhante à marcha bípede, mas com passos mais curtos, base de apoio alargada e maior tempo em duplo suporte, esta que característica aumenta com o nível de habilidade dentro da ginástica [20].</w:t>
      </w:r>
      <w:del w:id="560" w:author="Autor desconhecido" w:date="2025-09-28T16:56:00Z">
        <w:r>
          <w:rPr>
            <w:rFonts w:ascii="Times New Roman" w:eastAsia="Times New Roman" w:hAnsi="Times New Roman" w:cs="Times New Roman"/>
          </w:rPr>
          <w:delText xml:space="preserve">  </w:delText>
        </w:r>
      </w:del>
      <w:ins w:id="561" w:author="Autor desconhecido" w:date="2025-09-28T16:59:00Z">
        <w:r>
          <w:rPr>
            <w:rFonts w:ascii="Times New Roman" w:eastAsia="Times New Roman" w:hAnsi="Times New Roman" w:cs="Times New Roman"/>
          </w:rPr>
          <w:t xml:space="preserve"> </w:t>
        </w:r>
      </w:ins>
      <w:r>
        <w:rPr>
          <w:rFonts w:ascii="Times New Roman" w:eastAsia="Times New Roman" w:hAnsi="Times New Roman" w:cs="Times New Roman"/>
        </w:rPr>
        <w:t xml:space="preserve">Além disso, a cadência, comprimento médio das passadas, tempo de contato das mãos com o solo, tempo em duplo suporte, variabilidade entre passadas e simetria do deslocamento,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w:t>
      </w:r>
      <w:r>
        <w:rPr>
          <w:rFonts w:ascii="Times New Roman" w:eastAsia="Times New Roman" w:hAnsi="Times New Roman" w:cs="Times New Roman"/>
          <w:i/>
        </w:rPr>
        <w:t>HSW</w:t>
      </w:r>
      <w:r>
        <w:rPr>
          <w:rFonts w:ascii="Times New Roman" w:eastAsia="Times New Roman" w:hAnsi="Times New Roman" w:cs="Times New Roman"/>
        </w:rPr>
        <w:t xml:space="preserve"> ao passo que passadas mais curtas e rápidas podem indicar estratégias voltadas à propulsão e velocidade. </w:t>
      </w:r>
      <w:ins w:id="562" w:author="Autor desconhecido" w:date="2025-09-28T17:00:00Z">
        <w:r>
          <w:rPr>
            <w:rFonts w:ascii="Times New Roman" w:eastAsia="Times New Roman" w:hAnsi="Times New Roman" w:cs="Times New Roman"/>
          </w:rPr>
          <w:t>Nesse contexto</w:t>
        </w:r>
        <w:r w:rsidRPr="00274E8E">
          <w:rPr>
            <w:rFonts w:ascii="Times New Roman" w:eastAsia="Times New Roman" w:hAnsi="Times New Roman" w:cs="Times New Roman"/>
            <w:rPrChange w:id="563" w:author="User" w:date="2025-09-29T17:03:00Z">
              <w:rPr>
                <w:rFonts w:ascii="Times New Roman" w:eastAsia="Times New Roman" w:hAnsi="Times New Roman" w:cs="Times New Roman"/>
                <w:shd w:val="clear" w:color="auto" w:fill="8DFF00"/>
              </w:rPr>
            </w:rPrChange>
          </w:rPr>
          <w:t xml:space="preserve">, o tempo máximo de sustentação no </w:t>
        </w:r>
        <w:r w:rsidRPr="00274E8E">
          <w:rPr>
            <w:rFonts w:ascii="Times New Roman" w:eastAsia="Times New Roman" w:hAnsi="Times New Roman" w:cs="Times New Roman"/>
            <w:i/>
            <w:iCs/>
            <w:rPrChange w:id="564" w:author="User" w:date="2025-09-29T17:03:00Z">
              <w:rPr>
                <w:rFonts w:ascii="Times New Roman" w:eastAsia="Times New Roman" w:hAnsi="Times New Roman" w:cs="Times New Roman"/>
                <w:shd w:val="clear" w:color="auto" w:fill="8DFF00"/>
              </w:rPr>
            </w:rPrChange>
          </w:rPr>
          <w:t>HS</w:t>
        </w:r>
        <w:r w:rsidRPr="00274E8E">
          <w:rPr>
            <w:rFonts w:ascii="Times New Roman" w:eastAsia="Times New Roman" w:hAnsi="Times New Roman" w:cs="Times New Roman"/>
            <w:rPrChange w:id="565" w:author="User" w:date="2025-09-29T17:03:00Z">
              <w:rPr>
                <w:rFonts w:ascii="Times New Roman" w:eastAsia="Times New Roman" w:hAnsi="Times New Roman" w:cs="Times New Roman"/>
                <w:shd w:val="clear" w:color="auto" w:fill="8DFF00"/>
              </w:rPr>
            </w:rPrChange>
          </w:rPr>
          <w:t xml:space="preserve"> poderia influenciar também nos parâmetros espaço-temporais do </w:t>
        </w:r>
        <w:r w:rsidRPr="00274E8E">
          <w:rPr>
            <w:rFonts w:ascii="Times New Roman" w:eastAsia="Times New Roman" w:hAnsi="Times New Roman" w:cs="Times New Roman"/>
            <w:i/>
            <w:iCs/>
            <w:rPrChange w:id="566" w:author="User" w:date="2025-09-29T17:03:00Z">
              <w:rPr>
                <w:rFonts w:ascii="Times New Roman" w:eastAsia="Times New Roman" w:hAnsi="Times New Roman" w:cs="Times New Roman"/>
                <w:shd w:val="clear" w:color="auto" w:fill="8DFF00"/>
              </w:rPr>
            </w:rPrChange>
          </w:rPr>
          <w:t>HSW</w:t>
        </w:r>
        <w:r w:rsidRPr="00274E8E">
          <w:rPr>
            <w:rFonts w:ascii="Times New Roman" w:eastAsia="Times New Roman" w:hAnsi="Times New Roman" w:cs="Times New Roman"/>
            <w:rPrChange w:id="567" w:author="User" w:date="2025-09-29T17:03:00Z">
              <w:rPr>
                <w:rFonts w:ascii="Times New Roman" w:eastAsia="Times New Roman" w:hAnsi="Times New Roman" w:cs="Times New Roman"/>
                <w:shd w:val="clear" w:color="auto" w:fill="8DFF00"/>
              </w:rPr>
            </w:rPrChange>
          </w:rPr>
          <w:t>, sugerindo uma possível transferência de habilidades entre as condições estática e dinâmica</w:t>
        </w:r>
      </w:ins>
      <w:ins w:id="568" w:author="User" w:date="2025-09-29T17:03:00Z">
        <w:r w:rsidR="00274E8E">
          <w:rPr>
            <w:rFonts w:ascii="Times New Roman" w:eastAsia="Times New Roman" w:hAnsi="Times New Roman" w:cs="Times New Roman"/>
          </w:rPr>
          <w:t>.</w:t>
        </w:r>
      </w:ins>
      <w:ins w:id="569" w:author="Autor desconhecido" w:date="2025-09-28T17:00:00Z">
        <w:del w:id="570" w:author="User" w:date="2025-09-29T17:03:00Z">
          <w:r w:rsidRPr="00274E8E" w:rsidDel="00274E8E">
            <w:rPr>
              <w:rFonts w:ascii="Times New Roman" w:eastAsia="Times New Roman" w:hAnsi="Times New Roman" w:cs="Times New Roman"/>
              <w:rPrChange w:id="571" w:author="User" w:date="2025-09-29T17:03:00Z">
                <w:rPr>
                  <w:rFonts w:ascii="Times New Roman" w:eastAsia="Times New Roman" w:hAnsi="Times New Roman" w:cs="Times New Roman"/>
                  <w:shd w:val="clear" w:color="auto" w:fill="8DFF00"/>
                </w:rPr>
              </w:rPrChange>
            </w:rPr>
            <w:delText>.{</w:delText>
          </w:r>
        </w:del>
      </w:ins>
      <w:del w:id="572" w:author="User" w:date="2025-09-29T17:03:00Z">
        <w:r w:rsidRPr="00274E8E" w:rsidDel="00274E8E">
          <w:rPr>
            <w:rFonts w:ascii="Times New Roman" w:eastAsia="Times New Roman" w:hAnsi="Times New Roman" w:cs="Times New Roman"/>
            <w:rPrChange w:id="573" w:author="User" w:date="2025-09-29T17:03:00Z">
              <w:rPr>
                <w:shd w:val="clear" w:color="auto" w:fill="FFFF38"/>
              </w:rPr>
            </w:rPrChange>
          </w:rPr>
          <w:delText>Será correlacionado se o tempo</w:delText>
        </w:r>
        <w:r w:rsidRPr="00274E8E" w:rsidDel="00274E8E">
          <w:rPr>
            <w:rFonts w:ascii="Times New Roman" w:eastAsia="Times New Roman" w:hAnsi="Times New Roman" w:cs="Times New Roman"/>
            <w:rPrChange w:id="574" w:author="User" w:date="2025-09-29T17:03:00Z">
              <w:rPr>
                <w:b/>
                <w:shd w:val="clear" w:color="auto" w:fill="FFFF38"/>
              </w:rPr>
            </w:rPrChange>
          </w:rPr>
          <w:delText xml:space="preserve"> </w:delText>
        </w:r>
        <w:r w:rsidRPr="00274E8E" w:rsidDel="00274E8E">
          <w:rPr>
            <w:rFonts w:ascii="Times New Roman" w:eastAsia="Times New Roman" w:hAnsi="Times New Roman" w:cs="Times New Roman"/>
            <w:rPrChange w:id="575" w:author="User" w:date="2025-09-29T17:03:00Z">
              <w:rPr>
                <w:shd w:val="clear" w:color="auto" w:fill="FFFF38"/>
              </w:rPr>
            </w:rPrChange>
          </w:rPr>
          <w:delText>máximo</w:delText>
        </w:r>
        <w:r w:rsidRPr="00274E8E" w:rsidDel="00274E8E">
          <w:rPr>
            <w:rFonts w:ascii="Times New Roman" w:eastAsia="Times New Roman" w:hAnsi="Times New Roman" w:cs="Times New Roman"/>
            <w:rPrChange w:id="576" w:author="User" w:date="2025-09-29T17:03:00Z">
              <w:rPr>
                <w:b/>
                <w:shd w:val="clear" w:color="auto" w:fill="FFFF38"/>
              </w:rPr>
            </w:rPrChange>
          </w:rPr>
          <w:delText xml:space="preserve"> </w:delText>
        </w:r>
        <w:r w:rsidRPr="00274E8E" w:rsidDel="00274E8E">
          <w:rPr>
            <w:rFonts w:ascii="Times New Roman" w:eastAsia="Times New Roman" w:hAnsi="Times New Roman" w:cs="Times New Roman"/>
            <w:rPrChange w:id="577" w:author="User" w:date="2025-09-29T17:03:00Z">
              <w:rPr>
                <w:shd w:val="clear" w:color="auto" w:fill="FFFF38"/>
              </w:rPr>
            </w:rPrChange>
          </w:rPr>
          <w:delText>de</w:delText>
        </w:r>
        <w:r w:rsidRPr="00274E8E" w:rsidDel="00274E8E">
          <w:rPr>
            <w:rFonts w:ascii="Times New Roman" w:eastAsia="Times New Roman" w:hAnsi="Times New Roman" w:cs="Times New Roman"/>
            <w:rPrChange w:id="578" w:author="User" w:date="2025-09-29T17:03:00Z">
              <w:rPr>
                <w:b/>
                <w:shd w:val="clear" w:color="auto" w:fill="FFFF38"/>
              </w:rPr>
            </w:rPrChange>
          </w:rPr>
          <w:delText xml:space="preserve"> </w:delText>
        </w:r>
        <w:r w:rsidRPr="00274E8E" w:rsidDel="00274E8E">
          <w:rPr>
            <w:rFonts w:ascii="Times New Roman" w:eastAsia="Times New Roman" w:hAnsi="Times New Roman" w:cs="Times New Roman"/>
            <w:rPrChange w:id="579" w:author="User" w:date="2025-09-29T17:03:00Z">
              <w:rPr>
                <w:shd w:val="clear" w:color="auto" w:fill="FFFF38"/>
              </w:rPr>
            </w:rPrChange>
          </w:rPr>
          <w:delText>sustentação</w:delText>
        </w:r>
        <w:r w:rsidRPr="00274E8E" w:rsidDel="00274E8E">
          <w:rPr>
            <w:rFonts w:ascii="Times New Roman" w:eastAsia="Times New Roman" w:hAnsi="Times New Roman" w:cs="Times New Roman"/>
            <w:rPrChange w:id="580" w:author="User" w:date="2025-09-29T17:03:00Z">
              <w:rPr>
                <w:b/>
                <w:shd w:val="clear" w:color="auto" w:fill="FFFF38"/>
              </w:rPr>
            </w:rPrChange>
          </w:rPr>
          <w:delText xml:space="preserve"> </w:delText>
        </w:r>
        <w:r w:rsidRPr="00274E8E" w:rsidDel="00274E8E">
          <w:rPr>
            <w:rFonts w:ascii="Times New Roman" w:eastAsia="Times New Roman" w:hAnsi="Times New Roman" w:cs="Times New Roman"/>
            <w:rPrChange w:id="581" w:author="User" w:date="2025-09-29T17:03:00Z">
              <w:rPr>
                <w:shd w:val="clear" w:color="auto" w:fill="FFFF38"/>
              </w:rPr>
            </w:rPrChange>
          </w:rPr>
          <w:delText>no</w:delText>
        </w:r>
        <w:r w:rsidRPr="00274E8E" w:rsidDel="00274E8E">
          <w:rPr>
            <w:rFonts w:ascii="Times New Roman" w:eastAsia="Times New Roman" w:hAnsi="Times New Roman" w:cs="Times New Roman"/>
            <w:rPrChange w:id="582" w:author="User" w:date="2025-09-29T17:03:00Z">
              <w:rPr>
                <w:b/>
                <w:shd w:val="clear" w:color="auto" w:fill="FFFF38"/>
              </w:rPr>
            </w:rPrChange>
          </w:rPr>
          <w:delText xml:space="preserve"> </w:delText>
        </w:r>
        <w:r w:rsidRPr="00274E8E" w:rsidDel="00274E8E">
          <w:rPr>
            <w:rFonts w:ascii="Times New Roman" w:eastAsia="Times New Roman" w:hAnsi="Times New Roman" w:cs="Times New Roman"/>
            <w:rPrChange w:id="583" w:author="User" w:date="2025-09-29T17:03:00Z">
              <w:rPr>
                <w:shd w:val="clear" w:color="auto" w:fill="FFFF38"/>
              </w:rPr>
            </w:rPrChange>
          </w:rPr>
          <w:delText>HS apresenta relação com esses parâmetros espaço-temporais do HSW, o que pode indicar uma possível transferência de habilidades entre as condições estática e dinâmica.</w:delText>
        </w:r>
      </w:del>
      <w:ins w:id="584" w:author="Autor desconhecido" w:date="2025-09-28T17:00:00Z">
        <w:del w:id="585" w:author="User" w:date="2025-09-29T17:03:00Z">
          <w:r w:rsidRPr="00274E8E" w:rsidDel="00274E8E">
            <w:rPr>
              <w:rFonts w:ascii="Times New Roman" w:eastAsia="Times New Roman" w:hAnsi="Times New Roman" w:cs="Times New Roman"/>
              <w:rPrChange w:id="586" w:author="User" w:date="2025-09-29T17:03:00Z">
                <w:rPr>
                  <w:rFonts w:ascii="Times New Roman" w:eastAsia="Times New Roman" w:hAnsi="Times New Roman" w:cs="Times New Roman"/>
                  <w:shd w:val="clear" w:color="auto" w:fill="FFFF38"/>
                </w:rPr>
              </w:rPrChange>
            </w:rPr>
            <w:delText>}</w:delText>
          </w:r>
        </w:del>
      </w:ins>
    </w:p>
    <w:p w14:paraId="1E0EE27D" w14:textId="45EDDD7A" w:rsidR="00922388" w:rsidRDefault="00854586">
      <w:pPr>
        <w:spacing w:line="360" w:lineRule="auto"/>
        <w:ind w:firstLine="426"/>
        <w:rPr>
          <w:ins w:id="587" w:author="Autor desconhecido" w:date="2025-09-28T17:17:00Z"/>
          <w:rFonts w:ascii="Times New Roman" w:eastAsia="Times New Roman" w:hAnsi="Times New Roman" w:cs="Times New Roman"/>
        </w:rPr>
      </w:pPr>
      <w:commentRangeStart w:id="588"/>
      <w:del w:id="589" w:author="User" w:date="2025-09-29T17:03:00Z">
        <w:r w:rsidRPr="00274E8E" w:rsidDel="00274E8E">
          <w:rPr>
            <w:rFonts w:ascii="Times New Roman" w:eastAsia="Times New Roman" w:hAnsi="Times New Roman" w:cs="Times New Roman"/>
            <w:rPrChange w:id="590" w:author="User" w:date="2025-09-29T17:03:00Z">
              <w:rPr/>
            </w:rPrChange>
          </w:rPr>
          <w:delText xml:space="preserve">Por fim, o tempo de prática na modalidade em que o </w:delText>
        </w:r>
        <w:r w:rsidRPr="00274E8E" w:rsidDel="00274E8E">
          <w:rPr>
            <w:rFonts w:ascii="Times New Roman" w:eastAsia="Times New Roman" w:hAnsi="Times New Roman" w:cs="Times New Roman"/>
            <w:i/>
            <w:rPrChange w:id="591" w:author="User" w:date="2025-09-29T17:03:00Z">
              <w:rPr>
                <w:i/>
                <w:shd w:val="clear" w:color="auto" w:fill="FFFF38"/>
              </w:rPr>
            </w:rPrChange>
          </w:rPr>
          <w:delText>HS</w:delText>
        </w:r>
        <w:r w:rsidRPr="00274E8E" w:rsidDel="00274E8E">
          <w:rPr>
            <w:rFonts w:ascii="Times New Roman" w:eastAsia="Times New Roman" w:hAnsi="Times New Roman" w:cs="Times New Roman"/>
            <w:rPrChange w:id="592" w:author="User" w:date="2025-09-29T17:03:00Z">
              <w:rPr>
                <w:shd w:val="clear" w:color="auto" w:fill="FFFF38"/>
              </w:rPr>
            </w:rPrChange>
          </w:rPr>
          <w:delText>/</w:delText>
        </w:r>
        <w:r w:rsidRPr="00274E8E" w:rsidDel="00274E8E">
          <w:rPr>
            <w:rFonts w:ascii="Times New Roman" w:eastAsia="Times New Roman" w:hAnsi="Times New Roman" w:cs="Times New Roman"/>
            <w:i/>
            <w:rPrChange w:id="593" w:author="User" w:date="2025-09-29T17:03:00Z">
              <w:rPr>
                <w:i/>
                <w:shd w:val="clear" w:color="auto" w:fill="FFFF38"/>
              </w:rPr>
            </w:rPrChange>
          </w:rPr>
          <w:delText>HSW</w:delText>
        </w:r>
        <w:r w:rsidRPr="00274E8E" w:rsidDel="00274E8E">
          <w:rPr>
            <w:rFonts w:ascii="Times New Roman" w:eastAsia="Times New Roman" w:hAnsi="Times New Roman" w:cs="Times New Roman"/>
            <w:rPrChange w:id="594" w:author="User" w:date="2025-09-29T17:03:00Z">
              <w:rPr>
                <w:shd w:val="clear" w:color="auto" w:fill="FFFF38"/>
              </w:rPr>
            </w:rPrChange>
          </w:rPr>
          <w:delText xml:space="preserve"> é treinado também será considerado como variável.</w:delText>
        </w:r>
        <w:r w:rsidRPr="00274E8E" w:rsidDel="00274E8E">
          <w:rPr>
            <w:rFonts w:ascii="Times New Roman" w:eastAsia="Times New Roman" w:hAnsi="Times New Roman" w:cs="Times New Roman"/>
            <w:rPrChange w:id="595" w:author="User" w:date="2025-09-29T17:03:00Z">
              <w:rPr>
                <w:rFonts w:ascii="Times New Roman" w:eastAsia="Times New Roman" w:hAnsi="Times New Roman" w:cs="Times New Roman"/>
              </w:rPr>
            </w:rPrChange>
          </w:rPr>
          <w:delText xml:space="preserve"> </w:delText>
        </w:r>
        <w:commentRangeEnd w:id="588"/>
        <w:r w:rsidRPr="00274E8E" w:rsidDel="00274E8E">
          <w:rPr>
            <w:rPrChange w:id="596" w:author="User" w:date="2025-09-29T17:03:00Z">
              <w:rPr/>
            </w:rPrChange>
          </w:rPr>
          <w:commentReference w:id="588"/>
        </w:r>
      </w:del>
      <w:commentRangeStart w:id="597"/>
      <w:commentRangeEnd w:id="597"/>
      <w:ins w:id="598" w:author="Autor desconhecido" w:date="2025-09-28T17:02:00Z">
        <w:del w:id="599" w:author="User" w:date="2025-09-29T17:03:00Z">
          <w:r w:rsidRPr="00274E8E" w:rsidDel="00274E8E">
            <w:rPr>
              <w:rPrChange w:id="600" w:author="User" w:date="2025-09-29T17:03:00Z">
                <w:rPr/>
              </w:rPrChange>
            </w:rPr>
            <w:commentReference w:id="597"/>
          </w:r>
        </w:del>
      </w:ins>
      <w:ins w:id="601" w:author="Autor desconhecido" w:date="2025-09-28T17:03:00Z">
        <w:r w:rsidRPr="00274E8E">
          <w:rPr>
            <w:rFonts w:ascii="Times New Roman" w:hAnsi="Times New Roman"/>
            <w:rPrChange w:id="602" w:author="User" w:date="2025-09-29T17:03:00Z">
              <w:rPr>
                <w:rFonts w:ascii="Times New Roman" w:hAnsi="Times New Roman"/>
                <w:shd w:val="clear" w:color="auto" w:fill="8DFF00"/>
              </w:rPr>
            </w:rPrChange>
          </w:rPr>
          <w:t xml:space="preserve">O tempo de prática na modalidade em que o </w:t>
        </w:r>
        <w:r w:rsidRPr="00274E8E">
          <w:rPr>
            <w:rFonts w:ascii="Times New Roman" w:hAnsi="Times New Roman"/>
            <w:i/>
            <w:iCs/>
            <w:rPrChange w:id="603" w:author="User" w:date="2025-09-29T17:03:00Z">
              <w:rPr>
                <w:rFonts w:ascii="Times New Roman" w:hAnsi="Times New Roman"/>
                <w:i/>
                <w:iCs/>
                <w:shd w:val="clear" w:color="auto" w:fill="8DFF00"/>
              </w:rPr>
            </w:rPrChange>
          </w:rPr>
          <w:t>HS</w:t>
        </w:r>
        <w:r w:rsidRPr="00274E8E">
          <w:rPr>
            <w:rFonts w:ascii="Times New Roman" w:hAnsi="Times New Roman"/>
            <w:rPrChange w:id="604" w:author="User" w:date="2025-09-29T17:03:00Z">
              <w:rPr>
                <w:rFonts w:ascii="Times New Roman" w:hAnsi="Times New Roman"/>
                <w:shd w:val="clear" w:color="auto" w:fill="8DFF00"/>
              </w:rPr>
            </w:rPrChange>
          </w:rPr>
          <w:t xml:space="preserve"> é treinado parece exercer papel importante na estabilidade e no controle postural.</w:t>
        </w:r>
        <w:r>
          <w:t xml:space="preserve"> </w:t>
        </w:r>
      </w:ins>
      <w:r>
        <w:rPr>
          <w:rFonts w:ascii="Times New Roman" w:eastAsia="Times New Roman" w:hAnsi="Times New Roman" w:cs="Times New Roman"/>
        </w:rPr>
        <w:t xml:space="preserve">Estudos indicam que a experiência esportiva está diretamente associada à estabilidade, tanto em pé quanto em posição invertida, sendo ginastas seniores mais estáveis do que juniores em tarefas de equilíbrio [17]. No contexto do </w:t>
      </w:r>
      <w:r>
        <w:rPr>
          <w:rFonts w:ascii="Times New Roman" w:eastAsia="Times New Roman" w:hAnsi="Times New Roman" w:cs="Times New Roman"/>
          <w:i/>
        </w:rPr>
        <w:t>HS</w:t>
      </w:r>
      <w:r>
        <w:rPr>
          <w:rFonts w:ascii="Times New Roman" w:eastAsia="Times New Roman" w:hAnsi="Times New Roman" w:cs="Times New Roman"/>
        </w:rPr>
        <w:t xml:space="preserve"> e do </w:t>
      </w:r>
      <w:r>
        <w:rPr>
          <w:rFonts w:ascii="Times New Roman" w:eastAsia="Times New Roman" w:hAnsi="Times New Roman" w:cs="Times New Roman"/>
          <w:i/>
        </w:rPr>
        <w:t>HSW</w:t>
      </w:r>
      <w:r>
        <w:rPr>
          <w:rFonts w:ascii="Times New Roman" w:eastAsia="Times New Roman" w:hAnsi="Times New Roman" w:cs="Times New Roman"/>
        </w:rPr>
        <w:t>, maior tempo de prática tende a refletir não apenas em maior resistência de sustentação e controle postural estático, mas também em proficiência no deslocamento em inversão</w:t>
      </w:r>
      <w:del w:id="605" w:author="User" w:date="2025-09-29T17:03:00Z">
        <w:r w:rsidDel="00274E8E">
          <w:rPr>
            <w:rFonts w:ascii="Times New Roman" w:eastAsia="Times New Roman" w:hAnsi="Times New Roman" w:cs="Times New Roman"/>
          </w:rPr>
          <w:delText>.</w:delText>
        </w:r>
        <w:r w:rsidDel="00274E8E">
          <w:rPr>
            <w:rFonts w:ascii="Times New Roman" w:eastAsia="Times New Roman" w:hAnsi="Times New Roman" w:cs="Times New Roman"/>
            <w:shd w:val="clear" w:color="auto" w:fill="FFFF38"/>
            <w:rPrChange w:id="606" w:author="Autor desconhecido" w:date="2025-09-28T17:05:00Z">
              <w:rPr>
                <w:shd w:val="clear" w:color="auto" w:fill="FFFF38"/>
              </w:rPr>
            </w:rPrChange>
          </w:rPr>
          <w:delText xml:space="preserve"> Também poderemos analisar o impacto da idade cronológica frente a capacidade de equilíbrio invertido.</w:delText>
        </w:r>
        <w:r w:rsidDel="00274E8E">
          <w:rPr>
            <w:shd w:val="clear" w:color="auto" w:fill="FFFF38"/>
          </w:rPr>
          <w:delText xml:space="preserve"> </w:delText>
        </w:r>
        <w:commentRangeStart w:id="607"/>
        <w:r w:rsidDel="00274E8E">
          <w:rPr>
            <w:rFonts w:ascii="Times New Roman" w:eastAsia="Times New Roman" w:hAnsi="Times New Roman" w:cs="Times New Roman"/>
            <w:shd w:val="clear" w:color="auto" w:fill="FFFF38"/>
            <w:rPrChange w:id="608" w:author="Autor desconhecido" w:date="2025-09-28T17:05:00Z">
              <w:rPr>
                <w:shd w:val="clear" w:color="auto" w:fill="FFFF38"/>
              </w:rPr>
            </w:rPrChange>
          </w:rPr>
          <w:delText>O corte etário seguirá base na literatura de controle postural em pé, a qual incluirá uma faixa abrange a população adulta jovem com o sistema neuromotor plenamente desenvolvido, mas não se limitará ao considerar declínio sensomotor associado ao envelhecimento</w:delText>
        </w:r>
        <w:commentRangeEnd w:id="607"/>
        <w:r w:rsidDel="00274E8E">
          <w:commentReference w:id="607"/>
        </w:r>
      </w:del>
      <w:commentRangeStart w:id="609"/>
      <w:commentRangeEnd w:id="609"/>
      <w:ins w:id="610" w:author="Autor desconhecido" w:date="2025-09-28T17:06:00Z">
        <w:del w:id="611" w:author="User" w:date="2025-09-29T17:03:00Z">
          <w:r w:rsidDel="00274E8E">
            <w:commentReference w:id="609"/>
          </w:r>
        </w:del>
      </w:ins>
      <w:del w:id="612" w:author="User" w:date="2025-09-29T17:03:00Z">
        <w:r w:rsidDel="00274E8E">
          <w:rPr>
            <w:rFonts w:ascii="Times New Roman" w:eastAsia="Times New Roman" w:hAnsi="Times New Roman" w:cs="Times New Roman"/>
          </w:rPr>
          <w:delText>.</w:delText>
        </w:r>
      </w:del>
      <w:ins w:id="613" w:author="Autor desconhecido" w:date="2025-09-28T17:05:00Z">
        <w:del w:id="614" w:author="User" w:date="2025-09-29T17:03:00Z">
          <w:r w:rsidDel="00274E8E">
            <w:rPr>
              <w:rFonts w:ascii="Times New Roman" w:eastAsia="Times New Roman" w:hAnsi="Times New Roman" w:cs="Times New Roman"/>
              <w:shd w:val="clear" w:color="auto" w:fill="FFFF38"/>
            </w:rPr>
            <w:delText>Estudos demonstram que a capacidade de estabilização postural atinge seu ápice por volta dos 18 a 30 anos de idade, mantendo-se relativamente estável até aproximadamente os 40 anos, quando fatores como redução da força muscular, declínio da integração sensorial e alterações na propriocepão começam a afetar significativamente o controle postural [28], [29]</w:delText>
          </w:r>
        </w:del>
      </w:ins>
      <w:del w:id="615" w:author="User" w:date="2025-09-29T17:03:00Z">
        <w:r w:rsidDel="00274E8E">
          <w:rPr>
            <w:rFonts w:ascii="Times New Roman" w:eastAsia="Times New Roman" w:hAnsi="Times New Roman" w:cs="Times New Roman"/>
            <w:shd w:val="clear" w:color="auto" w:fill="FFFF38"/>
            <w:rPrChange w:id="616" w:author="Autor desconhecido" w:date="2025-09-28T17:05:00Z">
              <w:rPr>
                <w:shd w:val="clear" w:color="auto" w:fill="FFFF38"/>
              </w:rPr>
            </w:rPrChange>
          </w:rPr>
          <w:delText xml:space="preserve"> </w:delText>
        </w:r>
        <w:r w:rsidDel="00274E8E">
          <w:rPr>
            <w:rFonts w:ascii="Times New Roman" w:eastAsia="Times New Roman" w:hAnsi="Times New Roman" w:cs="Times New Roman"/>
            <w:shd w:val="clear" w:color="auto" w:fill="FFFF38"/>
          </w:rPr>
          <w:delText>Estudos demonstram que a capacidade de estabilização postural atinge seu ápice por volta dos 18 a 30 anos de idade, mantendo-se relativamente estável até aproximadamente os 40 anos, quando fatores como redução da força muscular, declínio da integração sensorial e alterações na propriocepão começam a afetar significativamente o controle postural [28], [29]</w:delText>
        </w:r>
        <w:r w:rsidDel="00274E8E">
          <w:rPr>
            <w:rFonts w:ascii="Times New Roman" w:eastAsia="Times New Roman" w:hAnsi="Times New Roman" w:cs="Times New Roman"/>
            <w:shd w:val="clear" w:color="auto" w:fill="FFFF38"/>
            <w:rPrChange w:id="617" w:author="Autor desconhecido" w:date="2025-09-28T17:05:00Z">
              <w:rPr>
                <w:shd w:val="clear" w:color="auto" w:fill="FFFF38"/>
              </w:rPr>
            </w:rPrChange>
          </w:rPr>
          <w:delText>.</w:delText>
        </w:r>
        <w:r w:rsidDel="00274E8E">
          <w:rPr>
            <w:rFonts w:ascii="Times New Roman" w:eastAsia="Times New Roman" w:hAnsi="Times New Roman" w:cs="Times New Roman"/>
          </w:rPr>
          <w:delText xml:space="preserve"> </w:delText>
        </w:r>
      </w:del>
      <w:ins w:id="618" w:author="User" w:date="2025-09-29T17:04:00Z">
        <w:r w:rsidR="00274E8E">
          <w:rPr>
            <w:rFonts w:ascii="Times New Roman" w:eastAsia="Times New Roman" w:hAnsi="Times New Roman" w:cs="Times New Roman"/>
          </w:rPr>
          <w:t xml:space="preserve">. </w:t>
        </w:r>
      </w:ins>
      <w:ins w:id="619" w:author="Autor desconhecido" w:date="2025-09-28T17:06:00Z">
        <w:r w:rsidRPr="00274E8E">
          <w:rPr>
            <w:rFonts w:ascii="Times New Roman" w:hAnsi="Times New Roman"/>
            <w:rPrChange w:id="620" w:author="User" w:date="2025-09-29T17:04:00Z">
              <w:rPr>
                <w:rFonts w:ascii="Times New Roman" w:hAnsi="Times New Roman"/>
                <w:shd w:val="clear" w:color="auto" w:fill="8DFF00"/>
              </w:rPr>
            </w:rPrChange>
          </w:rPr>
          <w:t>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[28], [29</w:t>
        </w:r>
        <w:del w:id="621" w:author="User" w:date="2025-09-29T17:04:00Z">
          <w:r w:rsidRPr="00274E8E" w:rsidDel="00274E8E">
            <w:rPr>
              <w:rFonts w:ascii="Times New Roman" w:hAnsi="Times New Roman"/>
              <w:rPrChange w:id="622" w:author="User" w:date="2025-09-29T17:04:00Z">
                <w:rPr>
                  <w:rFonts w:ascii="Times New Roman" w:hAnsi="Times New Roman"/>
                  <w:shd w:val="clear" w:color="auto" w:fill="8DFF00"/>
                </w:rPr>
              </w:rPrChange>
            </w:rPr>
            <w:delText xml:space="preserve">]. </w:delText>
          </w:r>
        </w:del>
      </w:ins>
      <w:commentRangeStart w:id="623"/>
      <w:del w:id="624" w:author="User" w:date="2025-09-29T17:04:00Z">
        <w:r w:rsidRPr="00274E8E" w:rsidDel="00274E8E">
          <w:rPr>
            <w:rFonts w:ascii="Times New Roman" w:eastAsia="Times New Roman" w:hAnsi="Times New Roman" w:cs="Times New Roman"/>
            <w:rPrChange w:id="625" w:author="User" w:date="2025-09-29T17:04:00Z">
              <w:rPr>
                <w:shd w:val="clear" w:color="auto" w:fill="FFFF38"/>
              </w:rPr>
            </w:rPrChange>
          </w:rPr>
          <w:delText xml:space="preserve">No entanto, a </w:delText>
        </w:r>
        <w:r w:rsidRPr="00274E8E" w:rsidDel="00274E8E">
          <w:rPr>
            <w:rFonts w:ascii="Times New Roman" w:eastAsia="Times New Roman" w:hAnsi="Times New Roman" w:cs="Times New Roman"/>
            <w:i/>
            <w:rPrChange w:id="626" w:author="User" w:date="2025-09-29T17:04:00Z">
              <w:rPr>
                <w:i/>
                <w:shd w:val="clear" w:color="auto" w:fill="FFFF38"/>
              </w:rPr>
            </w:rPrChange>
          </w:rPr>
          <w:delText>HS</w:delText>
        </w:r>
        <w:r w:rsidRPr="00274E8E" w:rsidDel="00274E8E">
          <w:rPr>
            <w:rFonts w:ascii="Times New Roman" w:eastAsia="Times New Roman" w:hAnsi="Times New Roman" w:cs="Times New Roman"/>
            <w:rPrChange w:id="627" w:author="User" w:date="2025-09-29T17:04:00Z">
              <w:rPr>
                <w:shd w:val="clear" w:color="auto" w:fill="FFFF38"/>
              </w:rPr>
            </w:rPrChange>
          </w:rPr>
          <w:delText xml:space="preserve"> é uma habilidade aprendida, e não uma postura natural, poderá ser que tempo de prática tenha impacto maior do que condição biológica em sua proficiência</w:delText>
        </w:r>
        <w:commentRangeEnd w:id="623"/>
        <w:r w:rsidRPr="00274E8E" w:rsidDel="00274E8E">
          <w:rPr>
            <w:rPrChange w:id="628" w:author="User" w:date="2025-09-29T17:04:00Z">
              <w:rPr/>
            </w:rPrChange>
          </w:rPr>
          <w:commentReference w:id="623"/>
        </w:r>
      </w:del>
      <w:commentRangeStart w:id="629"/>
      <w:commentRangeEnd w:id="629"/>
      <w:ins w:id="630" w:author="Autor desconhecido" w:date="2025-09-28T17:07:00Z">
        <w:del w:id="631" w:author="User" w:date="2025-09-29T17:04:00Z">
          <w:r w:rsidRPr="00274E8E" w:rsidDel="00274E8E">
            <w:rPr>
              <w:rPrChange w:id="632" w:author="User" w:date="2025-09-29T17:04:00Z">
                <w:rPr>
                  <w:shd w:val="clear" w:color="auto" w:fill="FFFF38"/>
                </w:rPr>
              </w:rPrChange>
            </w:rPr>
            <w:commentReference w:id="629"/>
          </w:r>
        </w:del>
      </w:ins>
      <w:del w:id="633" w:author="User" w:date="2025-09-29T17:04:00Z">
        <w:r w:rsidRPr="00274E8E" w:rsidDel="00274E8E">
          <w:rPr>
            <w:rFonts w:ascii="Times New Roman" w:eastAsia="Times New Roman" w:hAnsi="Times New Roman" w:cs="Times New Roman"/>
            <w:rPrChange w:id="634" w:author="User" w:date="2025-09-29T17:04:00Z">
              <w:rPr>
                <w:shd w:val="clear" w:color="auto" w:fill="FFFF38"/>
              </w:rPr>
            </w:rPrChange>
          </w:rPr>
          <w:delText>.</w:delText>
        </w:r>
      </w:del>
      <w:ins w:id="635" w:author="Autor desconhecido" w:date="2025-09-28T17:18:00Z">
        <w:del w:id="636" w:author="User" w:date="2025-09-29T17:04:00Z">
          <w:r w:rsidRPr="00274E8E" w:rsidDel="00274E8E">
            <w:rPr>
              <w:rFonts w:ascii="Times New Roman" w:eastAsia="Times New Roman" w:hAnsi="Times New Roman" w:cs="Times New Roman"/>
              <w:rPrChange w:id="637" w:author="User" w:date="2025-09-29T17:04:00Z">
                <w:rPr>
                  <w:rFonts w:ascii="Times New Roman" w:eastAsia="Times New Roman" w:hAnsi="Times New Roman" w:cs="Times New Roman"/>
                  <w:shd w:val="clear" w:color="auto" w:fill="FFFF38"/>
                </w:rPr>
              </w:rPrChange>
            </w:rPr>
            <w:delText xml:space="preserve"> </w:delText>
          </w:r>
        </w:del>
      </w:ins>
      <w:ins w:id="638" w:author="User" w:date="2025-09-29T17:04:00Z">
        <w:r w:rsidR="00274E8E" w:rsidRPr="00274E8E">
          <w:rPr>
            <w:rFonts w:ascii="Times New Roman" w:eastAsia="Times New Roman" w:hAnsi="Times New Roman" w:cs="Times New Roman"/>
            <w:rPrChange w:id="639" w:author="User" w:date="2025-09-29T17:04:00Z">
              <w:rPr>
                <w:rFonts w:ascii="Times New Roman" w:eastAsia="Times New Roman" w:hAnsi="Times New Roman" w:cs="Times New Roman"/>
                <w:shd w:val="clear" w:color="auto" w:fill="FFFF38"/>
              </w:rPr>
            </w:rPrChange>
          </w:rPr>
          <w:t>].</w:t>
        </w:r>
        <w:r w:rsidR="00274E8E" w:rsidRPr="00CB4FED">
          <w:rPr>
            <w:rFonts w:ascii="Times New Roman" w:eastAsia="Times New Roman" w:hAnsi="Times New Roman" w:cs="Times New Roman"/>
          </w:rPr>
          <w:t xml:space="preserve"> </w:t>
        </w:r>
      </w:ins>
      <w:ins w:id="640" w:author="Autor desconhecido" w:date="2025-09-28T17:18:00Z">
        <w:r w:rsidRPr="00274E8E">
          <w:rPr>
            <w:rFonts w:ascii="Times New Roman" w:hAnsi="Times New Roman"/>
            <w:rPrChange w:id="641" w:author="User" w:date="2025-09-29T17:04:00Z">
              <w:rPr>
                <w:rFonts w:ascii="Times New Roman" w:hAnsi="Times New Roman"/>
                <w:shd w:val="clear" w:color="auto" w:fill="8DFF00"/>
              </w:rPr>
            </w:rPrChange>
          </w:rPr>
          <w:t xml:space="preserve">Embora a idade cronológica naturalmente poderia influenciar a capacidade de equilíbrio invertido, a proficiência no </w:t>
        </w:r>
        <w:r w:rsidRPr="00274E8E">
          <w:rPr>
            <w:rFonts w:ascii="Times New Roman" w:hAnsi="Times New Roman"/>
            <w:i/>
            <w:iCs/>
            <w:rPrChange w:id="642" w:author="User" w:date="2025-09-29T17:04:00Z">
              <w:rPr>
                <w:rFonts w:ascii="Times New Roman" w:hAnsi="Times New Roman"/>
                <w:i/>
                <w:iCs/>
                <w:shd w:val="clear" w:color="auto" w:fill="8DFF00"/>
              </w:rPr>
            </w:rPrChange>
          </w:rPr>
          <w:t>HS</w:t>
        </w:r>
        <w:r w:rsidRPr="00274E8E">
          <w:rPr>
            <w:rFonts w:ascii="Times New Roman" w:hAnsi="Times New Roman"/>
            <w:rPrChange w:id="643" w:author="User" w:date="2025-09-29T17:04:00Z">
              <w:rPr>
                <w:shd w:val="clear" w:color="auto" w:fill="8DFF00"/>
              </w:rPr>
            </w:rPrChange>
          </w:rPr>
          <w:t xml:space="preserve"> pode ser menos limitada por esses fatores biológicos. </w:t>
        </w:r>
      </w:ins>
      <w:del w:id="644" w:author="Autor desconhecido" w:date="2025-09-28T17:49:00Z">
        <w:r w:rsidRPr="00274E8E">
          <w:rPr>
            <w:rFonts w:ascii="Times New Roman" w:hAnsi="Times New Roman"/>
            <w:i/>
            <w:iCs/>
            <w:rPrChange w:id="645" w:author="User" w:date="2025-09-29T17:04:00Z">
              <w:rPr>
                <w:rFonts w:ascii="Times New Roman" w:hAnsi="Times New Roman"/>
                <w:i/>
                <w:iCs/>
                <w:shd w:val="clear" w:color="auto" w:fill="8DFF00"/>
              </w:rPr>
            </w:rPrChange>
          </w:rPr>
          <w:delText>HS</w:delText>
        </w:r>
        <w:r w:rsidRPr="00274E8E">
          <w:rPr>
            <w:rFonts w:ascii="Times New Roman" w:hAnsi="Times New Roman"/>
            <w:rPrChange w:id="646" w:author="User" w:date="2025-09-29T17:04:00Z">
              <w:rPr>
                <w:rFonts w:ascii="Times New Roman" w:hAnsi="Times New Roman"/>
                <w:shd w:val="clear" w:color="auto" w:fill="8DFF00"/>
              </w:rPr>
            </w:rPrChange>
          </w:rPr>
          <w:delText xml:space="preserve"> de 66 anos, com mais de 40 anos de treinamento, apresentando desempenho notável, indicando que a experiência acumulada pode preservar o controle postural e a proficiência, mesmo em idades mais avançadas.</w:delText>
        </w:r>
      </w:del>
      <w:ins w:id="647" w:author="Autor desconhecido" w:date="2025-09-28T17:49:00Z">
        <w:r w:rsidRPr="00274E8E">
          <w:rPr>
            <w:rFonts w:ascii="Times New Roman" w:hAnsi="Times New Roman"/>
            <w:rPrChange w:id="648" w:author="User" w:date="2025-09-29T17:04:00Z">
              <w:rPr>
                <w:rFonts w:ascii="Times New Roman" w:hAnsi="Times New Roman"/>
                <w:shd w:val="clear" w:color="auto" w:fill="8DFF00"/>
              </w:rPr>
            </w:rPrChange>
          </w:rPr>
          <w:t xml:space="preserve"> </w:t>
        </w:r>
      </w:ins>
      <w:ins w:id="649" w:author="Autor desconhecido" w:date="2025-09-28T17:59:00Z">
        <w:r w:rsidRPr="00274E8E">
          <w:rPr>
            <w:rFonts w:ascii="Times New Roman" w:hAnsi="Times New Roman"/>
            <w:color w:val="0F1115"/>
            <w:rPrChange w:id="650" w:author="User" w:date="2025-09-29T17:04:00Z">
              <w:rPr>
                <w:rFonts w:ascii="Times New Roman" w:hAnsi="Times New Roman"/>
                <w:color w:val="0F1115"/>
                <w:shd w:val="clear" w:color="auto" w:fill="8DFF00"/>
              </w:rPr>
            </w:rPrChange>
          </w:rPr>
          <w:t xml:space="preserve">Isso porque o </w:t>
        </w:r>
        <w:r w:rsidRPr="00274E8E">
          <w:rPr>
            <w:rFonts w:ascii="Times New Roman" w:hAnsi="Times New Roman"/>
            <w:i/>
            <w:iCs/>
            <w:color w:val="0F1115"/>
            <w:rPrChange w:id="651" w:author="User" w:date="2025-09-29T17:04:00Z">
              <w:rPr>
                <w:rFonts w:ascii="Times New Roman" w:hAnsi="Times New Roman"/>
                <w:color w:val="0F1115"/>
                <w:shd w:val="clear" w:color="auto" w:fill="8DFF00"/>
              </w:rPr>
            </w:rPrChange>
          </w:rPr>
          <w:t>HS</w:t>
        </w:r>
        <w:r w:rsidRPr="00274E8E">
          <w:rPr>
            <w:rFonts w:ascii="Times New Roman" w:hAnsi="Times New Roman"/>
            <w:color w:val="0F1115"/>
            <w:rPrChange w:id="652" w:author="User" w:date="2025-09-29T17:04:00Z">
              <w:rPr>
                <w:rFonts w:ascii="Times New Roman" w:hAnsi="Times New Roman"/>
                <w:color w:val="0F1115"/>
                <w:shd w:val="clear" w:color="auto" w:fill="8DFF00"/>
              </w:rPr>
            </w:rPrChange>
          </w:rPr>
          <w:t xml:space="preserve"> é uma habilidade motora complexa [4</w:t>
        </w:r>
        <w:r w:rsidRPr="00274E8E">
          <w:rPr>
            <w:rFonts w:ascii="quote-cjk-patch;Inter;system-ui" w:hAnsi="quote-cjk-patch;Inter;system-ui"/>
            <w:color w:val="0F1115"/>
            <w:rPrChange w:id="653" w:author="User" w:date="2025-09-29T17:04:00Z">
              <w:rPr>
                <w:shd w:val="clear" w:color="auto" w:fill="8DFF00"/>
              </w:rPr>
            </w:rPrChange>
          </w:rPr>
          <w:t>],[</w:t>
        </w:r>
      </w:ins>
      <w:r w:rsidRPr="00274E8E">
        <w:rPr>
          <w:rFonts w:ascii="quote-cjk-patch;Inter;system-ui" w:hAnsi="quote-cjk-patch;Inter;system-ui"/>
          <w:color w:val="0F1115"/>
          <w:rPrChange w:id="654" w:author="User" w:date="2025-09-29T17:04:00Z">
            <w:rPr>
              <w:shd w:val="clear" w:color="auto" w:fill="8DFF00"/>
            </w:rPr>
          </w:rPrChange>
        </w:rPr>
        <w:t>11], cuja proficiência é largamente determinada pela prática deliberada e pela qualidade do treinamento [7, 9]. A aquisição de tal habilidade promove adaptações neurais específicas, como a otimização do recrutamento muscular e do controle motor [2</w:t>
      </w:r>
      <w:ins w:id="655" w:author="Autor desconhecido" w:date="2025-09-28T18:00:00Z">
        <w:r w:rsidRPr="00274E8E">
          <w:rPr>
            <w:rFonts w:ascii="Times New Roman" w:hAnsi="Times New Roman"/>
            <w:color w:val="0F1115"/>
            <w:rPrChange w:id="656" w:author="User" w:date="2025-09-29T17:04:00Z">
              <w:rPr>
                <w:rFonts w:ascii="Times New Roman" w:hAnsi="Times New Roman"/>
                <w:color w:val="0F1115"/>
                <w:shd w:val="clear" w:color="auto" w:fill="8DFF00"/>
              </w:rPr>
            </w:rPrChange>
          </w:rPr>
          <w:t>]</w:t>
        </w:r>
      </w:ins>
      <w:r w:rsidRPr="00274E8E">
        <w:rPr>
          <w:rFonts w:ascii="quote-cjk-patch;Inter;system-ui" w:hAnsi="quote-cjk-patch;Inter;system-ui"/>
          <w:color w:val="0F1115"/>
          <w:rPrChange w:id="657" w:author="User" w:date="2025-09-29T17:04:00Z">
            <w:rPr>
              <w:shd w:val="clear" w:color="auto" w:fill="8DFF00"/>
            </w:rPr>
          </w:rPrChange>
        </w:rPr>
        <w:t>,</w:t>
      </w:r>
      <w:del w:id="658" w:author="Autor desconhecido" w:date="2025-09-28T18:00:00Z">
        <w:r w:rsidRPr="00274E8E">
          <w:rPr>
            <w:rFonts w:ascii="Times New Roman" w:hAnsi="Times New Roman"/>
            <w:color w:val="0F1115"/>
            <w:rPrChange w:id="659" w:author="User" w:date="2025-09-29T17:04:00Z">
              <w:rPr>
                <w:rFonts w:ascii="Times New Roman" w:hAnsi="Times New Roman"/>
                <w:color w:val="0F1115"/>
                <w:shd w:val="clear" w:color="auto" w:fill="8DFF00"/>
              </w:rPr>
            </w:rPrChange>
          </w:rPr>
          <w:delText xml:space="preserve"> </w:delText>
        </w:r>
      </w:del>
      <w:ins w:id="660" w:author="Autor desconhecido" w:date="2025-09-28T18:00:00Z">
        <w:r w:rsidRPr="00274E8E">
          <w:rPr>
            <w:rFonts w:ascii="Times New Roman" w:hAnsi="Times New Roman"/>
            <w:color w:val="0F1115"/>
            <w:rPrChange w:id="661" w:author="User" w:date="2025-09-29T17:04:00Z">
              <w:rPr>
                <w:rFonts w:ascii="Times New Roman" w:hAnsi="Times New Roman"/>
                <w:color w:val="0F1115"/>
                <w:shd w:val="clear" w:color="auto" w:fill="8DFF00"/>
              </w:rPr>
            </w:rPrChange>
          </w:rPr>
          <w:t xml:space="preserve"> [</w:t>
        </w:r>
      </w:ins>
      <w:r w:rsidRPr="00274E8E">
        <w:rPr>
          <w:rFonts w:ascii="quote-cjk-patch;Inter;system-ui" w:hAnsi="quote-cjk-patch;Inter;system-ui"/>
          <w:color w:val="0F1115"/>
          <w:rPrChange w:id="662" w:author="User" w:date="2025-09-29T17:04:00Z">
            <w:rPr>
              <w:shd w:val="clear" w:color="auto" w:fill="8DFF00"/>
            </w:rPr>
          </w:rPrChange>
        </w:rPr>
        <w:t>5</w:t>
      </w:r>
      <w:ins w:id="663" w:author="Autor desconhecido" w:date="2025-09-28T18:00:00Z">
        <w:r w:rsidRPr="00274E8E">
          <w:rPr>
            <w:rFonts w:ascii="Times New Roman" w:hAnsi="Times New Roman"/>
            <w:color w:val="0F1115"/>
            <w:rPrChange w:id="664" w:author="User" w:date="2025-09-29T17:04:00Z">
              <w:rPr>
                <w:rFonts w:ascii="Times New Roman" w:hAnsi="Times New Roman"/>
                <w:color w:val="0F1115"/>
                <w:shd w:val="clear" w:color="auto" w:fill="8DFF00"/>
              </w:rPr>
            </w:rPrChange>
          </w:rPr>
          <w:t>]</w:t>
        </w:r>
      </w:ins>
      <w:r w:rsidRPr="00274E8E">
        <w:rPr>
          <w:rFonts w:ascii="quote-cjk-patch;Inter;system-ui" w:hAnsi="quote-cjk-patch;Inter;system-ui"/>
          <w:color w:val="0F1115"/>
          <w:rPrChange w:id="665" w:author="User" w:date="2025-09-29T17:04:00Z">
            <w:rPr>
              <w:shd w:val="clear" w:color="auto" w:fill="8DFF00"/>
            </w:rPr>
          </w:rPrChange>
        </w:rPr>
        <w:t xml:space="preserve">, </w:t>
      </w:r>
      <w:ins w:id="666" w:author="Autor desconhecido" w:date="2025-09-28T18:00:00Z">
        <w:r w:rsidRPr="00274E8E">
          <w:rPr>
            <w:rFonts w:ascii="Times New Roman" w:hAnsi="Times New Roman"/>
            <w:color w:val="0F1115"/>
            <w:rPrChange w:id="667" w:author="User" w:date="2025-09-29T17:04:00Z">
              <w:rPr>
                <w:rFonts w:ascii="Times New Roman" w:hAnsi="Times New Roman"/>
                <w:color w:val="0F1115"/>
                <w:shd w:val="clear" w:color="auto" w:fill="8DFF00"/>
              </w:rPr>
            </w:rPrChange>
          </w:rPr>
          <w:t>[</w:t>
        </w:r>
      </w:ins>
      <w:r w:rsidRPr="00274E8E">
        <w:rPr>
          <w:rFonts w:ascii="quote-cjk-patch;Inter;system-ui" w:hAnsi="quote-cjk-patch;Inter;system-ui"/>
          <w:color w:val="0F1115"/>
          <w:rPrChange w:id="668" w:author="User" w:date="2025-09-29T17:04:00Z">
            <w:rPr>
              <w:shd w:val="clear" w:color="auto" w:fill="8DFF00"/>
            </w:rPr>
          </w:rPrChange>
        </w:rPr>
        <w:t>6</w:t>
      </w:r>
      <w:ins w:id="669" w:author="Autor desconhecido" w:date="2025-09-28T18:00:00Z">
        <w:r w:rsidRPr="00274E8E">
          <w:rPr>
            <w:rFonts w:ascii="Times New Roman" w:hAnsi="Times New Roman"/>
            <w:color w:val="0F1115"/>
            <w:rPrChange w:id="670" w:author="User" w:date="2025-09-29T17:04:00Z">
              <w:rPr>
                <w:rFonts w:ascii="Times New Roman" w:hAnsi="Times New Roman"/>
                <w:color w:val="0F1115"/>
                <w:shd w:val="clear" w:color="auto" w:fill="8DFF00"/>
              </w:rPr>
            </w:rPrChange>
          </w:rPr>
          <w:t>]</w:t>
        </w:r>
      </w:ins>
      <w:r w:rsidRPr="00274E8E">
        <w:rPr>
          <w:rFonts w:ascii="quote-cjk-patch;Inter;system-ui" w:hAnsi="quote-cjk-patch;Inter;system-ui"/>
          <w:color w:val="0F1115"/>
          <w:rPrChange w:id="671" w:author="User" w:date="2025-09-29T17:04:00Z">
            <w:rPr>
              <w:shd w:val="clear" w:color="auto" w:fill="8DFF00"/>
            </w:rPr>
          </w:rPrChange>
        </w:rPr>
        <w:t xml:space="preserve">, </w:t>
      </w:r>
      <w:ins w:id="672" w:author="Autor desconhecido" w:date="2025-09-28T18:01:00Z">
        <w:r w:rsidRPr="00274E8E">
          <w:rPr>
            <w:rFonts w:ascii="Times New Roman" w:hAnsi="Times New Roman"/>
            <w:color w:val="0F1115"/>
            <w:rPrChange w:id="673" w:author="User" w:date="2025-09-29T17:04:00Z">
              <w:rPr>
                <w:rFonts w:ascii="Times New Roman" w:hAnsi="Times New Roman"/>
                <w:color w:val="0F1115"/>
                <w:shd w:val="clear" w:color="auto" w:fill="8DFF00"/>
              </w:rPr>
            </w:rPrChange>
          </w:rPr>
          <w:t>[</w:t>
        </w:r>
      </w:ins>
      <w:r w:rsidRPr="00274E8E">
        <w:rPr>
          <w:rFonts w:ascii="quote-cjk-patch;Inter;system-ui" w:hAnsi="quote-cjk-patch;Inter;system-ui"/>
          <w:color w:val="0F1115"/>
          <w:rPrChange w:id="674" w:author="User" w:date="2025-09-29T17:04:00Z">
            <w:rPr>
              <w:shd w:val="clear" w:color="auto" w:fill="8DFF00"/>
            </w:rPr>
          </w:rPrChange>
        </w:rPr>
        <w:t>8]</w:t>
      </w:r>
      <w:del w:id="675" w:author="User" w:date="2025-09-29T17:04:00Z">
        <w:r w:rsidRPr="00274E8E" w:rsidDel="00274E8E">
          <w:rPr>
            <w:rFonts w:ascii="Times New Roman" w:hAnsi="Times New Roman"/>
            <w:rPrChange w:id="676" w:author="User" w:date="2025-09-29T17:04:00Z">
              <w:rPr>
                <w:shd w:val="clear" w:color="auto" w:fill="8DFF00"/>
              </w:rPr>
            </w:rPrChange>
          </w:rPr>
          <w:delText xml:space="preserve"> </w:delText>
        </w:r>
      </w:del>
      <w:ins w:id="677" w:author="Autor desconhecido" w:date="2025-09-28T17:49:00Z">
        <w:r w:rsidRPr="00274E8E">
          <w:rPr>
            <w:rFonts w:ascii="Times New Roman" w:hAnsi="Times New Roman"/>
            <w:color w:val="0F1115"/>
            <w:rPrChange w:id="678" w:author="User" w:date="2025-09-29T17:04:00Z">
              <w:rPr>
                <w:rFonts w:ascii="Times New Roman" w:hAnsi="Times New Roman"/>
                <w:color w:val="0F1115"/>
                <w:shd w:val="clear" w:color="auto" w:fill="8DFF00"/>
              </w:rPr>
            </w:rPrChange>
          </w:rPr>
          <w:t>, que</w:t>
        </w:r>
        <w:r>
          <w:rPr>
            <w:rFonts w:ascii="Times New Roman" w:hAnsi="Times New Roman"/>
            <w:color w:val="0F1115"/>
            <w:shd w:val="clear" w:color="auto" w:fill="8DFF00"/>
          </w:rPr>
          <w:t xml:space="preserve"> </w:t>
        </w:r>
        <w:r w:rsidRPr="00274E8E">
          <w:rPr>
            <w:rFonts w:ascii="Times New Roman" w:hAnsi="Times New Roman"/>
            <w:color w:val="0F1115"/>
            <w:rPrChange w:id="679" w:author="User" w:date="2025-09-29T17:05:00Z">
              <w:rPr>
                <w:rFonts w:ascii="Times New Roman" w:hAnsi="Times New Roman"/>
                <w:color w:val="0F1115"/>
                <w:shd w:val="clear" w:color="auto" w:fill="8DFF00"/>
              </w:rPr>
            </w:rPrChange>
          </w:rPr>
          <w:t xml:space="preserve">podem compensar os declínios fisiológicos associados à idade </w:t>
        </w:r>
        <w:r w:rsidRPr="00CB4FED">
          <w:rPr>
            <w:rFonts w:ascii="Times New Roman" w:hAnsi="Times New Roman"/>
            <w:color w:val="0F1115"/>
            <w:shd w:val="clear" w:color="auto" w:fill="FF0000"/>
          </w:rPr>
          <w:t>[x], [y]</w:t>
        </w:r>
        <w:r w:rsidRPr="00274E8E">
          <w:rPr>
            <w:rFonts w:ascii="Times New Roman" w:hAnsi="Times New Roman"/>
            <w:color w:val="0F1115"/>
            <w:shd w:val="clear" w:color="auto" w:fill="FF0000"/>
            <w:rPrChange w:id="680" w:author="User" w:date="2025-09-29T17:05:00Z">
              <w:rPr>
                <w:rFonts w:ascii="Times New Roman" w:hAnsi="Times New Roman"/>
                <w:color w:val="0F1115"/>
                <w:shd w:val="clear" w:color="auto" w:fill="8DFF00"/>
              </w:rPr>
            </w:rPrChange>
          </w:rPr>
          <w:t xml:space="preserve">. </w:t>
        </w:r>
        <w:r w:rsidRPr="00274E8E">
          <w:rPr>
            <w:rFonts w:ascii="Times New Roman" w:hAnsi="Times New Roman"/>
            <w:color w:val="0F1115"/>
            <w:rPrChange w:id="681" w:author="User" w:date="2025-09-29T17:05:00Z">
              <w:rPr>
                <w:rFonts w:ascii="Times New Roman" w:hAnsi="Times New Roman"/>
                <w:color w:val="0F1115"/>
                <w:shd w:val="clear" w:color="auto" w:fill="8DFF00"/>
              </w:rPr>
            </w:rPrChange>
          </w:rPr>
          <w:t xml:space="preserve">Dessa forma, a </w:t>
        </w:r>
        <w:r w:rsidRPr="00274E8E">
          <w:rPr>
            <w:rFonts w:ascii="quote-cjk-patch;Inter;system-ui" w:hAnsi="quote-cjk-patch;Inter;system-ui"/>
            <w:color w:val="0F1115"/>
            <w:rPrChange w:id="682" w:author="User" w:date="2025-09-29T17:05:00Z">
              <w:rPr>
                <w:shd w:val="clear" w:color="auto" w:fill="8DFF00"/>
              </w:rPr>
            </w:rPrChange>
          </w:rPr>
          <w:lastRenderedPageBreak/>
          <w:t>experiência específica pode</w:t>
        </w:r>
      </w:ins>
      <w:r w:rsidRPr="00274E8E">
        <w:rPr>
          <w:rFonts w:ascii="quote-cjk-patch;Inter;system-ui" w:hAnsi="quote-cjk-patch;Inter;system-ui"/>
          <w:color w:val="0F1115"/>
          <w:rPrChange w:id="683" w:author="User" w:date="2025-09-29T17:05:00Z">
            <w:rPr>
              <w:shd w:val="clear" w:color="auto" w:fill="8DFF00"/>
            </w:rPr>
          </w:rPrChange>
        </w:rPr>
        <w:t>ria se sobrepor à idade cronológica para a definição do nível de maestria nessa tarefa.</w:t>
      </w:r>
      <w:del w:id="684" w:author="Autor desconhecido" w:date="2025-09-28T17:18:00Z">
        <w:r>
          <w:rPr>
            <w:rFonts w:ascii="Times New Roman" w:eastAsia="Times New Roman" w:hAnsi="Times New Roman" w:cs="Times New Roman"/>
            <w:color w:val="0F1115"/>
            <w:shd w:val="clear" w:color="auto" w:fill="FFFF38"/>
          </w:rPr>
          <w:delText xml:space="preserve">. </w:delText>
        </w:r>
      </w:del>
    </w:p>
    <w:p w14:paraId="22D258FD" w14:textId="16FB0F2F" w:rsidR="00922388" w:rsidDel="00274E8E" w:rsidRDefault="00854586">
      <w:pPr>
        <w:spacing w:line="360" w:lineRule="auto"/>
        <w:ind w:firstLine="426"/>
        <w:rPr>
          <w:del w:id="685" w:author="User" w:date="2025-09-29T17:05:00Z"/>
          <w:shd w:val="clear" w:color="auto" w:fill="FFFF38"/>
        </w:rPr>
      </w:pPr>
      <w:del w:id="686" w:author="User" w:date="2025-09-29T17:05:00Z">
        <w:r w:rsidDel="00274E8E">
          <w:rPr>
            <w:rFonts w:ascii="Times New Roman" w:eastAsia="Times New Roman" w:hAnsi="Times New Roman" w:cs="Times New Roman"/>
            <w:shd w:val="clear" w:color="auto" w:fill="FFFF38"/>
            <w:rPrChange w:id="687" w:author="Autor desconhecido" w:date="2025-09-28T17:21:00Z">
              <w:rPr/>
            </w:rPrChange>
          </w:rPr>
          <w:delText xml:space="preserve">As variáveis avaliadas, métodos de medição e justificativa que serão correlacionados ao nível de desempenho do </w:delText>
        </w:r>
        <w:r w:rsidDel="00274E8E">
          <w:rPr>
            <w:rFonts w:ascii="Times New Roman" w:eastAsia="Times New Roman" w:hAnsi="Times New Roman" w:cs="Times New Roman"/>
            <w:i/>
            <w:shd w:val="clear" w:color="auto" w:fill="FFFF38"/>
            <w:rPrChange w:id="688" w:author="Autor desconhecido" w:date="2025-09-28T17:21:00Z">
              <w:rPr>
                <w:i/>
                <w:shd w:val="clear" w:color="auto" w:fill="FFFF38"/>
              </w:rPr>
            </w:rPrChange>
          </w:rPr>
          <w:delText>HS</w:delText>
        </w:r>
        <w:r w:rsidDel="00274E8E">
          <w:rPr>
            <w:rFonts w:ascii="Times New Roman" w:eastAsia="Times New Roman" w:hAnsi="Times New Roman" w:cs="Times New Roman"/>
            <w:shd w:val="clear" w:color="auto" w:fill="FFFF38"/>
            <w:rPrChange w:id="689" w:author="Autor desconhecido" w:date="2025-09-28T17:21:00Z">
              <w:rPr>
                <w:shd w:val="clear" w:color="auto" w:fill="FFFF38"/>
              </w:rPr>
            </w:rPrChange>
          </w:rPr>
          <w:delText xml:space="preserve"> estão apresentadas no Quadro 1 e as correlacionadas ao nível de desempenho do </w:delText>
        </w:r>
        <w:r w:rsidDel="00274E8E">
          <w:rPr>
            <w:rFonts w:ascii="Times New Roman" w:eastAsia="Times New Roman" w:hAnsi="Times New Roman" w:cs="Times New Roman"/>
            <w:i/>
            <w:shd w:val="clear" w:color="auto" w:fill="FFFF38"/>
            <w:rPrChange w:id="690" w:author="Autor desconhecido" w:date="2025-09-28T17:21:00Z">
              <w:rPr>
                <w:i/>
                <w:shd w:val="clear" w:color="auto" w:fill="FFFF38"/>
              </w:rPr>
            </w:rPrChange>
          </w:rPr>
          <w:delText>HSW</w:delText>
        </w:r>
        <w:r w:rsidDel="00274E8E">
          <w:rPr>
            <w:rFonts w:ascii="Times New Roman" w:eastAsia="Times New Roman" w:hAnsi="Times New Roman" w:cs="Times New Roman"/>
            <w:shd w:val="clear" w:color="auto" w:fill="FFFF38"/>
            <w:rPrChange w:id="691" w:author="Autor desconhecido" w:date="2025-09-28T17:21:00Z">
              <w:rPr>
                <w:shd w:val="clear" w:color="auto" w:fill="FFFF38"/>
              </w:rPr>
            </w:rPrChange>
          </w:rPr>
          <w:delText xml:space="preserve"> no Quadro 2.</w:delText>
        </w:r>
      </w:del>
    </w:p>
    <w:p w14:paraId="12FD3492" w14:textId="753D7F1A" w:rsidR="00922388" w:rsidDel="00274E8E" w:rsidRDefault="00854586">
      <w:pPr>
        <w:spacing w:line="360" w:lineRule="auto"/>
        <w:ind w:firstLine="426"/>
        <w:rPr>
          <w:del w:id="692" w:author="User" w:date="2025-09-29T17:05:00Z"/>
          <w:shd w:val="clear" w:color="auto" w:fill="FFFF38"/>
        </w:rPr>
      </w:pPr>
      <w:del w:id="693" w:author="User" w:date="2025-09-29T17:05:00Z">
        <w:r w:rsidDel="00274E8E">
          <w:rPr>
            <w:rFonts w:ascii="Times New Roman" w:eastAsia="Times New Roman" w:hAnsi="Times New Roman" w:cs="Times New Roman"/>
            <w:shd w:val="clear" w:color="auto" w:fill="FFFF38"/>
            <w:rPrChange w:id="694" w:author="Autor desconhecido" w:date="2025-09-28T17:21:00Z">
              <w:rPr/>
            </w:rPrChange>
          </w:rPr>
          <w:delText xml:space="preserve">O desempenho no </w:delText>
        </w:r>
        <w:r w:rsidDel="00274E8E">
          <w:rPr>
            <w:rFonts w:ascii="Times New Roman" w:eastAsia="Times New Roman" w:hAnsi="Times New Roman" w:cs="Times New Roman"/>
            <w:i/>
            <w:shd w:val="clear" w:color="auto" w:fill="FFFF38"/>
            <w:rPrChange w:id="695" w:author="Autor desconhecido" w:date="2025-09-28T17:21:00Z">
              <w:rPr>
                <w:i/>
                <w:shd w:val="clear" w:color="auto" w:fill="FFFF38"/>
              </w:rPr>
            </w:rPrChange>
          </w:rPr>
          <w:delText>HS</w:delText>
        </w:r>
        <w:r w:rsidDel="00274E8E">
          <w:rPr>
            <w:rFonts w:ascii="Times New Roman" w:eastAsia="Times New Roman" w:hAnsi="Times New Roman" w:cs="Times New Roman"/>
            <w:shd w:val="clear" w:color="auto" w:fill="FFFF38"/>
            <w:rPrChange w:id="696" w:author="Autor desconhecido" w:date="2025-09-28T17:21:00Z">
              <w:rPr>
                <w:shd w:val="clear" w:color="auto" w:fill="FFFF38"/>
              </w:rPr>
            </w:rPrChange>
          </w:rPr>
          <w:delTex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HSW, por sua vez, o desempenho será avaliado pela</w:delText>
        </w:r>
        <w:r w:rsidDel="00274E8E">
          <w:rPr>
            <w:rFonts w:ascii="Times New Roman" w:eastAsia="Times New Roman" w:hAnsi="Times New Roman" w:cs="Times New Roman"/>
            <w:b/>
            <w:shd w:val="clear" w:color="auto" w:fill="FFFF38"/>
            <w:rPrChange w:id="697" w:author="Autor desconhecido" w:date="2025-09-28T17:21:00Z">
              <w:rPr>
                <w:b/>
                <w:shd w:val="clear" w:color="auto" w:fill="FFFF38"/>
              </w:rPr>
            </w:rPrChange>
          </w:rPr>
          <w:delText xml:space="preserve"> </w:delText>
        </w:r>
        <w:r w:rsidDel="00274E8E">
          <w:rPr>
            <w:rFonts w:ascii="Times New Roman" w:eastAsia="Times New Roman" w:hAnsi="Times New Roman" w:cs="Times New Roman"/>
            <w:shd w:val="clear" w:color="auto" w:fill="FFFF38"/>
            <w:rPrChange w:id="698" w:author="Autor desconhecido" w:date="2025-09-28T17:21:00Z">
              <w:rPr>
                <w:shd w:val="clear" w:color="auto" w:fill="FFFF38"/>
              </w:rPr>
            </w:rPrChange>
          </w:rPr>
          <w:delText xml:space="preserve">mediana da distância percorrida (m) das tentativas, devido a sua robustez frente a valores extremos, evitando que uma queda precoce ou uma única tentativa ótima distorça o desempenho representativo do indivíduo [23]. Todos os parâmetros avaliados poderão comparar estratégias de estabilidade e caracterizar os perfis de cada modalidade. </w:delText>
        </w:r>
      </w:del>
    </w:p>
    <w:p w14:paraId="16D68255" w14:textId="6028699E" w:rsidR="00922388" w:rsidDel="00274E8E" w:rsidRDefault="00854586">
      <w:pPr>
        <w:spacing w:line="360" w:lineRule="auto"/>
        <w:ind w:firstLine="426"/>
        <w:rPr>
          <w:del w:id="699" w:author="User" w:date="2025-09-29T17:05:00Z"/>
          <w:shd w:val="clear" w:color="auto" w:fill="FFFF38"/>
        </w:rPr>
      </w:pPr>
      <w:bookmarkStart w:id="700" w:name="_heading=h.3d7ijnhyh4lu"/>
      <w:bookmarkEnd w:id="700"/>
      <w:del w:id="701" w:author="User" w:date="2025-09-29T17:05:00Z">
        <w:r w:rsidDel="00274E8E">
          <w:rPr>
            <w:rFonts w:ascii="Times New Roman" w:eastAsia="Times New Roman" w:hAnsi="Times New Roman" w:cs="Times New Roman"/>
            <w:shd w:val="clear" w:color="auto" w:fill="FFFF38"/>
            <w:rPrChange w:id="702" w:author="Autor desconhecido" w:date="2025-09-28T17:22:00Z">
              <w:rPr/>
            </w:rPrChange>
          </w:rPr>
          <w:delText xml:space="preserve">QUADRO 1 – Variáveis relacionadas ao desempenho no </w:delText>
        </w:r>
        <w:r w:rsidDel="00274E8E">
          <w:rPr>
            <w:rFonts w:ascii="Times New Roman" w:eastAsia="Times New Roman" w:hAnsi="Times New Roman" w:cs="Times New Roman"/>
            <w:i/>
            <w:shd w:val="clear" w:color="auto" w:fill="FFFF38"/>
            <w:rPrChange w:id="703" w:author="Autor desconhecido" w:date="2025-09-28T17:22:00Z">
              <w:rPr>
                <w:i/>
                <w:shd w:val="clear" w:color="auto" w:fill="FFFF38"/>
              </w:rPr>
            </w:rPrChange>
          </w:rPr>
          <w:delText>HS.</w:delText>
        </w:r>
      </w:del>
    </w:p>
    <w:tbl>
      <w:tblPr>
        <w:tblW w:w="9181" w:type="dxa"/>
        <w:jc w:val="center"/>
        <w:tblLayout w:type="fixed"/>
        <w:tblLook w:val="04A0" w:firstRow="1" w:lastRow="0" w:firstColumn="1" w:lastColumn="0" w:noHBand="0" w:noVBand="1"/>
      </w:tblPr>
      <w:tblGrid>
        <w:gridCol w:w="2990"/>
        <w:gridCol w:w="2451"/>
        <w:gridCol w:w="3740"/>
      </w:tblGrid>
      <w:tr w:rsidR="00922388" w:rsidDel="00274E8E" w14:paraId="70E2615E" w14:textId="5C403663">
        <w:trPr>
          <w:tblHeader/>
          <w:jc w:val="center"/>
          <w:del w:id="704" w:author="User" w:date="2025-09-29T17:05:00Z"/>
        </w:trPr>
        <w:tc>
          <w:tcPr>
            <w:tcW w:w="299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5DC0BF" w14:textId="14BD771F" w:rsidR="00922388" w:rsidDel="00274E8E" w:rsidRDefault="00854586">
            <w:pPr>
              <w:spacing w:line="240" w:lineRule="auto"/>
              <w:jc w:val="left"/>
              <w:rPr>
                <w:del w:id="705" w:author="User" w:date="2025-09-29T17:05:00Z"/>
                <w:rFonts w:ascii="Times New Roman" w:eastAsia="Times New Roman" w:hAnsi="Times New Roman" w:cs="Times New Roman"/>
                <w:b/>
                <w:sz w:val="22"/>
                <w:szCs w:val="22"/>
                <w:shd w:val="clear" w:color="auto" w:fill="FFFF38"/>
              </w:rPr>
            </w:pPr>
            <w:del w:id="706" w:author="User" w:date="2025-09-29T17:05:00Z">
              <w:r w:rsidDel="00274E8E">
                <w:rPr>
                  <w:rFonts w:ascii="Times New Roman" w:eastAsia="Times New Roman" w:hAnsi="Times New Roman" w:cs="Times New Roman"/>
                  <w:b/>
                  <w:sz w:val="22"/>
                  <w:szCs w:val="22"/>
                  <w:shd w:val="clear" w:color="auto" w:fill="FFFF38"/>
                  <w:rPrChange w:id="707" w:author="Autor desconhecido" w:date="2025-09-28T17:22:00Z">
                    <w:rPr>
                      <w:b/>
                      <w:sz w:val="22"/>
                      <w:szCs w:val="22"/>
                    </w:rPr>
                  </w:rPrChange>
                </w:rPr>
                <w:delText>Variável</w:delText>
              </w:r>
            </w:del>
          </w:p>
        </w:tc>
        <w:tc>
          <w:tcPr>
            <w:tcW w:w="245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B803CE" w14:textId="0B736907" w:rsidR="00922388" w:rsidDel="00274E8E" w:rsidRDefault="00854586">
            <w:pPr>
              <w:spacing w:line="240" w:lineRule="auto"/>
              <w:jc w:val="left"/>
              <w:rPr>
                <w:del w:id="708" w:author="User" w:date="2025-09-29T17:05:00Z"/>
                <w:rFonts w:ascii="Times New Roman" w:eastAsia="Times New Roman" w:hAnsi="Times New Roman" w:cs="Times New Roman"/>
                <w:b/>
                <w:sz w:val="22"/>
                <w:szCs w:val="22"/>
                <w:shd w:val="clear" w:color="auto" w:fill="FFFF38"/>
              </w:rPr>
            </w:pPr>
            <w:del w:id="709" w:author="User" w:date="2025-09-29T17:05:00Z">
              <w:r w:rsidDel="00274E8E">
                <w:rPr>
                  <w:rFonts w:ascii="Times New Roman" w:eastAsia="Times New Roman" w:hAnsi="Times New Roman" w:cs="Times New Roman"/>
                  <w:b/>
                  <w:sz w:val="22"/>
                  <w:szCs w:val="22"/>
                  <w:shd w:val="clear" w:color="auto" w:fill="FFFF38"/>
                  <w:rPrChange w:id="710" w:author="Autor desconhecido" w:date="2025-09-28T17:22:00Z">
                    <w:rPr>
                      <w:b/>
                      <w:sz w:val="22"/>
                      <w:szCs w:val="22"/>
                    </w:rPr>
                  </w:rPrChange>
                </w:rPr>
                <w:delText>Método de Medição</w:delText>
              </w:r>
            </w:del>
          </w:p>
        </w:tc>
        <w:tc>
          <w:tcPr>
            <w:tcW w:w="37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C76B3F3" w14:textId="017E1033" w:rsidR="00922388" w:rsidDel="00274E8E" w:rsidRDefault="00854586">
            <w:pPr>
              <w:spacing w:line="240" w:lineRule="auto"/>
              <w:jc w:val="left"/>
              <w:rPr>
                <w:del w:id="711" w:author="User" w:date="2025-09-29T17:05:00Z"/>
                <w:rFonts w:ascii="Times New Roman" w:eastAsia="Times New Roman" w:hAnsi="Times New Roman" w:cs="Times New Roman"/>
                <w:b/>
                <w:sz w:val="22"/>
                <w:szCs w:val="22"/>
                <w:shd w:val="clear" w:color="auto" w:fill="FFFF38"/>
              </w:rPr>
            </w:pPr>
            <w:del w:id="712" w:author="User" w:date="2025-09-29T17:05:00Z">
              <w:r w:rsidDel="00274E8E">
                <w:rPr>
                  <w:rFonts w:ascii="Times New Roman" w:eastAsia="Times New Roman" w:hAnsi="Times New Roman" w:cs="Times New Roman"/>
                  <w:b/>
                  <w:sz w:val="22"/>
                  <w:szCs w:val="22"/>
                  <w:shd w:val="clear" w:color="auto" w:fill="FFFF38"/>
                  <w:rPrChange w:id="713" w:author="Autor desconhecido" w:date="2025-09-28T17:22:00Z">
                    <w:rPr>
                      <w:b/>
                      <w:sz w:val="22"/>
                      <w:szCs w:val="22"/>
                    </w:rPr>
                  </w:rPrChange>
                </w:rPr>
                <w:delText>Justificativa</w:delText>
              </w:r>
            </w:del>
          </w:p>
        </w:tc>
      </w:tr>
      <w:tr w:rsidR="00922388" w:rsidDel="00274E8E" w14:paraId="3C597745" w14:textId="043529AF">
        <w:trPr>
          <w:jc w:val="center"/>
          <w:del w:id="714"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37BE4929" w14:textId="344B2922" w:rsidR="00922388" w:rsidDel="00274E8E" w:rsidRDefault="00854586">
            <w:pPr>
              <w:spacing w:line="240" w:lineRule="auto"/>
              <w:jc w:val="left"/>
              <w:rPr>
                <w:del w:id="715" w:author="User" w:date="2025-09-29T17:05:00Z"/>
                <w:rFonts w:ascii="Times New Roman" w:eastAsia="Times New Roman" w:hAnsi="Times New Roman" w:cs="Times New Roman"/>
                <w:sz w:val="22"/>
                <w:szCs w:val="22"/>
                <w:shd w:val="clear" w:color="auto" w:fill="FFFF38"/>
              </w:rPr>
            </w:pPr>
            <w:del w:id="716" w:author="User" w:date="2025-09-29T17:05:00Z">
              <w:r w:rsidDel="00274E8E">
                <w:rPr>
                  <w:rFonts w:ascii="Times New Roman" w:eastAsia="Times New Roman" w:hAnsi="Times New Roman" w:cs="Times New Roman"/>
                  <w:sz w:val="22"/>
                  <w:szCs w:val="22"/>
                  <w:shd w:val="clear" w:color="auto" w:fill="FFFF38"/>
                  <w:rPrChange w:id="717" w:author="Autor desconhecido" w:date="2025-09-28T17:22:00Z">
                    <w:rPr>
                      <w:sz w:val="22"/>
                      <w:szCs w:val="22"/>
                    </w:rPr>
                  </w:rPrChange>
                </w:rPr>
                <w:delText>Tempo de sustentação</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1A098708" w14:textId="3A242EA2" w:rsidR="00922388" w:rsidDel="00274E8E" w:rsidRDefault="00854586">
            <w:pPr>
              <w:spacing w:line="240" w:lineRule="auto"/>
              <w:jc w:val="left"/>
              <w:rPr>
                <w:del w:id="718" w:author="User" w:date="2025-09-29T17:05:00Z"/>
                <w:rFonts w:ascii="Times New Roman" w:eastAsia="Times New Roman" w:hAnsi="Times New Roman" w:cs="Times New Roman"/>
                <w:sz w:val="22"/>
                <w:szCs w:val="22"/>
                <w:shd w:val="clear" w:color="auto" w:fill="FFFF38"/>
              </w:rPr>
            </w:pPr>
            <w:del w:id="719" w:author="User" w:date="2025-09-29T17:05:00Z">
              <w:r w:rsidDel="00274E8E">
                <w:rPr>
                  <w:rFonts w:ascii="Times New Roman" w:eastAsia="Times New Roman" w:hAnsi="Times New Roman" w:cs="Times New Roman"/>
                  <w:sz w:val="22"/>
                  <w:szCs w:val="22"/>
                  <w:shd w:val="clear" w:color="auto" w:fill="FFFF38"/>
                  <w:rPrChange w:id="720" w:author="Autor desconhecido" w:date="2025-09-28T17:22:00Z">
                    <w:rPr>
                      <w:sz w:val="22"/>
                      <w:szCs w:val="22"/>
                    </w:rPr>
                  </w:rPrChange>
                </w:rPr>
                <w:delText xml:space="preserve">Captura de Movimento  </w:delText>
              </w:r>
            </w:del>
          </w:p>
          <w:p w14:paraId="7A8E0F46" w14:textId="28CD9575" w:rsidR="00922388" w:rsidDel="00274E8E" w:rsidRDefault="00854586">
            <w:pPr>
              <w:spacing w:line="240" w:lineRule="auto"/>
              <w:jc w:val="left"/>
              <w:rPr>
                <w:del w:id="721" w:author="User" w:date="2025-09-29T17:05:00Z"/>
                <w:rFonts w:ascii="Times New Roman" w:eastAsia="Times New Roman" w:hAnsi="Times New Roman" w:cs="Times New Roman"/>
                <w:sz w:val="22"/>
                <w:szCs w:val="22"/>
                <w:shd w:val="clear" w:color="auto" w:fill="FFFF38"/>
              </w:rPr>
            </w:pPr>
            <w:del w:id="722" w:author="User" w:date="2025-09-29T17:05:00Z">
              <w:r w:rsidDel="00274E8E">
                <w:rPr>
                  <w:rFonts w:ascii="Times New Roman" w:eastAsia="Times New Roman" w:hAnsi="Times New Roman" w:cs="Times New Roman"/>
                  <w:sz w:val="22"/>
                  <w:szCs w:val="22"/>
                  <w:shd w:val="clear" w:color="auto" w:fill="FFFF38"/>
                  <w:rPrChange w:id="723" w:author="Autor desconhecido" w:date="2025-09-28T17:22:00Z">
                    <w:rPr>
                      <w:sz w:val="22"/>
                      <w:szCs w:val="22"/>
                    </w:rPr>
                  </w:rPrChange>
                </w:rPr>
                <w:delText>(Vicon®)</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36ECFAAC" w14:textId="7090F5DE" w:rsidR="00922388" w:rsidDel="00274E8E" w:rsidRDefault="00854586">
            <w:pPr>
              <w:spacing w:line="240" w:lineRule="auto"/>
              <w:jc w:val="left"/>
              <w:rPr>
                <w:del w:id="724" w:author="User" w:date="2025-09-29T17:05:00Z"/>
                <w:rFonts w:ascii="Times New Roman" w:eastAsia="Times New Roman" w:hAnsi="Times New Roman" w:cs="Times New Roman"/>
                <w:sz w:val="22"/>
                <w:szCs w:val="22"/>
                <w:shd w:val="clear" w:color="auto" w:fill="FFFF38"/>
              </w:rPr>
            </w:pPr>
            <w:del w:id="725" w:author="User" w:date="2025-09-29T17:05:00Z">
              <w:r w:rsidDel="00274E8E">
                <w:rPr>
                  <w:rFonts w:ascii="Times New Roman" w:eastAsia="Times New Roman" w:hAnsi="Times New Roman" w:cs="Times New Roman"/>
                  <w:sz w:val="22"/>
                  <w:szCs w:val="22"/>
                  <w:shd w:val="clear" w:color="auto" w:fill="FFFF38"/>
                  <w:rPrChange w:id="726" w:author="Autor desconhecido" w:date="2025-09-28T17:22:00Z">
                    <w:rPr>
                      <w:sz w:val="22"/>
                      <w:szCs w:val="22"/>
                    </w:rPr>
                  </w:rPrChange>
                </w:rPr>
                <w:delText>Reflete a capacidade básica de manutenção do equilíbrio.</w:delText>
              </w:r>
            </w:del>
          </w:p>
        </w:tc>
      </w:tr>
      <w:tr w:rsidR="00922388" w:rsidDel="00274E8E" w14:paraId="5DE6FFAB" w14:textId="07ABF16C">
        <w:trPr>
          <w:jc w:val="center"/>
          <w:del w:id="727"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4F41634A" w14:textId="6077B004" w:rsidR="00922388" w:rsidDel="00274E8E" w:rsidRDefault="00854586">
            <w:pPr>
              <w:spacing w:line="240" w:lineRule="auto"/>
              <w:jc w:val="left"/>
              <w:rPr>
                <w:del w:id="728" w:author="User" w:date="2025-09-29T17:05:00Z"/>
                <w:rFonts w:ascii="Times New Roman" w:eastAsia="Times New Roman" w:hAnsi="Times New Roman" w:cs="Times New Roman"/>
                <w:sz w:val="22"/>
                <w:szCs w:val="22"/>
                <w:shd w:val="clear" w:color="auto" w:fill="FFFF38"/>
              </w:rPr>
            </w:pPr>
            <w:del w:id="729" w:author="User" w:date="2025-09-29T17:05:00Z">
              <w:r w:rsidDel="00274E8E">
                <w:rPr>
                  <w:rFonts w:ascii="Times New Roman" w:eastAsia="Times New Roman" w:hAnsi="Times New Roman" w:cs="Times New Roman"/>
                  <w:sz w:val="22"/>
                  <w:szCs w:val="22"/>
                  <w:shd w:val="clear" w:color="auto" w:fill="FFFF38"/>
                  <w:rPrChange w:id="730" w:author="Autor desconhecido" w:date="2025-09-28T17:22:00Z">
                    <w:rPr>
                      <w:sz w:val="22"/>
                      <w:szCs w:val="22"/>
                    </w:rPr>
                  </w:rPrChange>
                </w:rPr>
                <w:delText>Ângulos de punho, ombro e quadril</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1A8AE3D4" w14:textId="5E3D0922" w:rsidR="00922388" w:rsidDel="00274E8E" w:rsidRDefault="00854586">
            <w:pPr>
              <w:spacing w:line="240" w:lineRule="auto"/>
              <w:jc w:val="left"/>
              <w:rPr>
                <w:del w:id="731" w:author="User" w:date="2025-09-29T17:05:00Z"/>
                <w:rFonts w:ascii="Times New Roman" w:eastAsia="Times New Roman" w:hAnsi="Times New Roman" w:cs="Times New Roman"/>
                <w:sz w:val="22"/>
                <w:szCs w:val="22"/>
                <w:shd w:val="clear" w:color="auto" w:fill="FFFF38"/>
              </w:rPr>
            </w:pPr>
            <w:del w:id="732" w:author="User" w:date="2025-09-29T17:05:00Z">
              <w:r w:rsidDel="00274E8E">
                <w:rPr>
                  <w:rFonts w:ascii="Times New Roman" w:eastAsia="Times New Roman" w:hAnsi="Times New Roman" w:cs="Times New Roman"/>
                  <w:sz w:val="22"/>
                  <w:szCs w:val="22"/>
                  <w:shd w:val="clear" w:color="auto" w:fill="FFFF38"/>
                  <w:rPrChange w:id="733" w:author="Autor desconhecido" w:date="2025-09-28T17:22:00Z">
                    <w:rPr>
                      <w:sz w:val="22"/>
                      <w:szCs w:val="22"/>
                    </w:rPr>
                  </w:rPrChange>
                </w:rPr>
                <w:delText xml:space="preserve">Captura de Movimento </w:delText>
              </w:r>
            </w:del>
          </w:p>
          <w:p w14:paraId="5D52FC9A" w14:textId="61F6035D" w:rsidR="00922388" w:rsidDel="00274E8E" w:rsidRDefault="00854586">
            <w:pPr>
              <w:spacing w:line="240" w:lineRule="auto"/>
              <w:jc w:val="left"/>
              <w:rPr>
                <w:del w:id="734" w:author="User" w:date="2025-09-29T17:05:00Z"/>
                <w:rFonts w:ascii="Times New Roman" w:eastAsia="Times New Roman" w:hAnsi="Times New Roman" w:cs="Times New Roman"/>
                <w:sz w:val="22"/>
                <w:szCs w:val="22"/>
                <w:shd w:val="clear" w:color="auto" w:fill="FFFF38"/>
              </w:rPr>
            </w:pPr>
            <w:del w:id="735" w:author="User" w:date="2025-09-29T17:05:00Z">
              <w:r w:rsidDel="00274E8E">
                <w:rPr>
                  <w:rFonts w:ascii="Times New Roman" w:eastAsia="Times New Roman" w:hAnsi="Times New Roman" w:cs="Times New Roman"/>
                  <w:sz w:val="22"/>
                  <w:szCs w:val="22"/>
                  <w:shd w:val="clear" w:color="auto" w:fill="FFFF38"/>
                  <w:rPrChange w:id="736" w:author="Autor desconhecido" w:date="2025-09-28T17:22:00Z">
                    <w:rPr>
                      <w:sz w:val="22"/>
                      <w:szCs w:val="22"/>
                    </w:rPr>
                  </w:rPrChange>
                </w:rPr>
                <w:delText xml:space="preserve">(Vicon®) </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53B18FD0" w14:textId="3901732A" w:rsidR="00922388" w:rsidDel="00274E8E" w:rsidRDefault="00854586">
            <w:pPr>
              <w:spacing w:line="240" w:lineRule="auto"/>
              <w:jc w:val="left"/>
              <w:rPr>
                <w:del w:id="737" w:author="User" w:date="2025-09-29T17:05:00Z"/>
                <w:rFonts w:ascii="Times New Roman" w:eastAsia="Times New Roman" w:hAnsi="Times New Roman" w:cs="Times New Roman"/>
                <w:sz w:val="22"/>
                <w:szCs w:val="22"/>
                <w:shd w:val="clear" w:color="auto" w:fill="FFFF38"/>
              </w:rPr>
            </w:pPr>
            <w:del w:id="738" w:author="User" w:date="2025-09-29T17:05:00Z">
              <w:r w:rsidDel="00274E8E">
                <w:rPr>
                  <w:rFonts w:ascii="Times New Roman" w:eastAsia="Times New Roman" w:hAnsi="Times New Roman" w:cs="Times New Roman"/>
                  <w:sz w:val="22"/>
                  <w:szCs w:val="22"/>
                  <w:shd w:val="clear" w:color="auto" w:fill="FFFF38"/>
                  <w:rPrChange w:id="739" w:author="Autor desconhecido" w:date="2025-09-28T17:22:00Z">
                    <w:rPr>
                      <w:sz w:val="22"/>
                      <w:szCs w:val="22"/>
                    </w:rPr>
                  </w:rPrChange>
                </w:rPr>
                <w:delText>Verifica o alinhamento corporal e estratégias de compensação.</w:delText>
              </w:r>
            </w:del>
          </w:p>
        </w:tc>
      </w:tr>
      <w:tr w:rsidR="00922388" w:rsidDel="00274E8E" w14:paraId="59CF62A8" w14:textId="358B484A">
        <w:trPr>
          <w:jc w:val="center"/>
          <w:del w:id="740"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01EB2C8D" w14:textId="024DBFBE" w:rsidR="00922388" w:rsidDel="00274E8E" w:rsidRDefault="00854586">
            <w:pPr>
              <w:spacing w:line="240" w:lineRule="auto"/>
              <w:jc w:val="left"/>
              <w:rPr>
                <w:del w:id="741" w:author="User" w:date="2025-09-29T17:05:00Z"/>
                <w:rFonts w:ascii="Times New Roman" w:eastAsia="Times New Roman" w:hAnsi="Times New Roman" w:cs="Times New Roman"/>
                <w:sz w:val="22"/>
                <w:szCs w:val="22"/>
                <w:shd w:val="clear" w:color="auto" w:fill="FFFF38"/>
              </w:rPr>
            </w:pPr>
            <w:del w:id="742" w:author="User" w:date="2025-09-29T17:05:00Z">
              <w:r w:rsidDel="00274E8E">
                <w:rPr>
                  <w:rFonts w:ascii="Times New Roman" w:eastAsia="Times New Roman" w:hAnsi="Times New Roman" w:cs="Times New Roman"/>
                  <w:sz w:val="22"/>
                  <w:szCs w:val="22"/>
                  <w:shd w:val="clear" w:color="auto" w:fill="FFFF38"/>
                  <w:rPrChange w:id="743" w:author="Autor desconhecido" w:date="2025-09-28T17:22:00Z">
                    <w:rPr>
                      <w:sz w:val="22"/>
                      <w:szCs w:val="22"/>
                    </w:rPr>
                  </w:rPrChange>
                </w:rPr>
                <w:delText>Base de apoio</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3618C024" w14:textId="4DE9D94F" w:rsidR="00922388" w:rsidDel="00274E8E" w:rsidRDefault="00854586">
            <w:pPr>
              <w:spacing w:line="240" w:lineRule="auto"/>
              <w:jc w:val="left"/>
              <w:rPr>
                <w:del w:id="744" w:author="User" w:date="2025-09-29T17:05:00Z"/>
                <w:rFonts w:ascii="Times New Roman" w:eastAsia="Times New Roman" w:hAnsi="Times New Roman" w:cs="Times New Roman"/>
                <w:sz w:val="22"/>
                <w:szCs w:val="22"/>
                <w:shd w:val="clear" w:color="auto" w:fill="FFFF38"/>
              </w:rPr>
            </w:pPr>
            <w:del w:id="745" w:author="User" w:date="2025-09-29T17:05:00Z">
              <w:r w:rsidDel="00274E8E">
                <w:rPr>
                  <w:rFonts w:ascii="Times New Roman" w:eastAsia="Times New Roman" w:hAnsi="Times New Roman" w:cs="Times New Roman"/>
                  <w:sz w:val="22"/>
                  <w:szCs w:val="22"/>
                  <w:shd w:val="clear" w:color="auto" w:fill="FFFF38"/>
                  <w:rPrChange w:id="746" w:author="Autor desconhecido" w:date="2025-09-28T17:22:00Z">
                    <w:rPr>
                      <w:sz w:val="22"/>
                      <w:szCs w:val="22"/>
                    </w:rPr>
                  </w:rPrChange>
                </w:rPr>
                <w:delText xml:space="preserve">Captura de Movimento </w:delText>
              </w:r>
            </w:del>
          </w:p>
          <w:p w14:paraId="6E8FF148" w14:textId="56A509D2" w:rsidR="00922388" w:rsidDel="00274E8E" w:rsidRDefault="00854586">
            <w:pPr>
              <w:spacing w:line="240" w:lineRule="auto"/>
              <w:jc w:val="left"/>
              <w:rPr>
                <w:del w:id="747" w:author="User" w:date="2025-09-29T17:05:00Z"/>
                <w:rFonts w:ascii="Times New Roman" w:eastAsia="Times New Roman" w:hAnsi="Times New Roman" w:cs="Times New Roman"/>
                <w:sz w:val="22"/>
                <w:szCs w:val="22"/>
                <w:shd w:val="clear" w:color="auto" w:fill="FFFF38"/>
              </w:rPr>
            </w:pPr>
            <w:del w:id="748" w:author="User" w:date="2025-09-29T17:05:00Z">
              <w:r w:rsidDel="00274E8E">
                <w:rPr>
                  <w:rFonts w:ascii="Times New Roman" w:eastAsia="Times New Roman" w:hAnsi="Times New Roman" w:cs="Times New Roman"/>
                  <w:sz w:val="22"/>
                  <w:szCs w:val="22"/>
                  <w:shd w:val="clear" w:color="auto" w:fill="FFFF38"/>
                  <w:rPrChange w:id="749" w:author="Autor desconhecido" w:date="2025-09-28T17:22:00Z">
                    <w:rPr>
                      <w:sz w:val="22"/>
                      <w:szCs w:val="22"/>
                    </w:rPr>
                  </w:rPrChange>
                </w:rPr>
                <w:delText>(Vicon®)</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23283D96" w14:textId="25A4923F" w:rsidR="00922388" w:rsidDel="00274E8E" w:rsidRDefault="00854586">
            <w:pPr>
              <w:spacing w:line="240" w:lineRule="auto"/>
              <w:jc w:val="left"/>
              <w:rPr>
                <w:del w:id="750" w:author="User" w:date="2025-09-29T17:05:00Z"/>
                <w:rFonts w:ascii="Times New Roman" w:eastAsia="Times New Roman" w:hAnsi="Times New Roman" w:cs="Times New Roman"/>
                <w:sz w:val="22"/>
                <w:szCs w:val="22"/>
                <w:shd w:val="clear" w:color="auto" w:fill="FFFF38"/>
              </w:rPr>
            </w:pPr>
            <w:del w:id="751" w:author="User" w:date="2025-09-29T17:05:00Z">
              <w:r w:rsidDel="00274E8E">
                <w:rPr>
                  <w:rFonts w:ascii="Times New Roman" w:eastAsia="Times New Roman" w:hAnsi="Times New Roman" w:cs="Times New Roman"/>
                  <w:sz w:val="22"/>
                  <w:szCs w:val="22"/>
                  <w:shd w:val="clear" w:color="auto" w:fill="FFFF38"/>
                  <w:rPrChange w:id="752" w:author="Autor desconhecido" w:date="2025-09-28T17:22:00Z">
                    <w:rPr>
                      <w:sz w:val="22"/>
                      <w:szCs w:val="22"/>
                    </w:rPr>
                  </w:rPrChange>
                </w:rPr>
                <w:delText>Avalia se uma base mais estreita ou mais ampla influencia a estabilidade.</w:delText>
              </w:r>
            </w:del>
          </w:p>
        </w:tc>
      </w:tr>
      <w:tr w:rsidR="00922388" w:rsidDel="00274E8E" w14:paraId="039B54BC" w14:textId="5894FAF6">
        <w:trPr>
          <w:jc w:val="center"/>
          <w:del w:id="753"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0408A598" w14:textId="14E4BB11" w:rsidR="00922388" w:rsidDel="00274E8E" w:rsidRDefault="00854586">
            <w:pPr>
              <w:spacing w:line="240" w:lineRule="auto"/>
              <w:jc w:val="left"/>
              <w:rPr>
                <w:del w:id="754" w:author="User" w:date="2025-09-29T17:05:00Z"/>
                <w:rFonts w:ascii="Times New Roman" w:eastAsia="Times New Roman" w:hAnsi="Times New Roman" w:cs="Times New Roman"/>
                <w:sz w:val="22"/>
                <w:szCs w:val="22"/>
                <w:shd w:val="clear" w:color="auto" w:fill="FFFF38"/>
              </w:rPr>
            </w:pPr>
            <w:del w:id="755" w:author="User" w:date="2025-09-29T17:05:00Z">
              <w:r w:rsidDel="00274E8E">
                <w:rPr>
                  <w:rFonts w:ascii="Times New Roman" w:eastAsia="Times New Roman" w:hAnsi="Times New Roman" w:cs="Times New Roman"/>
                  <w:sz w:val="22"/>
                  <w:szCs w:val="22"/>
                  <w:shd w:val="clear" w:color="auto" w:fill="FFFF38"/>
                  <w:rPrChange w:id="756" w:author="Autor desconhecido" w:date="2025-09-28T17:22:00Z">
                    <w:rPr>
                      <w:sz w:val="22"/>
                      <w:szCs w:val="22"/>
                    </w:rPr>
                  </w:rPrChange>
                </w:rPr>
                <w:delText>Variabilidade do CoP</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5AC57489" w14:textId="7E1FA94B" w:rsidR="00922388" w:rsidDel="00274E8E" w:rsidRDefault="00854586">
            <w:pPr>
              <w:spacing w:line="240" w:lineRule="auto"/>
              <w:jc w:val="left"/>
              <w:rPr>
                <w:del w:id="757" w:author="User" w:date="2025-09-29T17:05:00Z"/>
                <w:rFonts w:ascii="Times New Roman" w:eastAsia="Times New Roman" w:hAnsi="Times New Roman" w:cs="Times New Roman"/>
                <w:sz w:val="22"/>
                <w:szCs w:val="22"/>
                <w:shd w:val="clear" w:color="auto" w:fill="FFFF38"/>
              </w:rPr>
            </w:pPr>
            <w:del w:id="758" w:author="User" w:date="2025-09-29T17:05:00Z">
              <w:r w:rsidDel="00274E8E">
                <w:rPr>
                  <w:rFonts w:ascii="Times New Roman" w:eastAsia="Times New Roman" w:hAnsi="Times New Roman" w:cs="Times New Roman"/>
                  <w:sz w:val="22"/>
                  <w:szCs w:val="22"/>
                  <w:shd w:val="clear" w:color="auto" w:fill="FFFF38"/>
                  <w:rPrChange w:id="759" w:author="Autor desconhecido" w:date="2025-09-28T17:22:00Z">
                    <w:rPr>
                      <w:sz w:val="22"/>
                      <w:szCs w:val="22"/>
                    </w:rPr>
                  </w:rPrChange>
                </w:rPr>
                <w:delText>Plataforma de Força (Bertec®)</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64148E13" w14:textId="3859656E" w:rsidR="00922388" w:rsidDel="00274E8E" w:rsidRDefault="00854586">
            <w:pPr>
              <w:spacing w:line="240" w:lineRule="auto"/>
              <w:jc w:val="left"/>
              <w:rPr>
                <w:del w:id="760" w:author="User" w:date="2025-09-29T17:05:00Z"/>
                <w:rFonts w:ascii="Times New Roman" w:eastAsia="Times New Roman" w:hAnsi="Times New Roman" w:cs="Times New Roman"/>
                <w:sz w:val="22"/>
                <w:szCs w:val="22"/>
                <w:shd w:val="clear" w:color="auto" w:fill="FFFF38"/>
              </w:rPr>
            </w:pPr>
            <w:del w:id="761" w:author="User" w:date="2025-09-29T17:05:00Z">
              <w:r w:rsidDel="00274E8E">
                <w:rPr>
                  <w:rFonts w:ascii="Times New Roman" w:eastAsia="Times New Roman" w:hAnsi="Times New Roman" w:cs="Times New Roman"/>
                  <w:sz w:val="22"/>
                  <w:szCs w:val="22"/>
                  <w:shd w:val="clear" w:color="auto" w:fill="FFFF38"/>
                  <w:rPrChange w:id="762" w:author="Autor desconhecido" w:date="2025-09-28T17:22:00Z">
                    <w:rPr>
                      <w:sz w:val="22"/>
                      <w:szCs w:val="22"/>
                    </w:rPr>
                  </w:rPrChange>
                </w:rPr>
                <w:delText>Quantifica a estabilidade e a complexidade dos ajustes posturais.</w:delText>
              </w:r>
            </w:del>
          </w:p>
        </w:tc>
      </w:tr>
      <w:tr w:rsidR="00922388" w:rsidDel="00274E8E" w14:paraId="77A89EB9" w14:textId="09AEE5C8">
        <w:trPr>
          <w:jc w:val="center"/>
          <w:del w:id="763"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790E5E00" w14:textId="6D59E21B" w:rsidR="00922388" w:rsidDel="00274E8E" w:rsidRDefault="00854586">
            <w:pPr>
              <w:spacing w:line="240" w:lineRule="auto"/>
              <w:jc w:val="left"/>
              <w:rPr>
                <w:del w:id="764" w:author="User" w:date="2025-09-29T17:05:00Z"/>
                <w:rFonts w:ascii="Times New Roman" w:eastAsia="Times New Roman" w:hAnsi="Times New Roman" w:cs="Times New Roman"/>
                <w:sz w:val="22"/>
                <w:szCs w:val="22"/>
                <w:shd w:val="clear" w:color="auto" w:fill="FFFF38"/>
              </w:rPr>
            </w:pPr>
            <w:del w:id="765" w:author="User" w:date="2025-09-29T17:05:00Z">
              <w:r w:rsidDel="00274E8E">
                <w:rPr>
                  <w:rFonts w:ascii="Times New Roman" w:eastAsia="Times New Roman" w:hAnsi="Times New Roman" w:cs="Times New Roman"/>
                  <w:sz w:val="22"/>
                  <w:szCs w:val="22"/>
                  <w:shd w:val="clear" w:color="auto" w:fill="FFFF38"/>
                  <w:rPrChange w:id="766" w:author="Autor desconhecido" w:date="2025-09-28T17:22:00Z">
                    <w:rPr>
                      <w:sz w:val="22"/>
                      <w:szCs w:val="22"/>
                    </w:rPr>
                  </w:rPrChange>
                </w:rPr>
                <w:delText>Força de flexores de punhos</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37391E8F" w14:textId="48966AE9" w:rsidR="00922388" w:rsidDel="00274E8E" w:rsidRDefault="00854586">
            <w:pPr>
              <w:spacing w:line="240" w:lineRule="auto"/>
              <w:jc w:val="left"/>
              <w:rPr>
                <w:del w:id="767" w:author="User" w:date="2025-09-29T17:05:00Z"/>
                <w:rFonts w:ascii="Times New Roman" w:eastAsia="Times New Roman" w:hAnsi="Times New Roman" w:cs="Times New Roman"/>
                <w:sz w:val="22"/>
                <w:szCs w:val="22"/>
                <w:shd w:val="clear" w:color="auto" w:fill="FFFF38"/>
              </w:rPr>
            </w:pPr>
            <w:del w:id="768" w:author="User" w:date="2025-09-29T17:05:00Z">
              <w:r w:rsidDel="00274E8E">
                <w:rPr>
                  <w:rFonts w:ascii="Times New Roman" w:eastAsia="Times New Roman" w:hAnsi="Times New Roman" w:cs="Times New Roman"/>
                  <w:sz w:val="22"/>
                  <w:szCs w:val="22"/>
                  <w:shd w:val="clear" w:color="auto" w:fill="FFFF38"/>
                  <w:rPrChange w:id="769" w:author="Autor desconhecido" w:date="2025-09-28T17:22:00Z">
                    <w:rPr>
                      <w:sz w:val="22"/>
                      <w:szCs w:val="22"/>
                    </w:rPr>
                  </w:rPrChange>
                </w:rPr>
                <w:delText xml:space="preserve">Dinamômetro </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255637D5" w14:textId="32267DA5" w:rsidR="00922388" w:rsidDel="00274E8E" w:rsidRDefault="00854586">
            <w:pPr>
              <w:spacing w:line="240" w:lineRule="auto"/>
              <w:jc w:val="left"/>
              <w:rPr>
                <w:del w:id="770" w:author="User" w:date="2025-09-29T17:05:00Z"/>
                <w:rFonts w:ascii="Times New Roman" w:eastAsia="Times New Roman" w:hAnsi="Times New Roman" w:cs="Times New Roman"/>
                <w:sz w:val="22"/>
                <w:szCs w:val="22"/>
                <w:shd w:val="clear" w:color="auto" w:fill="FFFF38"/>
              </w:rPr>
            </w:pPr>
            <w:del w:id="771" w:author="User" w:date="2025-09-29T17:05:00Z">
              <w:r w:rsidDel="00274E8E">
                <w:rPr>
                  <w:rFonts w:ascii="Times New Roman" w:eastAsia="Times New Roman" w:hAnsi="Times New Roman" w:cs="Times New Roman"/>
                  <w:sz w:val="22"/>
                  <w:szCs w:val="22"/>
                  <w:shd w:val="clear" w:color="auto" w:fill="FFFF38"/>
                  <w:rPrChange w:id="772" w:author="Autor desconhecido" w:date="2025-09-28T17:22:00Z">
                    <w:rPr>
                      <w:sz w:val="22"/>
                      <w:szCs w:val="22"/>
                    </w:rPr>
                  </w:rPrChange>
                </w:rPr>
                <w:delText>Relaciona-se à capacidade de ajustes finos na base de apoio.</w:delText>
              </w:r>
            </w:del>
          </w:p>
        </w:tc>
      </w:tr>
      <w:tr w:rsidR="00922388" w:rsidDel="00274E8E" w14:paraId="74DE205D" w14:textId="0FA82998">
        <w:trPr>
          <w:jc w:val="center"/>
          <w:del w:id="773"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1ADE0FD4" w14:textId="639FB178" w:rsidR="00922388" w:rsidDel="00274E8E" w:rsidRDefault="00854586">
            <w:pPr>
              <w:spacing w:line="240" w:lineRule="auto"/>
              <w:jc w:val="left"/>
              <w:rPr>
                <w:del w:id="774" w:author="User" w:date="2025-09-29T17:05:00Z"/>
                <w:rFonts w:ascii="Times New Roman" w:eastAsia="Times New Roman" w:hAnsi="Times New Roman" w:cs="Times New Roman"/>
                <w:sz w:val="22"/>
                <w:szCs w:val="22"/>
                <w:shd w:val="clear" w:color="auto" w:fill="FFFF38"/>
              </w:rPr>
            </w:pPr>
            <w:del w:id="775" w:author="User" w:date="2025-09-29T17:05:00Z">
              <w:r w:rsidDel="00274E8E">
                <w:rPr>
                  <w:rFonts w:ascii="Times New Roman" w:eastAsia="Times New Roman" w:hAnsi="Times New Roman" w:cs="Times New Roman"/>
                  <w:sz w:val="22"/>
                  <w:szCs w:val="22"/>
                  <w:shd w:val="clear" w:color="auto" w:fill="FFFF38"/>
                  <w:rPrChange w:id="776" w:author="Autor desconhecido" w:date="2025-09-28T17:22:00Z">
                    <w:rPr>
                      <w:sz w:val="22"/>
                      <w:szCs w:val="22"/>
                    </w:rPr>
                  </w:rPrChange>
                </w:rPr>
                <w:delText>Força de flexores dos dedos</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5411EBCA" w14:textId="3A02DFB3" w:rsidR="00922388" w:rsidDel="00274E8E" w:rsidRDefault="00854586">
            <w:pPr>
              <w:spacing w:line="240" w:lineRule="auto"/>
              <w:jc w:val="left"/>
              <w:rPr>
                <w:del w:id="777" w:author="User" w:date="2025-09-29T17:05:00Z"/>
                <w:rFonts w:ascii="Times New Roman" w:eastAsia="Times New Roman" w:hAnsi="Times New Roman" w:cs="Times New Roman"/>
                <w:sz w:val="22"/>
                <w:szCs w:val="22"/>
                <w:shd w:val="clear" w:color="auto" w:fill="FFFF38"/>
              </w:rPr>
            </w:pPr>
            <w:del w:id="778" w:author="User" w:date="2025-09-29T17:05:00Z">
              <w:r w:rsidDel="00274E8E">
                <w:rPr>
                  <w:rFonts w:ascii="Times New Roman" w:eastAsia="Times New Roman" w:hAnsi="Times New Roman" w:cs="Times New Roman"/>
                  <w:sz w:val="22"/>
                  <w:szCs w:val="22"/>
                  <w:shd w:val="clear" w:color="auto" w:fill="FFFF38"/>
                  <w:rPrChange w:id="779" w:author="Autor desconhecido" w:date="2025-09-28T17:22:00Z">
                    <w:rPr>
                      <w:sz w:val="22"/>
                      <w:szCs w:val="22"/>
                    </w:rPr>
                  </w:rPrChange>
                </w:rPr>
                <w:delText xml:space="preserve">Dinamômetro </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4E8F91ED" w14:textId="6551D6BE" w:rsidR="00922388" w:rsidDel="00274E8E" w:rsidRDefault="00854586">
            <w:pPr>
              <w:spacing w:line="240" w:lineRule="auto"/>
              <w:jc w:val="left"/>
              <w:rPr>
                <w:del w:id="780" w:author="User" w:date="2025-09-29T17:05:00Z"/>
                <w:rFonts w:ascii="Times New Roman" w:eastAsia="Times New Roman" w:hAnsi="Times New Roman" w:cs="Times New Roman"/>
                <w:sz w:val="22"/>
                <w:szCs w:val="22"/>
                <w:shd w:val="clear" w:color="auto" w:fill="FFFF38"/>
              </w:rPr>
            </w:pPr>
            <w:del w:id="781" w:author="User" w:date="2025-09-29T17:05:00Z">
              <w:r w:rsidDel="00274E8E">
                <w:rPr>
                  <w:rFonts w:ascii="Times New Roman" w:eastAsia="Times New Roman" w:hAnsi="Times New Roman" w:cs="Times New Roman"/>
                  <w:sz w:val="22"/>
                  <w:szCs w:val="22"/>
                  <w:shd w:val="clear" w:color="auto" w:fill="FFFF38"/>
                  <w:rPrChange w:id="782" w:author="Autor desconhecido" w:date="2025-09-28T17:22:00Z">
                    <w:rPr>
                      <w:sz w:val="22"/>
                      <w:szCs w:val="22"/>
                    </w:rPr>
                  </w:rPrChange>
                </w:rPr>
                <w:delText>Relaciona-se à capacidade de ajustes finos na base de apoio.</w:delText>
              </w:r>
            </w:del>
          </w:p>
        </w:tc>
      </w:tr>
      <w:tr w:rsidR="00922388" w:rsidDel="00274E8E" w14:paraId="1DB2682C" w14:textId="716734D6">
        <w:trPr>
          <w:jc w:val="center"/>
          <w:del w:id="783"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088C85E0" w14:textId="54C89DE4" w:rsidR="00922388" w:rsidDel="00274E8E" w:rsidRDefault="00854586">
            <w:pPr>
              <w:spacing w:line="240" w:lineRule="auto"/>
              <w:jc w:val="left"/>
              <w:rPr>
                <w:del w:id="784" w:author="User" w:date="2025-09-29T17:05:00Z"/>
                <w:shd w:val="clear" w:color="auto" w:fill="FFFF38"/>
              </w:rPr>
            </w:pPr>
            <w:del w:id="785" w:author="User" w:date="2025-09-29T17:05:00Z">
              <w:r w:rsidDel="00274E8E">
                <w:rPr>
                  <w:rFonts w:ascii="Times New Roman" w:eastAsia="Times New Roman" w:hAnsi="Times New Roman" w:cs="Times New Roman"/>
                  <w:sz w:val="22"/>
                  <w:szCs w:val="22"/>
                  <w:shd w:val="clear" w:color="auto" w:fill="FFFF38"/>
                  <w:rPrChange w:id="786" w:author="Autor desconhecido" w:date="2025-09-28T17:22:00Z">
                    <w:rPr>
                      <w:sz w:val="22"/>
                      <w:szCs w:val="22"/>
                    </w:rPr>
                  </w:rPrChange>
                </w:rPr>
                <w:delText xml:space="preserve">Força máxima relativa à massa corporal no </w:delText>
              </w:r>
              <w:r w:rsidDel="00274E8E">
                <w:rPr>
                  <w:rFonts w:ascii="Times New Roman" w:eastAsia="Times New Roman" w:hAnsi="Times New Roman" w:cs="Times New Roman"/>
                  <w:i/>
                  <w:sz w:val="22"/>
                  <w:szCs w:val="22"/>
                  <w:shd w:val="clear" w:color="auto" w:fill="FFFF38"/>
                  <w:rPrChange w:id="787" w:author="Autor desconhecido" w:date="2025-09-28T17:22:00Z">
                    <w:rPr>
                      <w:i/>
                      <w:sz w:val="22"/>
                      <w:szCs w:val="22"/>
                      <w:shd w:val="clear" w:color="auto" w:fill="FFFF38"/>
                    </w:rPr>
                  </w:rPrChange>
                </w:rPr>
                <w:delText>shoulder press</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11F8A00B" w14:textId="4883D0AB" w:rsidR="00922388" w:rsidDel="00274E8E" w:rsidRDefault="00854586">
            <w:pPr>
              <w:spacing w:line="240" w:lineRule="auto"/>
              <w:jc w:val="left"/>
              <w:rPr>
                <w:del w:id="788" w:author="User" w:date="2025-09-29T17:05:00Z"/>
                <w:rFonts w:ascii="Times New Roman" w:eastAsia="Times New Roman" w:hAnsi="Times New Roman" w:cs="Times New Roman"/>
                <w:sz w:val="22"/>
                <w:szCs w:val="22"/>
                <w:shd w:val="clear" w:color="auto" w:fill="FFFF38"/>
              </w:rPr>
            </w:pPr>
            <w:del w:id="789" w:author="User" w:date="2025-09-29T17:05:00Z">
              <w:r w:rsidDel="00274E8E">
                <w:rPr>
                  <w:rFonts w:ascii="Times New Roman" w:eastAsia="Times New Roman" w:hAnsi="Times New Roman" w:cs="Times New Roman"/>
                  <w:sz w:val="22"/>
                  <w:szCs w:val="22"/>
                  <w:shd w:val="clear" w:color="auto" w:fill="FFFF38"/>
                  <w:rPrChange w:id="790" w:author="Autor desconhecido" w:date="2025-09-28T17:22:00Z">
                    <w:rPr>
                      <w:sz w:val="22"/>
                      <w:szCs w:val="22"/>
                    </w:rPr>
                  </w:rPrChange>
                </w:rPr>
                <w:delText>Teste de 1-RM</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0A208C48" w14:textId="1FD960E7" w:rsidR="00922388" w:rsidDel="00274E8E" w:rsidRDefault="00854586">
            <w:pPr>
              <w:spacing w:line="240" w:lineRule="auto"/>
              <w:jc w:val="left"/>
              <w:rPr>
                <w:del w:id="791" w:author="User" w:date="2025-09-29T17:05:00Z"/>
                <w:rFonts w:ascii="Times New Roman" w:eastAsia="Times New Roman" w:hAnsi="Times New Roman" w:cs="Times New Roman"/>
                <w:sz w:val="22"/>
                <w:szCs w:val="22"/>
                <w:shd w:val="clear" w:color="auto" w:fill="FFFF38"/>
              </w:rPr>
            </w:pPr>
            <w:del w:id="792" w:author="User" w:date="2025-09-29T17:05:00Z">
              <w:r w:rsidDel="00274E8E">
                <w:rPr>
                  <w:rFonts w:ascii="Times New Roman" w:eastAsia="Times New Roman" w:hAnsi="Times New Roman" w:cs="Times New Roman"/>
                  <w:sz w:val="22"/>
                  <w:szCs w:val="22"/>
                  <w:shd w:val="clear" w:color="auto" w:fill="FFFF38"/>
                  <w:rPrChange w:id="793" w:author="Autor desconhecido" w:date="2025-09-28T17:22:00Z">
                    <w:rPr>
                      <w:sz w:val="22"/>
                      <w:szCs w:val="22"/>
                    </w:rPr>
                  </w:rPrChange>
                </w:rPr>
                <w:delText>Relaciona-se à capacidade de sustentação da massa corporal.</w:delText>
              </w:r>
            </w:del>
          </w:p>
        </w:tc>
      </w:tr>
      <w:tr w:rsidR="00922388" w:rsidDel="00274E8E" w14:paraId="5C22DFB0" w14:textId="196C57A6">
        <w:trPr>
          <w:jc w:val="center"/>
          <w:del w:id="794" w:author="User" w:date="2025-09-29T17:05:00Z"/>
        </w:trPr>
        <w:tc>
          <w:tcPr>
            <w:tcW w:w="2990" w:type="dxa"/>
            <w:tcBorders>
              <w:top w:val="single" w:sz="4" w:space="0" w:color="000000"/>
              <w:left w:val="single" w:sz="4" w:space="0" w:color="000000"/>
              <w:bottom w:val="single" w:sz="4" w:space="0" w:color="000000"/>
              <w:right w:val="single" w:sz="4" w:space="0" w:color="000000"/>
            </w:tcBorders>
            <w:vAlign w:val="center"/>
          </w:tcPr>
          <w:p w14:paraId="6053146F" w14:textId="35BD83E7" w:rsidR="00922388" w:rsidDel="00274E8E" w:rsidRDefault="00854586">
            <w:pPr>
              <w:spacing w:line="240" w:lineRule="auto"/>
              <w:jc w:val="left"/>
              <w:rPr>
                <w:del w:id="795" w:author="User" w:date="2025-09-29T17:05:00Z"/>
                <w:shd w:val="clear" w:color="auto" w:fill="FFFF38"/>
              </w:rPr>
            </w:pPr>
            <w:del w:id="796" w:author="User" w:date="2025-09-29T17:05:00Z">
              <w:r w:rsidDel="00274E8E">
                <w:rPr>
                  <w:rFonts w:ascii="Times New Roman" w:eastAsia="Times New Roman" w:hAnsi="Times New Roman" w:cs="Times New Roman"/>
                  <w:sz w:val="22"/>
                  <w:szCs w:val="22"/>
                  <w:shd w:val="clear" w:color="auto" w:fill="FFFF38"/>
                  <w:rPrChange w:id="797" w:author="Autor desconhecido" w:date="2025-09-28T17:22:00Z">
                    <w:rPr>
                      <w:sz w:val="22"/>
                      <w:szCs w:val="22"/>
                    </w:rPr>
                  </w:rPrChange>
                </w:rPr>
                <w:delText>Resistência em posição invertida (</w:delText>
              </w:r>
              <w:r w:rsidDel="00274E8E">
                <w:rPr>
                  <w:rFonts w:ascii="Times New Roman" w:eastAsia="Times New Roman" w:hAnsi="Times New Roman" w:cs="Times New Roman"/>
                  <w:i/>
                  <w:sz w:val="22"/>
                  <w:szCs w:val="22"/>
                  <w:shd w:val="clear" w:color="auto" w:fill="FFFF38"/>
                  <w:rPrChange w:id="798" w:author="Autor desconhecido" w:date="2025-09-28T17:22:00Z">
                    <w:rPr>
                      <w:i/>
                      <w:sz w:val="22"/>
                      <w:szCs w:val="22"/>
                      <w:shd w:val="clear" w:color="auto" w:fill="FFFF38"/>
                    </w:rPr>
                  </w:rPrChange>
                </w:rPr>
                <w:delText>wall-supported HS)</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6E43C5DB" w14:textId="5C30E134" w:rsidR="00922388" w:rsidDel="00274E8E" w:rsidRDefault="00854586">
            <w:pPr>
              <w:spacing w:line="240" w:lineRule="auto"/>
              <w:jc w:val="left"/>
              <w:rPr>
                <w:del w:id="799" w:author="User" w:date="2025-09-29T17:05:00Z"/>
                <w:rFonts w:ascii="Times New Roman" w:eastAsia="Times New Roman" w:hAnsi="Times New Roman" w:cs="Times New Roman"/>
                <w:sz w:val="22"/>
                <w:szCs w:val="22"/>
                <w:shd w:val="clear" w:color="auto" w:fill="FFFF38"/>
              </w:rPr>
            </w:pPr>
            <w:del w:id="800" w:author="User" w:date="2025-09-29T17:05:00Z">
              <w:r w:rsidDel="00274E8E">
                <w:rPr>
                  <w:rFonts w:ascii="Times New Roman" w:eastAsia="Times New Roman" w:hAnsi="Times New Roman" w:cs="Times New Roman"/>
                  <w:sz w:val="22"/>
                  <w:szCs w:val="22"/>
                  <w:shd w:val="clear" w:color="auto" w:fill="FFFF38"/>
                  <w:rPrChange w:id="801" w:author="Autor desconhecido" w:date="2025-09-28T17:22:00Z">
                    <w:rPr>
                      <w:sz w:val="22"/>
                      <w:szCs w:val="22"/>
                    </w:rPr>
                  </w:rPrChange>
                </w:rPr>
                <w:delText>Cronometro Digital</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390A531A" w14:textId="5BF67827" w:rsidR="00922388" w:rsidDel="00274E8E" w:rsidRDefault="00854586">
            <w:pPr>
              <w:spacing w:line="240" w:lineRule="auto"/>
              <w:jc w:val="left"/>
              <w:rPr>
                <w:del w:id="802" w:author="User" w:date="2025-09-29T17:05:00Z"/>
                <w:rFonts w:ascii="Times New Roman" w:eastAsia="Times New Roman" w:hAnsi="Times New Roman" w:cs="Times New Roman"/>
                <w:sz w:val="22"/>
                <w:szCs w:val="22"/>
                <w:shd w:val="clear" w:color="auto" w:fill="FFFF38"/>
              </w:rPr>
            </w:pPr>
            <w:del w:id="803" w:author="User" w:date="2025-09-29T17:05:00Z">
              <w:r w:rsidDel="00274E8E">
                <w:rPr>
                  <w:rFonts w:ascii="Times New Roman" w:eastAsia="Times New Roman" w:hAnsi="Times New Roman" w:cs="Times New Roman"/>
                  <w:sz w:val="22"/>
                  <w:szCs w:val="22"/>
                  <w:shd w:val="clear" w:color="auto" w:fill="FFFF38"/>
                  <w:rPrChange w:id="804" w:author="Autor desconhecido" w:date="2025-09-28T17:22:00Z">
                    <w:rPr>
                      <w:sz w:val="22"/>
                      <w:szCs w:val="22"/>
                    </w:rPr>
                  </w:rPrChange>
                </w:rPr>
                <w:delText xml:space="preserve">Avalia capacidade de resistir à fadiga em posição invertida </w:delText>
              </w:r>
            </w:del>
          </w:p>
        </w:tc>
      </w:tr>
      <w:tr w:rsidR="00922388" w:rsidDel="00274E8E" w14:paraId="763FC2E4" w14:textId="1D0E7FB3">
        <w:trPr>
          <w:jc w:val="center"/>
          <w:del w:id="805" w:author="User" w:date="2025-09-29T17:06:00Z"/>
        </w:trPr>
        <w:tc>
          <w:tcPr>
            <w:tcW w:w="2990" w:type="dxa"/>
            <w:tcBorders>
              <w:top w:val="single" w:sz="4" w:space="0" w:color="000000"/>
              <w:left w:val="single" w:sz="4" w:space="0" w:color="000000"/>
              <w:bottom w:val="single" w:sz="4" w:space="0" w:color="000000"/>
              <w:right w:val="single" w:sz="4" w:space="0" w:color="000000"/>
            </w:tcBorders>
            <w:vAlign w:val="center"/>
          </w:tcPr>
          <w:p w14:paraId="40EC5B93" w14:textId="5F03429E" w:rsidR="00922388" w:rsidDel="00274E8E" w:rsidRDefault="00854586">
            <w:pPr>
              <w:spacing w:line="240" w:lineRule="auto"/>
              <w:jc w:val="left"/>
              <w:rPr>
                <w:del w:id="806" w:author="User" w:date="2025-09-29T17:06:00Z"/>
                <w:rFonts w:ascii="Times New Roman" w:eastAsia="Times New Roman" w:hAnsi="Times New Roman" w:cs="Times New Roman"/>
                <w:sz w:val="22"/>
                <w:szCs w:val="22"/>
                <w:shd w:val="clear" w:color="auto" w:fill="FFFF38"/>
              </w:rPr>
            </w:pPr>
            <w:del w:id="807" w:author="User" w:date="2025-09-29T17:06:00Z">
              <w:r w:rsidDel="00274E8E">
                <w:rPr>
                  <w:rFonts w:ascii="Times New Roman" w:eastAsia="Times New Roman" w:hAnsi="Times New Roman" w:cs="Times New Roman"/>
                  <w:sz w:val="22"/>
                  <w:szCs w:val="22"/>
                  <w:shd w:val="clear" w:color="auto" w:fill="FFFF38"/>
                  <w:rPrChange w:id="808" w:author="Autor desconhecido" w:date="2025-09-28T17:22:00Z">
                    <w:rPr>
                      <w:sz w:val="22"/>
                      <w:szCs w:val="22"/>
                    </w:rPr>
                  </w:rPrChange>
                </w:rPr>
                <w:delText>Altura do CoM</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4681DAD0" w14:textId="234BEBB9" w:rsidR="00922388" w:rsidDel="00274E8E" w:rsidRDefault="00854586">
            <w:pPr>
              <w:spacing w:line="240" w:lineRule="auto"/>
              <w:jc w:val="left"/>
              <w:rPr>
                <w:del w:id="809" w:author="User" w:date="2025-09-29T17:06:00Z"/>
                <w:rFonts w:ascii="Times New Roman" w:eastAsia="Times New Roman" w:hAnsi="Times New Roman" w:cs="Times New Roman"/>
                <w:sz w:val="22"/>
                <w:szCs w:val="22"/>
                <w:shd w:val="clear" w:color="auto" w:fill="FFFF38"/>
              </w:rPr>
            </w:pPr>
            <w:del w:id="810" w:author="User" w:date="2025-09-29T17:06:00Z">
              <w:r w:rsidDel="00274E8E">
                <w:rPr>
                  <w:rFonts w:ascii="Times New Roman" w:eastAsia="Times New Roman" w:hAnsi="Times New Roman" w:cs="Times New Roman"/>
                  <w:sz w:val="22"/>
                  <w:szCs w:val="22"/>
                  <w:shd w:val="clear" w:color="auto" w:fill="FFFF38"/>
                  <w:rPrChange w:id="811" w:author="Autor desconhecido" w:date="2025-09-28T17:22:00Z">
                    <w:rPr>
                      <w:sz w:val="22"/>
                      <w:szCs w:val="22"/>
                    </w:rPr>
                  </w:rPrChange>
                </w:rPr>
                <w:delText xml:space="preserve">Captura de Movimento </w:delText>
              </w:r>
            </w:del>
          </w:p>
          <w:p w14:paraId="7EB4312E" w14:textId="116EA4F2" w:rsidR="00922388" w:rsidDel="00274E8E" w:rsidRDefault="00854586">
            <w:pPr>
              <w:spacing w:line="240" w:lineRule="auto"/>
              <w:jc w:val="left"/>
              <w:rPr>
                <w:del w:id="812" w:author="User" w:date="2025-09-29T17:06:00Z"/>
                <w:rFonts w:ascii="Times New Roman" w:eastAsia="Times New Roman" w:hAnsi="Times New Roman" w:cs="Times New Roman"/>
                <w:sz w:val="22"/>
                <w:szCs w:val="22"/>
                <w:shd w:val="clear" w:color="auto" w:fill="FFFF38"/>
              </w:rPr>
            </w:pPr>
            <w:del w:id="813" w:author="User" w:date="2025-09-29T17:06:00Z">
              <w:r w:rsidDel="00274E8E">
                <w:rPr>
                  <w:rFonts w:ascii="Times New Roman" w:eastAsia="Times New Roman" w:hAnsi="Times New Roman" w:cs="Times New Roman"/>
                  <w:sz w:val="22"/>
                  <w:szCs w:val="22"/>
                  <w:shd w:val="clear" w:color="auto" w:fill="FFFF38"/>
                  <w:rPrChange w:id="814" w:author="Autor desconhecido" w:date="2025-09-28T17:22:00Z">
                    <w:rPr>
                      <w:sz w:val="22"/>
                      <w:szCs w:val="22"/>
                    </w:rPr>
                  </w:rPrChange>
                </w:rPr>
                <w:delText>(Vicon®)</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61CFA6D2" w14:textId="7EDDC654" w:rsidR="00922388" w:rsidDel="00274E8E" w:rsidRDefault="00854586">
            <w:pPr>
              <w:spacing w:line="240" w:lineRule="auto"/>
              <w:jc w:val="left"/>
              <w:rPr>
                <w:del w:id="815" w:author="User" w:date="2025-09-29T17:06:00Z"/>
                <w:rFonts w:ascii="Times New Roman" w:eastAsia="Times New Roman" w:hAnsi="Times New Roman" w:cs="Times New Roman"/>
                <w:sz w:val="22"/>
                <w:szCs w:val="22"/>
                <w:shd w:val="clear" w:color="auto" w:fill="FFFF38"/>
              </w:rPr>
            </w:pPr>
            <w:del w:id="816" w:author="User" w:date="2025-09-29T17:06:00Z">
              <w:r w:rsidDel="00274E8E">
                <w:rPr>
                  <w:rFonts w:ascii="Times New Roman" w:eastAsia="Times New Roman" w:hAnsi="Times New Roman" w:cs="Times New Roman"/>
                  <w:sz w:val="22"/>
                  <w:szCs w:val="22"/>
                  <w:shd w:val="clear" w:color="auto" w:fill="FFFF38"/>
                  <w:rPrChange w:id="817" w:author="Autor desconhecido" w:date="2025-09-28T17:22:00Z">
                    <w:rPr>
                      <w:sz w:val="22"/>
                      <w:szCs w:val="22"/>
                    </w:rPr>
                  </w:rPrChange>
                </w:rPr>
                <w:delText>Verifica o nível instabilidade inerente à tarefa.</w:delText>
              </w:r>
            </w:del>
          </w:p>
        </w:tc>
      </w:tr>
      <w:tr w:rsidR="00922388" w:rsidDel="00274E8E" w14:paraId="073B548E" w14:textId="226216F9">
        <w:trPr>
          <w:jc w:val="center"/>
          <w:del w:id="818" w:author="User" w:date="2025-09-29T17:06:00Z"/>
        </w:trPr>
        <w:tc>
          <w:tcPr>
            <w:tcW w:w="2990" w:type="dxa"/>
            <w:tcBorders>
              <w:top w:val="single" w:sz="4" w:space="0" w:color="000000"/>
              <w:left w:val="single" w:sz="4" w:space="0" w:color="000000"/>
              <w:bottom w:val="single" w:sz="4" w:space="0" w:color="000000"/>
              <w:right w:val="single" w:sz="4" w:space="0" w:color="000000"/>
            </w:tcBorders>
            <w:vAlign w:val="center"/>
          </w:tcPr>
          <w:p w14:paraId="0724A7A8" w14:textId="1F10E2AC" w:rsidR="00922388" w:rsidDel="00274E8E" w:rsidRDefault="00854586">
            <w:pPr>
              <w:spacing w:line="240" w:lineRule="auto"/>
              <w:jc w:val="left"/>
              <w:rPr>
                <w:del w:id="819" w:author="User" w:date="2025-09-29T17:06:00Z"/>
                <w:rFonts w:ascii="Times New Roman" w:eastAsia="Times New Roman" w:hAnsi="Times New Roman" w:cs="Times New Roman"/>
                <w:sz w:val="22"/>
                <w:szCs w:val="22"/>
                <w:shd w:val="clear" w:color="auto" w:fill="FFFF38"/>
              </w:rPr>
            </w:pPr>
            <w:del w:id="820" w:author="User" w:date="2025-09-29T17:06:00Z">
              <w:r w:rsidDel="00274E8E">
                <w:rPr>
                  <w:rFonts w:ascii="Times New Roman" w:eastAsia="Times New Roman" w:hAnsi="Times New Roman" w:cs="Times New Roman"/>
                  <w:sz w:val="22"/>
                  <w:szCs w:val="22"/>
                  <w:shd w:val="clear" w:color="auto" w:fill="FFFF38"/>
                  <w:rPrChange w:id="821" w:author="Autor desconhecido" w:date="2025-09-28T17:22:00Z">
                    <w:rPr>
                      <w:sz w:val="22"/>
                      <w:szCs w:val="22"/>
                    </w:rPr>
                  </w:rPrChange>
                </w:rPr>
                <w:delText>Comprimentos dos Membros</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24409134" w14:textId="277C5332" w:rsidR="00922388" w:rsidDel="00274E8E" w:rsidRDefault="00854586">
            <w:pPr>
              <w:spacing w:line="240" w:lineRule="auto"/>
              <w:jc w:val="left"/>
              <w:rPr>
                <w:del w:id="822" w:author="User" w:date="2025-09-29T17:06:00Z"/>
                <w:rFonts w:ascii="Times New Roman" w:eastAsia="Times New Roman" w:hAnsi="Times New Roman" w:cs="Times New Roman"/>
                <w:sz w:val="22"/>
                <w:szCs w:val="22"/>
                <w:shd w:val="clear" w:color="auto" w:fill="FFFF38"/>
              </w:rPr>
            </w:pPr>
            <w:del w:id="823" w:author="User" w:date="2025-09-29T17:06:00Z">
              <w:r w:rsidDel="00274E8E">
                <w:rPr>
                  <w:rFonts w:ascii="Times New Roman" w:eastAsia="Times New Roman" w:hAnsi="Times New Roman" w:cs="Times New Roman"/>
                  <w:sz w:val="22"/>
                  <w:szCs w:val="22"/>
                  <w:shd w:val="clear" w:color="auto" w:fill="FFFF38"/>
                  <w:rPrChange w:id="824" w:author="Autor desconhecido" w:date="2025-09-28T17:22:00Z">
                    <w:rPr>
                      <w:sz w:val="22"/>
                      <w:szCs w:val="22"/>
                    </w:rPr>
                  </w:rPrChange>
                </w:rPr>
                <w:delText xml:space="preserve">Captura de Movimento </w:delText>
              </w:r>
            </w:del>
          </w:p>
          <w:p w14:paraId="5C0F4211" w14:textId="2B3D33DE" w:rsidR="00922388" w:rsidDel="00274E8E" w:rsidRDefault="00854586">
            <w:pPr>
              <w:spacing w:line="240" w:lineRule="auto"/>
              <w:jc w:val="left"/>
              <w:rPr>
                <w:del w:id="825" w:author="User" w:date="2025-09-29T17:06:00Z"/>
                <w:rFonts w:ascii="Times New Roman" w:eastAsia="Times New Roman" w:hAnsi="Times New Roman" w:cs="Times New Roman"/>
                <w:sz w:val="22"/>
                <w:szCs w:val="22"/>
                <w:shd w:val="clear" w:color="auto" w:fill="FFFF38"/>
              </w:rPr>
            </w:pPr>
            <w:del w:id="826" w:author="User" w:date="2025-09-29T17:06:00Z">
              <w:r w:rsidDel="00274E8E">
                <w:rPr>
                  <w:rFonts w:ascii="Times New Roman" w:eastAsia="Times New Roman" w:hAnsi="Times New Roman" w:cs="Times New Roman"/>
                  <w:sz w:val="22"/>
                  <w:szCs w:val="22"/>
                  <w:shd w:val="clear" w:color="auto" w:fill="FFFF38"/>
                  <w:rPrChange w:id="827" w:author="Autor desconhecido" w:date="2025-09-28T17:22:00Z">
                    <w:rPr>
                      <w:sz w:val="22"/>
                      <w:szCs w:val="22"/>
                    </w:rPr>
                  </w:rPrChange>
                </w:rPr>
                <w:delText>(Vicon®)</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50667FA2" w14:textId="5063DEAB" w:rsidR="00922388" w:rsidDel="00274E8E" w:rsidRDefault="00854586">
            <w:pPr>
              <w:spacing w:line="240" w:lineRule="auto"/>
              <w:jc w:val="left"/>
              <w:rPr>
                <w:del w:id="828" w:author="User" w:date="2025-09-29T17:06:00Z"/>
                <w:rFonts w:ascii="Times New Roman" w:eastAsia="Times New Roman" w:hAnsi="Times New Roman" w:cs="Times New Roman"/>
                <w:sz w:val="22"/>
                <w:szCs w:val="22"/>
                <w:shd w:val="clear" w:color="auto" w:fill="FFFF38"/>
              </w:rPr>
            </w:pPr>
            <w:del w:id="829" w:author="User" w:date="2025-09-29T17:06:00Z">
              <w:r w:rsidDel="00274E8E">
                <w:rPr>
                  <w:rFonts w:ascii="Times New Roman" w:eastAsia="Times New Roman" w:hAnsi="Times New Roman" w:cs="Times New Roman"/>
                  <w:sz w:val="22"/>
                  <w:szCs w:val="22"/>
                  <w:shd w:val="clear" w:color="auto" w:fill="FFFF38"/>
                  <w:rPrChange w:id="830" w:author="Autor desconhecido" w:date="2025-09-28T17:22:00Z">
                    <w:rPr>
                      <w:sz w:val="22"/>
                      <w:szCs w:val="22"/>
                    </w:rPr>
                  </w:rPrChange>
                </w:rPr>
                <w:delText>Avalia o quanto o tamanho de braços e pernas pode influenciar na estabilidade.</w:delText>
              </w:r>
            </w:del>
          </w:p>
        </w:tc>
      </w:tr>
      <w:tr w:rsidR="00922388" w:rsidDel="00274E8E" w14:paraId="19F0133A" w14:textId="13C711B5">
        <w:trPr>
          <w:jc w:val="center"/>
          <w:del w:id="831" w:author="User" w:date="2025-09-29T17:06:00Z"/>
        </w:trPr>
        <w:tc>
          <w:tcPr>
            <w:tcW w:w="2990" w:type="dxa"/>
            <w:tcBorders>
              <w:top w:val="single" w:sz="4" w:space="0" w:color="000000"/>
              <w:left w:val="single" w:sz="4" w:space="0" w:color="000000"/>
              <w:bottom w:val="single" w:sz="4" w:space="0" w:color="000000"/>
              <w:right w:val="single" w:sz="4" w:space="0" w:color="000000"/>
            </w:tcBorders>
            <w:vAlign w:val="center"/>
          </w:tcPr>
          <w:p w14:paraId="0A2771E1" w14:textId="3C00A025" w:rsidR="00922388" w:rsidDel="00274E8E" w:rsidRDefault="00854586">
            <w:pPr>
              <w:spacing w:line="240" w:lineRule="auto"/>
              <w:jc w:val="left"/>
              <w:rPr>
                <w:del w:id="832" w:author="User" w:date="2025-09-29T17:06:00Z"/>
                <w:rFonts w:ascii="Times New Roman" w:eastAsia="Times New Roman" w:hAnsi="Times New Roman" w:cs="Times New Roman"/>
                <w:sz w:val="22"/>
                <w:szCs w:val="22"/>
                <w:shd w:val="clear" w:color="auto" w:fill="FFFF38"/>
              </w:rPr>
            </w:pPr>
            <w:del w:id="833" w:author="User" w:date="2025-09-29T17:06:00Z">
              <w:r w:rsidDel="00274E8E">
                <w:rPr>
                  <w:rFonts w:ascii="Times New Roman" w:eastAsia="Times New Roman" w:hAnsi="Times New Roman" w:cs="Times New Roman"/>
                  <w:sz w:val="22"/>
                  <w:szCs w:val="22"/>
                  <w:shd w:val="clear" w:color="auto" w:fill="FFFF38"/>
                  <w:rPrChange w:id="834" w:author="Autor desconhecido" w:date="2025-09-28T17:22:00Z">
                    <w:rPr>
                      <w:sz w:val="22"/>
                      <w:szCs w:val="22"/>
                    </w:rPr>
                  </w:rPrChange>
                </w:rPr>
                <w:delText>Composição Corporal</w:delText>
              </w:r>
            </w:del>
          </w:p>
        </w:tc>
        <w:tc>
          <w:tcPr>
            <w:tcW w:w="2451" w:type="dxa"/>
            <w:tcBorders>
              <w:top w:val="single" w:sz="4" w:space="0" w:color="000000"/>
              <w:left w:val="single" w:sz="4" w:space="0" w:color="000000"/>
              <w:bottom w:val="single" w:sz="4" w:space="0" w:color="000000"/>
              <w:right w:val="single" w:sz="4" w:space="0" w:color="000000"/>
            </w:tcBorders>
            <w:vAlign w:val="center"/>
          </w:tcPr>
          <w:p w14:paraId="2648713F" w14:textId="1BA76C42" w:rsidR="00922388" w:rsidDel="00274E8E" w:rsidRDefault="00854586">
            <w:pPr>
              <w:spacing w:line="240" w:lineRule="auto"/>
              <w:jc w:val="left"/>
              <w:rPr>
                <w:del w:id="835" w:author="User" w:date="2025-09-29T17:06:00Z"/>
                <w:rFonts w:ascii="Times New Roman" w:eastAsia="Times New Roman" w:hAnsi="Times New Roman" w:cs="Times New Roman"/>
                <w:sz w:val="22"/>
                <w:szCs w:val="22"/>
                <w:shd w:val="clear" w:color="auto" w:fill="FFFF38"/>
              </w:rPr>
            </w:pPr>
            <w:del w:id="836" w:author="User" w:date="2025-09-29T17:06:00Z">
              <w:r w:rsidDel="00274E8E">
                <w:rPr>
                  <w:rFonts w:ascii="Times New Roman" w:eastAsia="Times New Roman" w:hAnsi="Times New Roman" w:cs="Times New Roman"/>
                  <w:sz w:val="22"/>
                  <w:szCs w:val="22"/>
                  <w:shd w:val="clear" w:color="auto" w:fill="FFFF38"/>
                  <w:rPrChange w:id="837" w:author="Autor desconhecido" w:date="2025-09-28T17:22:00Z">
                    <w:rPr>
                      <w:sz w:val="22"/>
                      <w:szCs w:val="22"/>
                    </w:rPr>
                  </w:rPrChange>
                </w:rPr>
                <w:delText>Absorciometria de Raios-X de Dupla Energia (Dexa)</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442D53AE" w14:textId="3276D49B" w:rsidR="00922388" w:rsidDel="00274E8E" w:rsidRDefault="00854586">
            <w:pPr>
              <w:spacing w:line="240" w:lineRule="auto"/>
              <w:jc w:val="left"/>
              <w:rPr>
                <w:del w:id="838" w:author="User" w:date="2025-09-29T17:06:00Z"/>
                <w:rFonts w:ascii="Times New Roman" w:eastAsia="Times New Roman" w:hAnsi="Times New Roman" w:cs="Times New Roman"/>
                <w:sz w:val="22"/>
                <w:szCs w:val="22"/>
                <w:shd w:val="clear" w:color="auto" w:fill="FFFF38"/>
              </w:rPr>
            </w:pPr>
            <w:del w:id="839" w:author="User" w:date="2025-09-29T17:06:00Z">
              <w:r w:rsidDel="00274E8E">
                <w:rPr>
                  <w:rFonts w:ascii="Times New Roman" w:eastAsia="Times New Roman" w:hAnsi="Times New Roman" w:cs="Times New Roman"/>
                  <w:sz w:val="22"/>
                  <w:szCs w:val="22"/>
                  <w:shd w:val="clear" w:color="auto" w:fill="FFFF38"/>
                  <w:rPrChange w:id="840" w:author="Autor desconhecido" w:date="2025-09-28T17:22:00Z">
                    <w:rPr>
                      <w:sz w:val="22"/>
                      <w:szCs w:val="22"/>
                    </w:rPr>
                  </w:rPrChange>
                </w:rPr>
                <w:delText xml:space="preserve">Mede a quantidade de gordura e massa muscular. </w:delText>
              </w:r>
            </w:del>
          </w:p>
        </w:tc>
      </w:tr>
      <w:tr w:rsidR="00922388" w:rsidDel="00274E8E" w14:paraId="65F16769" w14:textId="768C8049">
        <w:trPr>
          <w:jc w:val="center"/>
          <w:del w:id="841" w:author="User" w:date="2025-09-29T17:06:00Z"/>
        </w:trPr>
        <w:tc>
          <w:tcPr>
            <w:tcW w:w="2990" w:type="dxa"/>
            <w:tcBorders>
              <w:top w:val="single" w:sz="4" w:space="0" w:color="000000"/>
              <w:left w:val="single" w:sz="4" w:space="0" w:color="000000"/>
              <w:bottom w:val="single" w:sz="4" w:space="0" w:color="000000"/>
              <w:right w:val="single" w:sz="4" w:space="0" w:color="000000"/>
            </w:tcBorders>
          </w:tcPr>
          <w:p w14:paraId="2A1E69D2" w14:textId="56FF1219" w:rsidR="00922388" w:rsidDel="00274E8E" w:rsidRDefault="00922388">
            <w:pPr>
              <w:widowControl w:val="0"/>
              <w:spacing w:line="276" w:lineRule="auto"/>
              <w:jc w:val="left"/>
              <w:rPr>
                <w:del w:id="842" w:author="User" w:date="2025-09-29T17:06:00Z"/>
                <w:rFonts w:ascii="Times New Roman" w:eastAsia="Times New Roman" w:hAnsi="Times New Roman" w:cs="Times New Roman"/>
                <w:sz w:val="22"/>
                <w:szCs w:val="22"/>
                <w:shd w:val="clear" w:color="auto" w:fill="FFFF38"/>
              </w:rPr>
            </w:pPr>
          </w:p>
          <w:tbl>
            <w:tblPr>
              <w:tblW w:w="1771" w:type="dxa"/>
              <w:tblLayout w:type="fixed"/>
              <w:tblLook w:val="04A0" w:firstRow="1" w:lastRow="0" w:firstColumn="1" w:lastColumn="0" w:noHBand="0" w:noVBand="1"/>
            </w:tblPr>
            <w:tblGrid>
              <w:gridCol w:w="1771"/>
            </w:tblGrid>
            <w:tr w:rsidR="00922388" w:rsidDel="00274E8E" w14:paraId="65F7559F" w14:textId="08917D0D">
              <w:trPr>
                <w:del w:id="843" w:author="User" w:date="2025-09-29T17:06:00Z"/>
              </w:trPr>
              <w:tc>
                <w:tcPr>
                  <w:tcW w:w="1771" w:type="dxa"/>
                  <w:vAlign w:val="center"/>
                </w:tcPr>
                <w:p w14:paraId="6BCE5748" w14:textId="76D5F128" w:rsidR="00922388" w:rsidDel="00274E8E" w:rsidRDefault="00854586">
                  <w:pPr>
                    <w:spacing w:line="240" w:lineRule="auto"/>
                    <w:rPr>
                      <w:del w:id="844" w:author="User" w:date="2025-09-29T17:06:00Z"/>
                      <w:rFonts w:ascii="Times New Roman" w:eastAsia="Times New Roman" w:hAnsi="Times New Roman" w:cs="Times New Roman"/>
                      <w:sz w:val="22"/>
                      <w:szCs w:val="22"/>
                      <w:shd w:val="clear" w:color="auto" w:fill="FFFF38"/>
                    </w:rPr>
                  </w:pPr>
                  <w:del w:id="845" w:author="User" w:date="2025-09-29T17:06:00Z">
                    <w:r w:rsidDel="00274E8E">
                      <w:rPr>
                        <w:rFonts w:ascii="Times New Roman" w:eastAsia="Times New Roman" w:hAnsi="Times New Roman" w:cs="Times New Roman"/>
                        <w:sz w:val="22"/>
                        <w:szCs w:val="22"/>
                        <w:shd w:val="clear" w:color="auto" w:fill="FFFF38"/>
                        <w:rPrChange w:id="846" w:author="Autor desconhecido" w:date="2025-09-28T17:22:00Z">
                          <w:rPr>
                            <w:sz w:val="22"/>
                            <w:szCs w:val="22"/>
                          </w:rPr>
                        </w:rPrChange>
                      </w:rPr>
                      <w:delText xml:space="preserve">Tempo de prática </w:delText>
                    </w:r>
                  </w:del>
                </w:p>
              </w:tc>
            </w:tr>
          </w:tbl>
          <w:p w14:paraId="5C9CA753" w14:textId="03A2DCCA" w:rsidR="00922388" w:rsidDel="00274E8E" w:rsidRDefault="00854586">
            <w:pPr>
              <w:spacing w:line="240" w:lineRule="auto"/>
              <w:rPr>
                <w:del w:id="847" w:author="User" w:date="2025-09-29T17:06:00Z"/>
                <w:rFonts w:ascii="Times New Roman" w:eastAsia="Times New Roman" w:hAnsi="Times New Roman" w:cs="Times New Roman"/>
                <w:sz w:val="22"/>
                <w:szCs w:val="22"/>
                <w:shd w:val="clear" w:color="auto" w:fill="FFFF38"/>
              </w:rPr>
            </w:pPr>
            <w:del w:id="848" w:author="User" w:date="2025-09-29T17:06:00Z">
              <w:r w:rsidDel="00274E8E">
                <w:rPr>
                  <w:rFonts w:ascii="Times New Roman" w:eastAsia="Times New Roman" w:hAnsi="Times New Roman" w:cs="Times New Roman"/>
                  <w:sz w:val="22"/>
                  <w:szCs w:val="22"/>
                  <w:shd w:val="clear" w:color="auto" w:fill="FFFF38"/>
                  <w:rPrChange w:id="849" w:author="Autor desconhecido" w:date="2025-09-28T17:22:00Z">
                    <w:rPr>
                      <w:sz w:val="22"/>
                      <w:szCs w:val="22"/>
                    </w:rPr>
                  </w:rPrChange>
                </w:rPr>
                <w:delText>e idade cronológica</w:delText>
              </w:r>
            </w:del>
          </w:p>
        </w:tc>
        <w:tc>
          <w:tcPr>
            <w:tcW w:w="2451" w:type="dxa"/>
            <w:tcBorders>
              <w:top w:val="single" w:sz="4" w:space="0" w:color="000000"/>
              <w:left w:val="single" w:sz="4" w:space="0" w:color="000000"/>
              <w:bottom w:val="single" w:sz="4" w:space="0" w:color="000000"/>
              <w:right w:val="single" w:sz="4" w:space="0" w:color="000000"/>
            </w:tcBorders>
          </w:tcPr>
          <w:p w14:paraId="00CC10F2" w14:textId="19FCD86C" w:rsidR="00922388" w:rsidDel="00274E8E" w:rsidRDefault="00922388">
            <w:pPr>
              <w:widowControl w:val="0"/>
              <w:spacing w:line="276" w:lineRule="auto"/>
              <w:jc w:val="left"/>
              <w:rPr>
                <w:del w:id="850" w:author="User" w:date="2025-09-29T17:06:00Z"/>
                <w:rFonts w:ascii="Times New Roman" w:eastAsia="Times New Roman" w:hAnsi="Times New Roman" w:cs="Times New Roman"/>
                <w:sz w:val="22"/>
                <w:szCs w:val="22"/>
                <w:shd w:val="clear" w:color="auto" w:fill="FFFF38"/>
              </w:rPr>
            </w:pPr>
          </w:p>
          <w:tbl>
            <w:tblPr>
              <w:tblW w:w="96" w:type="dxa"/>
              <w:tblLayout w:type="fixed"/>
              <w:tblLook w:val="04A0" w:firstRow="1" w:lastRow="0" w:firstColumn="1" w:lastColumn="0" w:noHBand="0" w:noVBand="1"/>
            </w:tblPr>
            <w:tblGrid>
              <w:gridCol w:w="236"/>
            </w:tblGrid>
            <w:tr w:rsidR="00922388" w:rsidDel="00274E8E" w14:paraId="75F1B785" w14:textId="7CD5FFC1">
              <w:trPr>
                <w:del w:id="851" w:author="User" w:date="2025-09-29T17:06:00Z"/>
              </w:trPr>
              <w:tc>
                <w:tcPr>
                  <w:tcW w:w="96" w:type="dxa"/>
                  <w:vAlign w:val="center"/>
                </w:tcPr>
                <w:p w14:paraId="2FB2B5B5" w14:textId="14077311" w:rsidR="00922388" w:rsidDel="00274E8E" w:rsidRDefault="00922388">
                  <w:pPr>
                    <w:spacing w:line="240" w:lineRule="auto"/>
                    <w:rPr>
                      <w:del w:id="852" w:author="User" w:date="2025-09-29T17:06:00Z"/>
                      <w:rFonts w:ascii="Times New Roman" w:eastAsia="Times New Roman" w:hAnsi="Times New Roman" w:cs="Times New Roman"/>
                      <w:sz w:val="22"/>
                      <w:szCs w:val="22"/>
                      <w:shd w:val="clear" w:color="auto" w:fill="FFFF38"/>
                    </w:rPr>
                  </w:pPr>
                </w:p>
              </w:tc>
            </w:tr>
          </w:tbl>
          <w:p w14:paraId="551A5BB2" w14:textId="75140333" w:rsidR="00922388" w:rsidDel="00274E8E" w:rsidRDefault="00854586">
            <w:pPr>
              <w:spacing w:line="240" w:lineRule="auto"/>
              <w:rPr>
                <w:del w:id="853" w:author="User" w:date="2025-09-29T17:06:00Z"/>
                <w:rFonts w:ascii="Times New Roman" w:eastAsia="Times New Roman" w:hAnsi="Times New Roman" w:cs="Times New Roman"/>
                <w:sz w:val="22"/>
                <w:szCs w:val="22"/>
                <w:shd w:val="clear" w:color="auto" w:fill="FFFF38"/>
              </w:rPr>
            </w:pPr>
            <w:del w:id="854" w:author="User" w:date="2025-09-29T17:06:00Z">
              <w:r w:rsidDel="00274E8E">
                <w:rPr>
                  <w:rFonts w:ascii="Times New Roman" w:eastAsia="Times New Roman" w:hAnsi="Times New Roman" w:cs="Times New Roman"/>
                  <w:sz w:val="22"/>
                  <w:szCs w:val="22"/>
                  <w:shd w:val="clear" w:color="auto" w:fill="FFFF38"/>
                  <w:rPrChange w:id="855" w:author="Autor desconhecido" w:date="2025-09-28T17:22:00Z">
                    <w:rPr>
                      <w:sz w:val="22"/>
                      <w:szCs w:val="22"/>
                    </w:rPr>
                  </w:rPrChange>
                </w:rPr>
                <w:delText>Questionário online</w:delText>
              </w:r>
            </w:del>
          </w:p>
        </w:tc>
        <w:tc>
          <w:tcPr>
            <w:tcW w:w="3740" w:type="dxa"/>
            <w:tcBorders>
              <w:top w:val="single" w:sz="4" w:space="0" w:color="000000"/>
              <w:left w:val="single" w:sz="4" w:space="0" w:color="000000"/>
              <w:bottom w:val="single" w:sz="4" w:space="0" w:color="000000"/>
              <w:right w:val="single" w:sz="4" w:space="0" w:color="000000"/>
            </w:tcBorders>
            <w:vAlign w:val="center"/>
          </w:tcPr>
          <w:p w14:paraId="6F3C8CF5" w14:textId="1BCBC1F4" w:rsidR="00922388" w:rsidDel="00274E8E" w:rsidRDefault="00922388">
            <w:pPr>
              <w:widowControl w:val="0"/>
              <w:spacing w:line="276" w:lineRule="auto"/>
              <w:jc w:val="left"/>
              <w:rPr>
                <w:del w:id="856" w:author="User" w:date="2025-09-29T17:06:00Z"/>
                <w:rFonts w:ascii="Times New Roman" w:eastAsia="Times New Roman" w:hAnsi="Times New Roman" w:cs="Times New Roman"/>
                <w:sz w:val="22"/>
                <w:szCs w:val="22"/>
                <w:shd w:val="clear" w:color="auto" w:fill="FFFF38"/>
              </w:rPr>
            </w:pPr>
          </w:p>
          <w:tbl>
            <w:tblPr>
              <w:tblW w:w="3644" w:type="dxa"/>
              <w:tblLayout w:type="fixed"/>
              <w:tblLook w:val="04A0" w:firstRow="1" w:lastRow="0" w:firstColumn="1" w:lastColumn="0" w:noHBand="0" w:noVBand="1"/>
            </w:tblPr>
            <w:tblGrid>
              <w:gridCol w:w="3644"/>
            </w:tblGrid>
            <w:tr w:rsidR="00922388" w:rsidDel="00274E8E" w14:paraId="5BAA049F" w14:textId="53D50323">
              <w:trPr>
                <w:del w:id="857" w:author="User" w:date="2025-09-29T17:06:00Z"/>
              </w:trPr>
              <w:tc>
                <w:tcPr>
                  <w:tcW w:w="3644" w:type="dxa"/>
                  <w:vAlign w:val="center"/>
                </w:tcPr>
                <w:p w14:paraId="00F89648" w14:textId="793DD303" w:rsidR="00922388" w:rsidDel="00274E8E" w:rsidRDefault="00854586">
                  <w:pPr>
                    <w:spacing w:line="240" w:lineRule="auto"/>
                    <w:rPr>
                      <w:del w:id="858" w:author="User" w:date="2025-09-29T17:06:00Z"/>
                      <w:rFonts w:ascii="Times New Roman" w:eastAsia="Times New Roman" w:hAnsi="Times New Roman" w:cs="Times New Roman"/>
                      <w:sz w:val="22"/>
                      <w:szCs w:val="22"/>
                      <w:shd w:val="clear" w:color="auto" w:fill="FFFF38"/>
                    </w:rPr>
                  </w:pPr>
                  <w:del w:id="859" w:author="User" w:date="2025-09-29T17:06:00Z">
                    <w:r w:rsidDel="00274E8E">
                      <w:rPr>
                        <w:rFonts w:ascii="Times New Roman" w:eastAsia="Times New Roman" w:hAnsi="Times New Roman" w:cs="Times New Roman"/>
                        <w:sz w:val="22"/>
                        <w:szCs w:val="22"/>
                        <w:shd w:val="clear" w:color="auto" w:fill="FFFF38"/>
                        <w:rPrChange w:id="860" w:author="Autor desconhecido" w:date="2025-09-28T17:22:00Z">
                          <w:rPr>
                            <w:sz w:val="22"/>
                            <w:szCs w:val="22"/>
                          </w:rPr>
                        </w:rPrChange>
                      </w:rPr>
                      <w:delText>Avalia se experiência prévia está associada a maior estabilidade e proficiência técnica.</w:delText>
                    </w:r>
                  </w:del>
                </w:p>
              </w:tc>
            </w:tr>
          </w:tbl>
          <w:p w14:paraId="24803802" w14:textId="2DE64908" w:rsidR="00922388" w:rsidDel="00274E8E" w:rsidRDefault="00922388">
            <w:pPr>
              <w:spacing w:line="240" w:lineRule="auto"/>
              <w:rPr>
                <w:del w:id="861" w:author="User" w:date="2025-09-29T17:06:00Z"/>
                <w:rFonts w:ascii="Times New Roman" w:eastAsia="Times New Roman" w:hAnsi="Times New Roman" w:cs="Times New Roman"/>
                <w:sz w:val="22"/>
                <w:szCs w:val="22"/>
                <w:shd w:val="clear" w:color="auto" w:fill="FFFF38"/>
              </w:rPr>
            </w:pPr>
          </w:p>
        </w:tc>
      </w:tr>
    </w:tbl>
    <w:p w14:paraId="79191A4E" w14:textId="4C379E63" w:rsidR="00922388" w:rsidDel="00274E8E" w:rsidRDefault="00854586">
      <w:pPr>
        <w:spacing w:line="360" w:lineRule="auto"/>
        <w:ind w:firstLine="708"/>
        <w:rPr>
          <w:del w:id="862" w:author="User" w:date="2025-09-29T17:06:00Z"/>
          <w:rFonts w:ascii="Times New Roman" w:eastAsia="Times New Roman" w:hAnsi="Times New Roman" w:cs="Times New Roman"/>
          <w:sz w:val="22"/>
          <w:szCs w:val="22"/>
          <w:shd w:val="clear" w:color="auto" w:fill="FFFF38"/>
        </w:rPr>
      </w:pPr>
      <w:del w:id="863" w:author="User" w:date="2025-09-29T17:06:00Z">
        <w:r w:rsidDel="00274E8E">
          <w:rPr>
            <w:rFonts w:ascii="Times New Roman" w:eastAsia="Times New Roman" w:hAnsi="Times New Roman" w:cs="Times New Roman"/>
            <w:sz w:val="22"/>
            <w:szCs w:val="22"/>
            <w:shd w:val="clear" w:color="auto" w:fill="FFFF38"/>
            <w:rPrChange w:id="864" w:author="Autor desconhecido" w:date="2025-09-28T17:22:00Z">
              <w:rPr>
                <w:sz w:val="22"/>
                <w:szCs w:val="22"/>
              </w:rPr>
            </w:rPrChange>
          </w:rPr>
          <w:delText>Fonte: Elaborado pelo autor (2025).</w:delText>
        </w:r>
      </w:del>
    </w:p>
    <w:p w14:paraId="53132981" w14:textId="059291D6" w:rsidR="00922388" w:rsidDel="00274E8E" w:rsidRDefault="00854586">
      <w:pPr>
        <w:spacing w:line="360" w:lineRule="auto"/>
        <w:ind w:firstLine="426"/>
        <w:rPr>
          <w:del w:id="865" w:author="User" w:date="2025-09-29T17:06:00Z"/>
          <w:shd w:val="clear" w:color="auto" w:fill="FFFF38"/>
        </w:rPr>
      </w:pPr>
      <w:del w:id="866" w:author="User" w:date="2025-09-29T17:06:00Z">
        <w:r w:rsidDel="00274E8E">
          <w:rPr>
            <w:rFonts w:ascii="Times New Roman" w:eastAsia="Times New Roman" w:hAnsi="Times New Roman" w:cs="Times New Roman"/>
            <w:shd w:val="clear" w:color="auto" w:fill="FFFF38"/>
            <w:rPrChange w:id="867" w:author="Autor desconhecido" w:date="2025-09-28T17:22:00Z">
              <w:rPr/>
            </w:rPrChange>
          </w:rPr>
          <w:delText xml:space="preserve">QUADRO 2 – Variáveis relacionadas ao desempenho no </w:delText>
        </w:r>
        <w:r w:rsidDel="00274E8E">
          <w:rPr>
            <w:rFonts w:ascii="Times New Roman" w:eastAsia="Times New Roman" w:hAnsi="Times New Roman" w:cs="Times New Roman"/>
            <w:i/>
            <w:shd w:val="clear" w:color="auto" w:fill="FFFF38"/>
            <w:rPrChange w:id="868" w:author="Autor desconhecido" w:date="2025-09-28T17:22:00Z">
              <w:rPr>
                <w:i/>
                <w:shd w:val="clear" w:color="auto" w:fill="FFFF38"/>
              </w:rPr>
            </w:rPrChange>
          </w:rPr>
          <w:delText>HSW.</w:delText>
        </w:r>
      </w:del>
    </w:p>
    <w:tbl>
      <w:tblPr>
        <w:tblW w:w="9261" w:type="dxa"/>
        <w:tblInd w:w="-15" w:type="dxa"/>
        <w:tblLayout w:type="fixed"/>
        <w:tblLook w:val="04A0" w:firstRow="1" w:lastRow="0" w:firstColumn="1" w:lastColumn="0" w:noHBand="0" w:noVBand="1"/>
      </w:tblPr>
      <w:tblGrid>
        <w:gridCol w:w="2970"/>
        <w:gridCol w:w="2552"/>
        <w:gridCol w:w="3739"/>
      </w:tblGrid>
      <w:tr w:rsidR="00922388" w:rsidDel="00274E8E" w14:paraId="148744AE" w14:textId="4777192A">
        <w:trPr>
          <w:tblHeader/>
          <w:del w:id="869" w:author="User" w:date="2025-09-29T17:06:00Z"/>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2C2DC8" w14:textId="6213F2E5" w:rsidR="00922388" w:rsidDel="00274E8E" w:rsidRDefault="00854586">
            <w:pPr>
              <w:spacing w:line="240" w:lineRule="auto"/>
              <w:jc w:val="left"/>
              <w:rPr>
                <w:del w:id="870" w:author="User" w:date="2025-09-29T17:06:00Z"/>
                <w:rFonts w:ascii="Times New Roman" w:eastAsia="Times New Roman" w:hAnsi="Times New Roman" w:cs="Times New Roman"/>
                <w:b/>
                <w:sz w:val="22"/>
                <w:szCs w:val="22"/>
                <w:shd w:val="clear" w:color="auto" w:fill="FFFF38"/>
              </w:rPr>
            </w:pPr>
            <w:del w:id="871" w:author="User" w:date="2025-09-29T17:06:00Z">
              <w:r w:rsidDel="00274E8E">
                <w:rPr>
                  <w:rFonts w:ascii="Times New Roman" w:eastAsia="Times New Roman" w:hAnsi="Times New Roman" w:cs="Times New Roman"/>
                  <w:b/>
                  <w:sz w:val="22"/>
                  <w:szCs w:val="22"/>
                  <w:shd w:val="clear" w:color="auto" w:fill="FFFF38"/>
                  <w:rPrChange w:id="872" w:author="Autor desconhecido" w:date="2025-09-28T17:22:00Z">
                    <w:rPr>
                      <w:b/>
                      <w:sz w:val="22"/>
                      <w:szCs w:val="22"/>
                    </w:rPr>
                  </w:rPrChange>
                </w:rPr>
                <w:delText>Variável</w:delText>
              </w:r>
            </w:del>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E5050F" w14:textId="48C27917" w:rsidR="00922388" w:rsidDel="00274E8E" w:rsidRDefault="00854586">
            <w:pPr>
              <w:spacing w:line="240" w:lineRule="auto"/>
              <w:jc w:val="left"/>
              <w:rPr>
                <w:del w:id="873" w:author="User" w:date="2025-09-29T17:06:00Z"/>
                <w:rFonts w:ascii="Times New Roman" w:eastAsia="Times New Roman" w:hAnsi="Times New Roman" w:cs="Times New Roman"/>
                <w:b/>
                <w:sz w:val="22"/>
                <w:szCs w:val="22"/>
                <w:shd w:val="clear" w:color="auto" w:fill="FFFF38"/>
              </w:rPr>
            </w:pPr>
            <w:del w:id="874" w:author="User" w:date="2025-09-29T17:06:00Z">
              <w:r w:rsidDel="00274E8E">
                <w:rPr>
                  <w:rFonts w:ascii="Times New Roman" w:eastAsia="Times New Roman" w:hAnsi="Times New Roman" w:cs="Times New Roman"/>
                  <w:b/>
                  <w:sz w:val="22"/>
                  <w:szCs w:val="22"/>
                  <w:shd w:val="clear" w:color="auto" w:fill="FFFF38"/>
                  <w:rPrChange w:id="875" w:author="Autor desconhecido" w:date="2025-09-28T17:22:00Z">
                    <w:rPr>
                      <w:b/>
                      <w:sz w:val="22"/>
                      <w:szCs w:val="22"/>
                    </w:rPr>
                  </w:rPrChange>
                </w:rPr>
                <w:delText>Método de Medição</w:delText>
              </w:r>
            </w:del>
          </w:p>
        </w:tc>
        <w:tc>
          <w:tcPr>
            <w:tcW w:w="373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AFFDB28" w14:textId="5681AA82" w:rsidR="00922388" w:rsidDel="00274E8E" w:rsidRDefault="00854586">
            <w:pPr>
              <w:spacing w:line="240" w:lineRule="auto"/>
              <w:jc w:val="left"/>
              <w:rPr>
                <w:del w:id="876" w:author="User" w:date="2025-09-29T17:06:00Z"/>
                <w:rFonts w:ascii="Times New Roman" w:eastAsia="Times New Roman" w:hAnsi="Times New Roman" w:cs="Times New Roman"/>
                <w:b/>
                <w:sz w:val="22"/>
                <w:szCs w:val="22"/>
                <w:shd w:val="clear" w:color="auto" w:fill="FFFF38"/>
              </w:rPr>
            </w:pPr>
            <w:del w:id="877" w:author="User" w:date="2025-09-29T17:06:00Z">
              <w:r w:rsidDel="00274E8E">
                <w:rPr>
                  <w:rFonts w:ascii="Times New Roman" w:eastAsia="Times New Roman" w:hAnsi="Times New Roman" w:cs="Times New Roman"/>
                  <w:b/>
                  <w:sz w:val="22"/>
                  <w:szCs w:val="22"/>
                  <w:shd w:val="clear" w:color="auto" w:fill="FFFF38"/>
                  <w:rPrChange w:id="878" w:author="Autor desconhecido" w:date="2025-09-28T17:22:00Z">
                    <w:rPr>
                      <w:b/>
                      <w:sz w:val="22"/>
                      <w:szCs w:val="22"/>
                    </w:rPr>
                  </w:rPrChange>
                </w:rPr>
                <w:delText>Justificativa</w:delText>
              </w:r>
            </w:del>
          </w:p>
        </w:tc>
      </w:tr>
      <w:tr w:rsidR="00922388" w:rsidDel="00274E8E" w14:paraId="3F424A25" w14:textId="227CE2E4">
        <w:trPr>
          <w:del w:id="879"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24629510" w14:textId="78BFCB28" w:rsidR="00922388" w:rsidDel="00274E8E" w:rsidRDefault="00854586">
            <w:pPr>
              <w:spacing w:line="240" w:lineRule="auto"/>
              <w:jc w:val="left"/>
              <w:rPr>
                <w:del w:id="880" w:author="User" w:date="2025-09-29T17:06:00Z"/>
                <w:rFonts w:ascii="Times New Roman" w:eastAsia="Times New Roman" w:hAnsi="Times New Roman" w:cs="Times New Roman"/>
                <w:sz w:val="22"/>
                <w:szCs w:val="22"/>
                <w:shd w:val="clear" w:color="auto" w:fill="FFFF38"/>
              </w:rPr>
            </w:pPr>
            <w:del w:id="881" w:author="User" w:date="2025-09-29T17:06:00Z">
              <w:r w:rsidDel="00274E8E">
                <w:rPr>
                  <w:rFonts w:ascii="Times New Roman" w:eastAsia="Times New Roman" w:hAnsi="Times New Roman" w:cs="Times New Roman"/>
                  <w:sz w:val="22"/>
                  <w:szCs w:val="22"/>
                  <w:shd w:val="clear" w:color="auto" w:fill="FFFF38"/>
                  <w:rPrChange w:id="882" w:author="Autor desconhecido" w:date="2025-09-28T17:22:00Z">
                    <w:rPr>
                      <w:sz w:val="22"/>
                      <w:szCs w:val="22"/>
                    </w:rPr>
                  </w:rPrChange>
                </w:rPr>
                <w:delText>Distância percorrida</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74FD5615" w14:textId="654A1D32" w:rsidR="00922388" w:rsidDel="00274E8E" w:rsidRDefault="00854586">
            <w:pPr>
              <w:spacing w:line="240" w:lineRule="auto"/>
              <w:jc w:val="left"/>
              <w:rPr>
                <w:del w:id="883" w:author="User" w:date="2025-09-29T17:06:00Z"/>
                <w:rFonts w:ascii="Times New Roman" w:eastAsia="Times New Roman" w:hAnsi="Times New Roman" w:cs="Times New Roman"/>
                <w:sz w:val="22"/>
                <w:szCs w:val="22"/>
                <w:shd w:val="clear" w:color="auto" w:fill="FFFF38"/>
              </w:rPr>
            </w:pPr>
            <w:del w:id="884" w:author="User" w:date="2025-09-29T17:06:00Z">
              <w:r w:rsidDel="00274E8E">
                <w:rPr>
                  <w:rFonts w:ascii="Times New Roman" w:eastAsia="Times New Roman" w:hAnsi="Times New Roman" w:cs="Times New Roman"/>
                  <w:sz w:val="22"/>
                  <w:szCs w:val="22"/>
                  <w:shd w:val="clear" w:color="auto" w:fill="FFFF38"/>
                  <w:rPrChange w:id="885" w:author="Autor desconhecido" w:date="2025-09-28T17:22:00Z">
                    <w:rPr>
                      <w:sz w:val="22"/>
                      <w:szCs w:val="22"/>
                    </w:rPr>
                  </w:rPrChange>
                </w:rPr>
                <w:delText xml:space="preserve">Sistema GaitRite® + Captura de Movimento  </w:delText>
              </w:r>
            </w:del>
          </w:p>
          <w:p w14:paraId="35DC6A93" w14:textId="5C50A489" w:rsidR="00922388" w:rsidDel="00274E8E" w:rsidRDefault="00854586">
            <w:pPr>
              <w:spacing w:line="240" w:lineRule="auto"/>
              <w:jc w:val="left"/>
              <w:rPr>
                <w:del w:id="886" w:author="User" w:date="2025-09-29T17:06:00Z"/>
                <w:rFonts w:ascii="Times New Roman" w:eastAsia="Times New Roman" w:hAnsi="Times New Roman" w:cs="Times New Roman"/>
                <w:sz w:val="22"/>
                <w:szCs w:val="22"/>
                <w:shd w:val="clear" w:color="auto" w:fill="FFFF38"/>
              </w:rPr>
            </w:pPr>
            <w:del w:id="887" w:author="User" w:date="2025-09-29T17:06:00Z">
              <w:r w:rsidDel="00274E8E">
                <w:rPr>
                  <w:rFonts w:ascii="Times New Roman" w:eastAsia="Times New Roman" w:hAnsi="Times New Roman" w:cs="Times New Roman"/>
                  <w:sz w:val="22"/>
                  <w:szCs w:val="22"/>
                  <w:shd w:val="clear" w:color="auto" w:fill="FFFF38"/>
                  <w:rPrChange w:id="888"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63F1687C" w14:textId="4F1CE4A8" w:rsidR="00922388" w:rsidDel="00274E8E" w:rsidRDefault="00854586">
            <w:pPr>
              <w:spacing w:line="240" w:lineRule="auto"/>
              <w:jc w:val="left"/>
              <w:rPr>
                <w:del w:id="889" w:author="User" w:date="2025-09-29T17:06:00Z"/>
                <w:rFonts w:ascii="Times New Roman" w:eastAsia="Times New Roman" w:hAnsi="Times New Roman" w:cs="Times New Roman"/>
                <w:sz w:val="22"/>
                <w:szCs w:val="22"/>
                <w:shd w:val="clear" w:color="auto" w:fill="FFFF38"/>
              </w:rPr>
            </w:pPr>
            <w:del w:id="890" w:author="User" w:date="2025-09-29T17:06:00Z">
              <w:r w:rsidDel="00274E8E">
                <w:rPr>
                  <w:rFonts w:ascii="Times New Roman" w:eastAsia="Times New Roman" w:hAnsi="Times New Roman" w:cs="Times New Roman"/>
                  <w:sz w:val="22"/>
                  <w:szCs w:val="22"/>
                  <w:shd w:val="clear" w:color="auto" w:fill="FFFF38"/>
                  <w:rPrChange w:id="891" w:author="Autor desconhecido" w:date="2025-09-28T17:22:00Z">
                    <w:rPr>
                      <w:sz w:val="22"/>
                      <w:szCs w:val="22"/>
                    </w:rPr>
                  </w:rPrChange>
                </w:rPr>
                <w:delText>Reflete a capacidade de manter a posição invertida em deslocamento contínuo.</w:delText>
              </w:r>
            </w:del>
          </w:p>
        </w:tc>
      </w:tr>
      <w:tr w:rsidR="00922388" w:rsidDel="00274E8E" w14:paraId="0A7A57D8" w14:textId="4C19C854">
        <w:trPr>
          <w:del w:id="892"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6D2332E6" w14:textId="56424B43" w:rsidR="00922388" w:rsidDel="00274E8E" w:rsidRDefault="00854586">
            <w:pPr>
              <w:spacing w:line="240" w:lineRule="auto"/>
              <w:jc w:val="left"/>
              <w:rPr>
                <w:del w:id="893" w:author="User" w:date="2025-09-29T17:06:00Z"/>
                <w:rFonts w:ascii="Times New Roman" w:eastAsia="Times New Roman" w:hAnsi="Times New Roman" w:cs="Times New Roman"/>
                <w:sz w:val="22"/>
                <w:szCs w:val="22"/>
                <w:shd w:val="clear" w:color="auto" w:fill="FFFF38"/>
              </w:rPr>
            </w:pPr>
            <w:del w:id="894" w:author="User" w:date="2025-09-29T17:06:00Z">
              <w:r w:rsidDel="00274E8E">
                <w:rPr>
                  <w:rFonts w:ascii="Times New Roman" w:eastAsia="Times New Roman" w:hAnsi="Times New Roman" w:cs="Times New Roman"/>
                  <w:sz w:val="22"/>
                  <w:szCs w:val="22"/>
                  <w:shd w:val="clear" w:color="auto" w:fill="FFFF38"/>
                  <w:rPrChange w:id="895" w:author="Autor desconhecido" w:date="2025-09-28T17:22:00Z">
                    <w:rPr>
                      <w:sz w:val="22"/>
                      <w:szCs w:val="22"/>
                    </w:rPr>
                  </w:rPrChange>
                </w:rPr>
                <w:delText>Tempo de execução</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7A648A00" w14:textId="7CECBC3C" w:rsidR="00922388" w:rsidDel="00274E8E" w:rsidRDefault="00854586">
            <w:pPr>
              <w:spacing w:line="240" w:lineRule="auto"/>
              <w:jc w:val="left"/>
              <w:rPr>
                <w:del w:id="896" w:author="User" w:date="2025-09-29T17:06:00Z"/>
                <w:rFonts w:ascii="Times New Roman" w:eastAsia="Times New Roman" w:hAnsi="Times New Roman" w:cs="Times New Roman"/>
                <w:sz w:val="22"/>
                <w:szCs w:val="22"/>
                <w:shd w:val="clear" w:color="auto" w:fill="FFFF38"/>
              </w:rPr>
            </w:pPr>
            <w:del w:id="897" w:author="User" w:date="2025-09-29T17:06:00Z">
              <w:r w:rsidDel="00274E8E">
                <w:rPr>
                  <w:rFonts w:ascii="Times New Roman" w:eastAsia="Times New Roman" w:hAnsi="Times New Roman" w:cs="Times New Roman"/>
                  <w:sz w:val="22"/>
                  <w:szCs w:val="22"/>
                  <w:shd w:val="clear" w:color="auto" w:fill="FFFF38"/>
                  <w:rPrChange w:id="898" w:author="Autor desconhecido" w:date="2025-09-28T17:22:00Z">
                    <w:rPr>
                      <w:sz w:val="22"/>
                      <w:szCs w:val="22"/>
                    </w:rPr>
                  </w:rPrChange>
                </w:rPr>
                <w:delText xml:space="preserve">Sistema GaitRite® + Captura de Movimento  </w:delText>
              </w:r>
            </w:del>
          </w:p>
          <w:p w14:paraId="7E0F2A4B" w14:textId="5760E8A0" w:rsidR="00922388" w:rsidDel="00274E8E" w:rsidRDefault="00854586">
            <w:pPr>
              <w:spacing w:line="240" w:lineRule="auto"/>
              <w:jc w:val="left"/>
              <w:rPr>
                <w:del w:id="899" w:author="User" w:date="2025-09-29T17:06:00Z"/>
                <w:rFonts w:ascii="Times New Roman" w:eastAsia="Times New Roman" w:hAnsi="Times New Roman" w:cs="Times New Roman"/>
                <w:sz w:val="22"/>
                <w:szCs w:val="22"/>
                <w:shd w:val="clear" w:color="auto" w:fill="FFFF38"/>
              </w:rPr>
            </w:pPr>
            <w:del w:id="900" w:author="User" w:date="2025-09-29T17:06:00Z">
              <w:r w:rsidDel="00274E8E">
                <w:rPr>
                  <w:rFonts w:ascii="Times New Roman" w:eastAsia="Times New Roman" w:hAnsi="Times New Roman" w:cs="Times New Roman"/>
                  <w:sz w:val="22"/>
                  <w:szCs w:val="22"/>
                  <w:shd w:val="clear" w:color="auto" w:fill="FFFF38"/>
                  <w:rPrChange w:id="901"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26D668AC" w14:textId="5D0962A2" w:rsidR="00922388" w:rsidDel="00274E8E" w:rsidRDefault="00854586">
            <w:pPr>
              <w:spacing w:line="240" w:lineRule="auto"/>
              <w:jc w:val="left"/>
              <w:rPr>
                <w:del w:id="902" w:author="User" w:date="2025-09-29T17:06:00Z"/>
                <w:rFonts w:ascii="Times New Roman" w:eastAsia="Times New Roman" w:hAnsi="Times New Roman" w:cs="Times New Roman"/>
                <w:sz w:val="22"/>
                <w:szCs w:val="22"/>
                <w:shd w:val="clear" w:color="auto" w:fill="FFFF38"/>
              </w:rPr>
            </w:pPr>
            <w:del w:id="903" w:author="User" w:date="2025-09-29T17:06:00Z">
              <w:r w:rsidDel="00274E8E">
                <w:rPr>
                  <w:rFonts w:ascii="Times New Roman" w:eastAsia="Times New Roman" w:hAnsi="Times New Roman" w:cs="Times New Roman"/>
                  <w:sz w:val="22"/>
                  <w:szCs w:val="22"/>
                  <w:shd w:val="clear" w:color="auto" w:fill="FFFF38"/>
                  <w:rPrChange w:id="904" w:author="Autor desconhecido" w:date="2025-09-28T17:22:00Z">
                    <w:rPr>
                      <w:sz w:val="22"/>
                      <w:szCs w:val="22"/>
                    </w:rPr>
                  </w:rPrChange>
                </w:rPr>
                <w:delText>Permite avaliar a eficiência temporal do deslocamento em inversão.</w:delText>
              </w:r>
            </w:del>
          </w:p>
        </w:tc>
      </w:tr>
      <w:tr w:rsidR="00922388" w:rsidDel="00274E8E" w14:paraId="38D3FE6E" w14:textId="15C6CB00">
        <w:trPr>
          <w:del w:id="905"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1288A647" w14:textId="39FB16F3" w:rsidR="00922388" w:rsidDel="00274E8E" w:rsidRDefault="00854586">
            <w:pPr>
              <w:spacing w:line="240" w:lineRule="auto"/>
              <w:jc w:val="left"/>
              <w:rPr>
                <w:del w:id="906" w:author="User" w:date="2025-09-29T17:06:00Z"/>
                <w:rFonts w:ascii="Times New Roman" w:eastAsia="Times New Roman" w:hAnsi="Times New Roman" w:cs="Times New Roman"/>
                <w:sz w:val="22"/>
                <w:szCs w:val="22"/>
                <w:shd w:val="clear" w:color="auto" w:fill="FFFF38"/>
              </w:rPr>
            </w:pPr>
            <w:del w:id="907" w:author="User" w:date="2025-09-29T17:06:00Z">
              <w:r w:rsidDel="00274E8E">
                <w:rPr>
                  <w:rFonts w:ascii="Times New Roman" w:eastAsia="Times New Roman" w:hAnsi="Times New Roman" w:cs="Times New Roman"/>
                  <w:sz w:val="22"/>
                  <w:szCs w:val="22"/>
                  <w:shd w:val="clear" w:color="auto" w:fill="FFFF38"/>
                  <w:rPrChange w:id="908" w:author="Autor desconhecido" w:date="2025-09-28T17:22:00Z">
                    <w:rPr>
                      <w:sz w:val="22"/>
                      <w:szCs w:val="22"/>
                    </w:rPr>
                  </w:rPrChange>
                </w:rPr>
                <w:delText>Velocidade média</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1F5FBD19" w14:textId="186C0D5D" w:rsidR="00922388" w:rsidDel="00274E8E" w:rsidRDefault="00854586">
            <w:pPr>
              <w:spacing w:line="240" w:lineRule="auto"/>
              <w:jc w:val="left"/>
              <w:rPr>
                <w:del w:id="909" w:author="User" w:date="2025-09-29T17:06:00Z"/>
                <w:rFonts w:ascii="Times New Roman" w:eastAsia="Times New Roman" w:hAnsi="Times New Roman" w:cs="Times New Roman"/>
                <w:sz w:val="22"/>
                <w:szCs w:val="22"/>
                <w:shd w:val="clear" w:color="auto" w:fill="FFFF38"/>
              </w:rPr>
            </w:pPr>
            <w:del w:id="910" w:author="User" w:date="2025-09-29T17:06:00Z">
              <w:r w:rsidDel="00274E8E">
                <w:rPr>
                  <w:rFonts w:ascii="Times New Roman" w:eastAsia="Times New Roman" w:hAnsi="Times New Roman" w:cs="Times New Roman"/>
                  <w:sz w:val="22"/>
                  <w:szCs w:val="22"/>
                  <w:shd w:val="clear" w:color="auto" w:fill="FFFF38"/>
                  <w:rPrChange w:id="911" w:author="Autor desconhecido" w:date="2025-09-28T17:22:00Z">
                    <w:rPr>
                      <w:sz w:val="22"/>
                      <w:szCs w:val="22"/>
                    </w:rPr>
                  </w:rPrChange>
                </w:rPr>
                <w:delText xml:space="preserve">Sistema GaitRite® + Captura de Movimento  </w:delText>
              </w:r>
            </w:del>
          </w:p>
          <w:p w14:paraId="36E6309D" w14:textId="0CBE8F84" w:rsidR="00922388" w:rsidDel="00274E8E" w:rsidRDefault="00854586">
            <w:pPr>
              <w:spacing w:line="240" w:lineRule="auto"/>
              <w:jc w:val="left"/>
              <w:rPr>
                <w:del w:id="912" w:author="User" w:date="2025-09-29T17:06:00Z"/>
                <w:rFonts w:ascii="Times New Roman" w:eastAsia="Times New Roman" w:hAnsi="Times New Roman" w:cs="Times New Roman"/>
                <w:sz w:val="22"/>
                <w:szCs w:val="22"/>
                <w:shd w:val="clear" w:color="auto" w:fill="FFFF38"/>
              </w:rPr>
            </w:pPr>
            <w:del w:id="913" w:author="User" w:date="2025-09-29T17:06:00Z">
              <w:r w:rsidDel="00274E8E">
                <w:rPr>
                  <w:rFonts w:ascii="Times New Roman" w:eastAsia="Times New Roman" w:hAnsi="Times New Roman" w:cs="Times New Roman"/>
                  <w:sz w:val="22"/>
                  <w:szCs w:val="22"/>
                  <w:shd w:val="clear" w:color="auto" w:fill="FFFF38"/>
                  <w:rPrChange w:id="914"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37E3CA48" w14:textId="2B9F3526" w:rsidR="00922388" w:rsidDel="00274E8E" w:rsidRDefault="00854586">
            <w:pPr>
              <w:spacing w:line="240" w:lineRule="auto"/>
              <w:jc w:val="left"/>
              <w:rPr>
                <w:del w:id="915" w:author="User" w:date="2025-09-29T17:06:00Z"/>
                <w:rFonts w:ascii="Times New Roman" w:eastAsia="Times New Roman" w:hAnsi="Times New Roman" w:cs="Times New Roman"/>
                <w:sz w:val="22"/>
                <w:szCs w:val="22"/>
                <w:shd w:val="clear" w:color="auto" w:fill="FFFF38"/>
              </w:rPr>
            </w:pPr>
            <w:del w:id="916" w:author="User" w:date="2025-09-29T17:06:00Z">
              <w:r w:rsidDel="00274E8E">
                <w:rPr>
                  <w:rFonts w:ascii="Times New Roman" w:eastAsia="Times New Roman" w:hAnsi="Times New Roman" w:cs="Times New Roman"/>
                  <w:sz w:val="22"/>
                  <w:szCs w:val="22"/>
                  <w:shd w:val="clear" w:color="auto" w:fill="FFFF38"/>
                  <w:rPrChange w:id="917" w:author="Autor desconhecido" w:date="2025-09-28T17:22:00Z">
                    <w:rPr>
                      <w:sz w:val="22"/>
                      <w:szCs w:val="22"/>
                    </w:rPr>
                  </w:rPrChange>
                </w:rPr>
                <w:delText>Integra tempo e distância, fornecendo índice global de desempenho dinâmico.</w:delText>
              </w:r>
            </w:del>
          </w:p>
        </w:tc>
      </w:tr>
      <w:tr w:rsidR="00922388" w:rsidDel="00274E8E" w14:paraId="70094065" w14:textId="074BD939">
        <w:trPr>
          <w:del w:id="918"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37D4865F" w14:textId="32603E5D" w:rsidR="00922388" w:rsidDel="00274E8E" w:rsidRDefault="00854586">
            <w:pPr>
              <w:spacing w:line="240" w:lineRule="auto"/>
              <w:jc w:val="left"/>
              <w:rPr>
                <w:del w:id="919" w:author="User" w:date="2025-09-29T17:06:00Z"/>
                <w:shd w:val="clear" w:color="auto" w:fill="FFFF38"/>
              </w:rPr>
            </w:pPr>
            <w:del w:id="920" w:author="User" w:date="2025-09-29T17:06:00Z">
              <w:r w:rsidDel="00274E8E">
                <w:rPr>
                  <w:rFonts w:ascii="Times New Roman" w:eastAsia="Times New Roman" w:hAnsi="Times New Roman" w:cs="Times New Roman"/>
                  <w:sz w:val="22"/>
                  <w:szCs w:val="22"/>
                  <w:shd w:val="clear" w:color="auto" w:fill="FFFF38"/>
                  <w:rPrChange w:id="921" w:author="Autor desconhecido" w:date="2025-09-28T17:22:00Z">
                    <w:rPr>
                      <w:sz w:val="22"/>
                      <w:szCs w:val="22"/>
                    </w:rPr>
                  </w:rPrChange>
                </w:rPr>
                <w:delText xml:space="preserve">Tempo de sustentação no </w:delText>
              </w:r>
              <w:r w:rsidDel="00274E8E">
                <w:rPr>
                  <w:rFonts w:ascii="Times New Roman" w:eastAsia="Times New Roman" w:hAnsi="Times New Roman" w:cs="Times New Roman"/>
                  <w:i/>
                  <w:sz w:val="22"/>
                  <w:szCs w:val="22"/>
                  <w:shd w:val="clear" w:color="auto" w:fill="FFFF38"/>
                  <w:rPrChange w:id="922" w:author="Autor desconhecido" w:date="2025-09-28T17:22:00Z">
                    <w:rPr>
                      <w:i/>
                      <w:sz w:val="22"/>
                      <w:szCs w:val="22"/>
                      <w:shd w:val="clear" w:color="auto" w:fill="FFFF38"/>
                    </w:rPr>
                  </w:rPrChange>
                </w:rPr>
                <w:delText>HS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6F33BE21" w14:textId="490CD5D1" w:rsidR="00922388" w:rsidDel="00274E8E" w:rsidRDefault="00854586">
            <w:pPr>
              <w:spacing w:line="240" w:lineRule="auto"/>
              <w:jc w:val="left"/>
              <w:rPr>
                <w:del w:id="923" w:author="User" w:date="2025-09-29T17:06:00Z"/>
                <w:rFonts w:ascii="Times New Roman" w:eastAsia="Times New Roman" w:hAnsi="Times New Roman" w:cs="Times New Roman"/>
                <w:sz w:val="22"/>
                <w:szCs w:val="22"/>
                <w:shd w:val="clear" w:color="auto" w:fill="FFFF38"/>
              </w:rPr>
            </w:pPr>
            <w:del w:id="924" w:author="User" w:date="2025-09-29T17:06:00Z">
              <w:r w:rsidDel="00274E8E">
                <w:rPr>
                  <w:rFonts w:ascii="Times New Roman" w:eastAsia="Times New Roman" w:hAnsi="Times New Roman" w:cs="Times New Roman"/>
                  <w:sz w:val="22"/>
                  <w:szCs w:val="22"/>
                  <w:shd w:val="clear" w:color="auto" w:fill="FFFF38"/>
                  <w:rPrChange w:id="925" w:author="Autor desconhecido" w:date="2025-09-28T17:22:00Z">
                    <w:rPr>
                      <w:sz w:val="22"/>
                      <w:szCs w:val="22"/>
                    </w:rPr>
                  </w:rPrChange>
                </w:rPr>
                <w:delText xml:space="preserve">Captura de Movimento  </w:delText>
              </w:r>
            </w:del>
          </w:p>
          <w:p w14:paraId="2F11ED1A" w14:textId="488D05A2" w:rsidR="00922388" w:rsidDel="00274E8E" w:rsidRDefault="00854586">
            <w:pPr>
              <w:spacing w:line="240" w:lineRule="auto"/>
              <w:jc w:val="left"/>
              <w:rPr>
                <w:del w:id="926" w:author="User" w:date="2025-09-29T17:06:00Z"/>
                <w:shd w:val="clear" w:color="auto" w:fill="FFFF38"/>
              </w:rPr>
            </w:pPr>
            <w:del w:id="927" w:author="User" w:date="2025-09-29T17:06:00Z">
              <w:r w:rsidDel="00274E8E">
                <w:rPr>
                  <w:rFonts w:ascii="Times New Roman" w:eastAsia="Times New Roman" w:hAnsi="Times New Roman" w:cs="Times New Roman"/>
                  <w:sz w:val="22"/>
                  <w:szCs w:val="22"/>
                  <w:shd w:val="clear" w:color="auto" w:fill="FFFF38"/>
                  <w:rPrChange w:id="928"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5DC1D4B0" w14:textId="15FC3361" w:rsidR="00922388" w:rsidDel="00274E8E" w:rsidRDefault="00854586">
            <w:pPr>
              <w:spacing w:line="240" w:lineRule="auto"/>
              <w:jc w:val="left"/>
              <w:rPr>
                <w:del w:id="929" w:author="User" w:date="2025-09-29T17:06:00Z"/>
                <w:shd w:val="clear" w:color="auto" w:fill="FFFF38"/>
              </w:rPr>
            </w:pPr>
            <w:del w:id="930" w:author="User" w:date="2025-09-29T17:06:00Z">
              <w:r w:rsidDel="00274E8E">
                <w:rPr>
                  <w:rFonts w:ascii="Times New Roman" w:eastAsia="Times New Roman" w:hAnsi="Times New Roman" w:cs="Times New Roman"/>
                  <w:sz w:val="22"/>
                  <w:szCs w:val="22"/>
                  <w:shd w:val="clear" w:color="auto" w:fill="FFFF38"/>
                  <w:rPrChange w:id="931" w:author="Autor desconhecido" w:date="2025-09-28T17:22:00Z">
                    <w:rPr>
                      <w:sz w:val="22"/>
                      <w:szCs w:val="22"/>
                    </w:rPr>
                  </w:rPrChange>
                </w:rPr>
                <w:delText>Reflete a capacidade básica de manutenção do equilíbrio.</w:delText>
              </w:r>
            </w:del>
          </w:p>
        </w:tc>
      </w:tr>
      <w:tr w:rsidR="00922388" w:rsidDel="00274E8E" w14:paraId="6A5EAAF7" w14:textId="25A27139">
        <w:trPr>
          <w:del w:id="932"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2DF86871" w14:textId="3949092E" w:rsidR="00922388" w:rsidDel="00274E8E" w:rsidRDefault="00854586">
            <w:pPr>
              <w:spacing w:line="240" w:lineRule="auto"/>
              <w:jc w:val="left"/>
              <w:rPr>
                <w:del w:id="933" w:author="User" w:date="2025-09-29T17:06:00Z"/>
                <w:rFonts w:ascii="Times New Roman" w:eastAsia="Times New Roman" w:hAnsi="Times New Roman" w:cs="Times New Roman"/>
                <w:sz w:val="22"/>
                <w:szCs w:val="22"/>
                <w:shd w:val="clear" w:color="auto" w:fill="FFFF38"/>
              </w:rPr>
            </w:pPr>
            <w:del w:id="934" w:author="User" w:date="2025-09-29T17:06:00Z">
              <w:r w:rsidDel="00274E8E">
                <w:rPr>
                  <w:rFonts w:ascii="Times New Roman" w:eastAsia="Times New Roman" w:hAnsi="Times New Roman" w:cs="Times New Roman"/>
                  <w:sz w:val="22"/>
                  <w:szCs w:val="22"/>
                  <w:shd w:val="clear" w:color="auto" w:fill="FFFF38"/>
                  <w:rPrChange w:id="935" w:author="Autor desconhecido" w:date="2025-09-28T17:22:00Z">
                    <w:rPr>
                      <w:sz w:val="22"/>
                      <w:szCs w:val="22"/>
                    </w:rPr>
                  </w:rPrChange>
                </w:rPr>
                <w:delText>Comprimento médio das passadas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2DCB735F" w14:textId="799F2B00" w:rsidR="00922388" w:rsidDel="00274E8E" w:rsidRDefault="00854586">
            <w:pPr>
              <w:spacing w:line="240" w:lineRule="auto"/>
              <w:jc w:val="left"/>
              <w:rPr>
                <w:del w:id="936" w:author="User" w:date="2025-09-29T17:06:00Z"/>
                <w:rFonts w:ascii="Times New Roman" w:eastAsia="Times New Roman" w:hAnsi="Times New Roman" w:cs="Times New Roman"/>
                <w:sz w:val="22"/>
                <w:szCs w:val="22"/>
                <w:shd w:val="clear" w:color="auto" w:fill="FFFF38"/>
              </w:rPr>
            </w:pPr>
            <w:del w:id="937" w:author="User" w:date="2025-09-29T17:06:00Z">
              <w:r w:rsidDel="00274E8E">
                <w:rPr>
                  <w:rFonts w:ascii="Times New Roman" w:eastAsia="Times New Roman" w:hAnsi="Times New Roman" w:cs="Times New Roman"/>
                  <w:sz w:val="22"/>
                  <w:szCs w:val="22"/>
                  <w:shd w:val="clear" w:color="auto" w:fill="FFFF38"/>
                  <w:rPrChange w:id="938"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7115BF74" w14:textId="6F944185" w:rsidR="00922388" w:rsidDel="00274E8E" w:rsidRDefault="00854586">
            <w:pPr>
              <w:spacing w:line="240" w:lineRule="auto"/>
              <w:jc w:val="left"/>
              <w:rPr>
                <w:del w:id="939" w:author="User" w:date="2025-09-29T17:06:00Z"/>
                <w:rFonts w:ascii="Times New Roman" w:eastAsia="Times New Roman" w:hAnsi="Times New Roman" w:cs="Times New Roman"/>
                <w:sz w:val="22"/>
                <w:szCs w:val="22"/>
                <w:shd w:val="clear" w:color="auto" w:fill="FFFF38"/>
              </w:rPr>
            </w:pPr>
            <w:del w:id="940" w:author="User" w:date="2025-09-29T17:06:00Z">
              <w:r w:rsidDel="00274E8E">
                <w:rPr>
                  <w:rFonts w:ascii="Times New Roman" w:eastAsia="Times New Roman" w:hAnsi="Times New Roman" w:cs="Times New Roman"/>
                  <w:sz w:val="22"/>
                  <w:szCs w:val="22"/>
                  <w:shd w:val="clear" w:color="auto" w:fill="FFFF38"/>
                  <w:rPrChange w:id="941" w:author="Autor desconhecido" w:date="2025-09-28T17:22:00Z">
                    <w:rPr>
                      <w:sz w:val="22"/>
                      <w:szCs w:val="22"/>
                    </w:rPr>
                  </w:rPrChange>
                </w:rPr>
                <w:delText>Identifica o padrão de locomoção, distinguindo estratégias de propulsão ou estabilidade.</w:delText>
              </w:r>
            </w:del>
          </w:p>
        </w:tc>
      </w:tr>
      <w:tr w:rsidR="00922388" w:rsidDel="00274E8E" w14:paraId="163E01DC" w14:textId="73DAA807">
        <w:trPr>
          <w:del w:id="942"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4CD1C03D" w14:textId="622519AD" w:rsidR="00922388" w:rsidDel="00274E8E" w:rsidRDefault="00854586">
            <w:pPr>
              <w:spacing w:line="240" w:lineRule="auto"/>
              <w:jc w:val="left"/>
              <w:rPr>
                <w:del w:id="943" w:author="User" w:date="2025-09-29T17:06:00Z"/>
                <w:rFonts w:ascii="Times New Roman" w:eastAsia="Times New Roman" w:hAnsi="Times New Roman" w:cs="Times New Roman"/>
                <w:sz w:val="22"/>
                <w:szCs w:val="22"/>
                <w:shd w:val="clear" w:color="auto" w:fill="FFFF38"/>
              </w:rPr>
            </w:pPr>
            <w:del w:id="944" w:author="User" w:date="2025-09-29T17:06:00Z">
              <w:r w:rsidDel="00274E8E">
                <w:rPr>
                  <w:rFonts w:ascii="Times New Roman" w:eastAsia="Times New Roman" w:hAnsi="Times New Roman" w:cs="Times New Roman"/>
                  <w:sz w:val="22"/>
                  <w:szCs w:val="22"/>
                  <w:shd w:val="clear" w:color="auto" w:fill="FFFF38"/>
                  <w:rPrChange w:id="945" w:author="Autor desconhecido" w:date="2025-09-28T17:22:00Z">
                    <w:rPr>
                      <w:sz w:val="22"/>
                      <w:szCs w:val="22"/>
                    </w:rPr>
                  </w:rPrChange>
                </w:rPr>
                <w:delText>Cadência (nº de passadas/s)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25C8BD54" w14:textId="54C36EC3" w:rsidR="00922388" w:rsidDel="00274E8E" w:rsidRDefault="00854586">
            <w:pPr>
              <w:spacing w:line="240" w:lineRule="auto"/>
              <w:jc w:val="left"/>
              <w:rPr>
                <w:del w:id="946" w:author="User" w:date="2025-09-29T17:06:00Z"/>
                <w:rFonts w:ascii="Times New Roman" w:eastAsia="Times New Roman" w:hAnsi="Times New Roman" w:cs="Times New Roman"/>
                <w:sz w:val="22"/>
                <w:szCs w:val="22"/>
                <w:shd w:val="clear" w:color="auto" w:fill="FFFF38"/>
              </w:rPr>
            </w:pPr>
            <w:del w:id="947" w:author="User" w:date="2025-09-29T17:06:00Z">
              <w:r w:rsidDel="00274E8E">
                <w:rPr>
                  <w:rFonts w:ascii="Times New Roman" w:eastAsia="Times New Roman" w:hAnsi="Times New Roman" w:cs="Times New Roman"/>
                  <w:sz w:val="22"/>
                  <w:szCs w:val="22"/>
                  <w:shd w:val="clear" w:color="auto" w:fill="FFFF38"/>
                  <w:rPrChange w:id="948"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2113F8D7" w14:textId="3E55924F" w:rsidR="00922388" w:rsidDel="00274E8E" w:rsidRDefault="00854586">
            <w:pPr>
              <w:spacing w:line="240" w:lineRule="auto"/>
              <w:jc w:val="left"/>
              <w:rPr>
                <w:del w:id="949" w:author="User" w:date="2025-09-29T17:06:00Z"/>
                <w:rFonts w:ascii="Times New Roman" w:eastAsia="Times New Roman" w:hAnsi="Times New Roman" w:cs="Times New Roman"/>
                <w:sz w:val="22"/>
                <w:szCs w:val="22"/>
                <w:shd w:val="clear" w:color="auto" w:fill="FFFF38"/>
              </w:rPr>
            </w:pPr>
            <w:del w:id="950" w:author="User" w:date="2025-09-29T17:06:00Z">
              <w:r w:rsidDel="00274E8E">
                <w:rPr>
                  <w:rFonts w:ascii="Times New Roman" w:eastAsia="Times New Roman" w:hAnsi="Times New Roman" w:cs="Times New Roman"/>
                  <w:sz w:val="22"/>
                  <w:szCs w:val="22"/>
                  <w:shd w:val="clear" w:color="auto" w:fill="FFFF38"/>
                  <w:rPrChange w:id="951" w:author="Autor desconhecido" w:date="2025-09-28T17:22:00Z">
                    <w:rPr>
                      <w:sz w:val="22"/>
                      <w:szCs w:val="22"/>
                    </w:rPr>
                  </w:rPrChange>
                </w:rPr>
                <w:delText>Avalia a frequência dos apoios e sua relação com eficiência ou fadiga.</w:delText>
              </w:r>
            </w:del>
          </w:p>
        </w:tc>
      </w:tr>
      <w:tr w:rsidR="00922388" w:rsidDel="00274E8E" w14:paraId="5912D4DB" w14:textId="15B87BA1">
        <w:trPr>
          <w:del w:id="952"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63DA1FC6" w14:textId="414EBA4F" w:rsidR="00922388" w:rsidDel="00274E8E" w:rsidRDefault="00854586">
            <w:pPr>
              <w:spacing w:line="240" w:lineRule="auto"/>
              <w:jc w:val="left"/>
              <w:rPr>
                <w:del w:id="953" w:author="User" w:date="2025-09-29T17:06:00Z"/>
                <w:rFonts w:ascii="Times New Roman" w:eastAsia="Times New Roman" w:hAnsi="Times New Roman" w:cs="Times New Roman"/>
                <w:sz w:val="22"/>
                <w:szCs w:val="22"/>
                <w:shd w:val="clear" w:color="auto" w:fill="FFFF38"/>
              </w:rPr>
            </w:pPr>
            <w:del w:id="954" w:author="User" w:date="2025-09-29T17:06:00Z">
              <w:r w:rsidDel="00274E8E">
                <w:rPr>
                  <w:rFonts w:ascii="Times New Roman" w:eastAsia="Times New Roman" w:hAnsi="Times New Roman" w:cs="Times New Roman"/>
                  <w:sz w:val="22"/>
                  <w:szCs w:val="22"/>
                  <w:shd w:val="clear" w:color="auto" w:fill="FFFF38"/>
                  <w:rPrChange w:id="955" w:author="Autor desconhecido" w:date="2025-09-28T17:22:00Z">
                    <w:rPr>
                      <w:sz w:val="22"/>
                      <w:szCs w:val="22"/>
                    </w:rPr>
                  </w:rPrChange>
                </w:rPr>
                <w:delText>Tempo de contato das mãos com o solo</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4201DA61" w14:textId="464ABD1C" w:rsidR="00922388" w:rsidDel="00274E8E" w:rsidRDefault="00854586">
            <w:pPr>
              <w:spacing w:line="240" w:lineRule="auto"/>
              <w:jc w:val="left"/>
              <w:rPr>
                <w:del w:id="956" w:author="User" w:date="2025-09-29T17:06:00Z"/>
                <w:rFonts w:ascii="Times New Roman" w:eastAsia="Times New Roman" w:hAnsi="Times New Roman" w:cs="Times New Roman"/>
                <w:sz w:val="22"/>
                <w:szCs w:val="22"/>
                <w:shd w:val="clear" w:color="auto" w:fill="FFFF38"/>
              </w:rPr>
            </w:pPr>
            <w:del w:id="957" w:author="User" w:date="2025-09-29T17:06:00Z">
              <w:r w:rsidDel="00274E8E">
                <w:rPr>
                  <w:rFonts w:ascii="Times New Roman" w:eastAsia="Times New Roman" w:hAnsi="Times New Roman" w:cs="Times New Roman"/>
                  <w:sz w:val="22"/>
                  <w:szCs w:val="22"/>
                  <w:shd w:val="clear" w:color="auto" w:fill="FFFF38"/>
                  <w:rPrChange w:id="958"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5C2380D8" w14:textId="5B0CD0F0" w:rsidR="00922388" w:rsidDel="00274E8E" w:rsidRDefault="00854586">
            <w:pPr>
              <w:spacing w:line="240" w:lineRule="auto"/>
              <w:jc w:val="left"/>
              <w:rPr>
                <w:del w:id="959" w:author="User" w:date="2025-09-29T17:06:00Z"/>
                <w:rFonts w:ascii="Times New Roman" w:eastAsia="Times New Roman" w:hAnsi="Times New Roman" w:cs="Times New Roman"/>
                <w:sz w:val="22"/>
                <w:szCs w:val="22"/>
                <w:shd w:val="clear" w:color="auto" w:fill="FFFF38"/>
              </w:rPr>
            </w:pPr>
            <w:del w:id="960" w:author="User" w:date="2025-09-29T17:06:00Z">
              <w:r w:rsidDel="00274E8E">
                <w:rPr>
                  <w:rFonts w:ascii="Times New Roman" w:eastAsia="Times New Roman" w:hAnsi="Times New Roman" w:cs="Times New Roman"/>
                  <w:sz w:val="22"/>
                  <w:szCs w:val="22"/>
                  <w:shd w:val="clear" w:color="auto" w:fill="FFFF38"/>
                  <w:rPrChange w:id="961" w:author="Autor desconhecido" w:date="2025-09-28T17:22:00Z">
                    <w:rPr>
                      <w:sz w:val="22"/>
                      <w:szCs w:val="22"/>
                    </w:rPr>
                  </w:rPrChange>
                </w:rPr>
                <w:delText>Indica a estabilidade mediolateral e controle postural.</w:delText>
              </w:r>
            </w:del>
          </w:p>
        </w:tc>
      </w:tr>
      <w:tr w:rsidR="00922388" w:rsidDel="00274E8E" w14:paraId="578517C8" w14:textId="32C816AA">
        <w:trPr>
          <w:del w:id="962"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427CAF19" w14:textId="7618BD8D" w:rsidR="00922388" w:rsidDel="00274E8E" w:rsidRDefault="00854586">
            <w:pPr>
              <w:spacing w:line="240" w:lineRule="auto"/>
              <w:jc w:val="left"/>
              <w:rPr>
                <w:del w:id="963" w:author="User" w:date="2025-09-29T17:06:00Z"/>
                <w:rFonts w:ascii="Times New Roman" w:eastAsia="Times New Roman" w:hAnsi="Times New Roman" w:cs="Times New Roman"/>
                <w:sz w:val="22"/>
                <w:szCs w:val="22"/>
                <w:shd w:val="clear" w:color="auto" w:fill="FFFF38"/>
              </w:rPr>
            </w:pPr>
            <w:del w:id="964" w:author="User" w:date="2025-09-29T17:06:00Z">
              <w:r w:rsidDel="00274E8E">
                <w:rPr>
                  <w:rFonts w:ascii="Times New Roman" w:eastAsia="Times New Roman" w:hAnsi="Times New Roman" w:cs="Times New Roman"/>
                  <w:sz w:val="22"/>
                  <w:szCs w:val="22"/>
                  <w:shd w:val="clear" w:color="auto" w:fill="FFFF38"/>
                  <w:rPrChange w:id="965" w:author="Autor desconhecido" w:date="2025-09-28T17:22:00Z">
                    <w:rPr>
                      <w:sz w:val="22"/>
                      <w:szCs w:val="22"/>
                    </w:rPr>
                  </w:rPrChange>
                </w:rPr>
                <w:delText>Tempo em duplo suporte</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44562E3E" w14:textId="084FFE7C" w:rsidR="00922388" w:rsidDel="00274E8E" w:rsidRDefault="00854586">
            <w:pPr>
              <w:spacing w:line="240" w:lineRule="auto"/>
              <w:jc w:val="left"/>
              <w:rPr>
                <w:del w:id="966" w:author="User" w:date="2025-09-29T17:06:00Z"/>
                <w:rFonts w:ascii="Times New Roman" w:eastAsia="Times New Roman" w:hAnsi="Times New Roman" w:cs="Times New Roman"/>
                <w:sz w:val="22"/>
                <w:szCs w:val="22"/>
                <w:shd w:val="clear" w:color="auto" w:fill="FFFF38"/>
              </w:rPr>
            </w:pPr>
            <w:del w:id="967" w:author="User" w:date="2025-09-29T17:06:00Z">
              <w:r w:rsidDel="00274E8E">
                <w:rPr>
                  <w:rFonts w:ascii="Times New Roman" w:eastAsia="Times New Roman" w:hAnsi="Times New Roman" w:cs="Times New Roman"/>
                  <w:sz w:val="22"/>
                  <w:szCs w:val="22"/>
                  <w:shd w:val="clear" w:color="auto" w:fill="FFFF38"/>
                  <w:rPrChange w:id="968"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3938EA66" w14:textId="0CC3134D" w:rsidR="00922388" w:rsidDel="00274E8E" w:rsidRDefault="00854586">
            <w:pPr>
              <w:spacing w:line="240" w:lineRule="auto"/>
              <w:jc w:val="left"/>
              <w:rPr>
                <w:del w:id="969" w:author="User" w:date="2025-09-29T17:06:00Z"/>
                <w:shd w:val="clear" w:color="auto" w:fill="FFFF38"/>
              </w:rPr>
            </w:pPr>
            <w:del w:id="970" w:author="User" w:date="2025-09-29T17:06:00Z">
              <w:r w:rsidDel="00274E8E">
                <w:rPr>
                  <w:rFonts w:ascii="Times New Roman" w:eastAsia="Times New Roman" w:hAnsi="Times New Roman" w:cs="Times New Roman"/>
                  <w:sz w:val="22"/>
                  <w:szCs w:val="22"/>
                  <w:shd w:val="clear" w:color="auto" w:fill="FFFF38"/>
                  <w:rPrChange w:id="971" w:author="Autor desconhecido" w:date="2025-09-28T17:22:00Z">
                    <w:rPr>
                      <w:sz w:val="22"/>
                      <w:szCs w:val="22"/>
                    </w:rPr>
                  </w:rPrChange>
                </w:rPr>
                <w:delText xml:space="preserve">Indica a busca por estabilidade </w:delText>
              </w:r>
              <w:r w:rsidDel="00274E8E">
                <w:rPr>
                  <w:rFonts w:ascii="Times New Roman" w:eastAsia="Times New Roman" w:hAnsi="Times New Roman" w:cs="Times New Roman"/>
                  <w:i/>
                  <w:sz w:val="22"/>
                  <w:szCs w:val="22"/>
                  <w:shd w:val="clear" w:color="auto" w:fill="FFFF38"/>
                  <w:rPrChange w:id="972" w:author="Autor desconhecido" w:date="2025-09-28T17:22:00Z">
                    <w:rPr>
                      <w:i/>
                      <w:sz w:val="22"/>
                      <w:szCs w:val="22"/>
                      <w:shd w:val="clear" w:color="auto" w:fill="FFFF38"/>
                    </w:rPr>
                  </w:rPrChange>
                </w:rPr>
                <w:delText>versus</w:delText>
              </w:r>
              <w:r w:rsidDel="00274E8E">
                <w:rPr>
                  <w:rFonts w:ascii="Times New Roman" w:eastAsia="Times New Roman" w:hAnsi="Times New Roman" w:cs="Times New Roman"/>
                  <w:sz w:val="22"/>
                  <w:szCs w:val="22"/>
                  <w:shd w:val="clear" w:color="auto" w:fill="FFFF38"/>
                  <w:rPrChange w:id="973" w:author="Autor desconhecido" w:date="2025-09-28T17:22:00Z">
                    <w:rPr>
                      <w:sz w:val="22"/>
                      <w:szCs w:val="22"/>
                      <w:shd w:val="clear" w:color="auto" w:fill="FFFF38"/>
                    </w:rPr>
                  </w:rPrChange>
                </w:rPr>
                <w:delText xml:space="preserve"> propulsão.</w:delText>
              </w:r>
            </w:del>
          </w:p>
        </w:tc>
      </w:tr>
      <w:tr w:rsidR="00922388" w:rsidDel="00274E8E" w14:paraId="250C5728" w14:textId="52E08DF2">
        <w:trPr>
          <w:del w:id="974"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27EE2D7F" w14:textId="407F248A" w:rsidR="00922388" w:rsidDel="00274E8E" w:rsidRDefault="00854586">
            <w:pPr>
              <w:spacing w:line="240" w:lineRule="auto"/>
              <w:jc w:val="left"/>
              <w:rPr>
                <w:del w:id="975" w:author="User" w:date="2025-09-29T17:06:00Z"/>
                <w:rFonts w:ascii="Times New Roman" w:eastAsia="Times New Roman" w:hAnsi="Times New Roman" w:cs="Times New Roman"/>
                <w:sz w:val="22"/>
                <w:szCs w:val="22"/>
                <w:shd w:val="clear" w:color="auto" w:fill="FFFF38"/>
              </w:rPr>
            </w:pPr>
            <w:del w:id="976" w:author="User" w:date="2025-09-29T17:06:00Z">
              <w:r w:rsidDel="00274E8E">
                <w:rPr>
                  <w:rFonts w:ascii="Times New Roman" w:eastAsia="Times New Roman" w:hAnsi="Times New Roman" w:cs="Times New Roman"/>
                  <w:sz w:val="22"/>
                  <w:szCs w:val="22"/>
                  <w:shd w:val="clear" w:color="auto" w:fill="FFFF38"/>
                  <w:rPrChange w:id="977" w:author="Autor desconhecido" w:date="2025-09-28T17:22:00Z">
                    <w:rPr>
                      <w:sz w:val="22"/>
                      <w:szCs w:val="22"/>
                    </w:rPr>
                  </w:rPrChange>
                </w:rPr>
                <w:delText>Variabilidade entre passadas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775432CE" w14:textId="4B1410AF" w:rsidR="00922388" w:rsidDel="00274E8E" w:rsidRDefault="00854586">
            <w:pPr>
              <w:spacing w:line="240" w:lineRule="auto"/>
              <w:jc w:val="left"/>
              <w:rPr>
                <w:del w:id="978" w:author="User" w:date="2025-09-29T17:06:00Z"/>
                <w:rFonts w:ascii="Times New Roman" w:eastAsia="Times New Roman" w:hAnsi="Times New Roman" w:cs="Times New Roman"/>
                <w:sz w:val="22"/>
                <w:szCs w:val="22"/>
                <w:shd w:val="clear" w:color="auto" w:fill="FFFF38"/>
              </w:rPr>
            </w:pPr>
            <w:del w:id="979" w:author="User" w:date="2025-09-29T17:06:00Z">
              <w:r w:rsidDel="00274E8E">
                <w:rPr>
                  <w:rFonts w:ascii="Times New Roman" w:eastAsia="Times New Roman" w:hAnsi="Times New Roman" w:cs="Times New Roman"/>
                  <w:sz w:val="22"/>
                  <w:szCs w:val="22"/>
                  <w:shd w:val="clear" w:color="auto" w:fill="FFFF38"/>
                  <w:rPrChange w:id="980"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742E0896" w14:textId="78D65DFC" w:rsidR="00922388" w:rsidDel="00274E8E" w:rsidRDefault="00854586">
            <w:pPr>
              <w:spacing w:line="240" w:lineRule="auto"/>
              <w:jc w:val="left"/>
              <w:rPr>
                <w:del w:id="981" w:author="User" w:date="2025-09-29T17:06:00Z"/>
                <w:rFonts w:ascii="Times New Roman" w:eastAsia="Times New Roman" w:hAnsi="Times New Roman" w:cs="Times New Roman"/>
                <w:sz w:val="22"/>
                <w:szCs w:val="22"/>
                <w:shd w:val="clear" w:color="auto" w:fill="FFFF38"/>
              </w:rPr>
            </w:pPr>
            <w:del w:id="982" w:author="User" w:date="2025-09-29T17:06:00Z">
              <w:r w:rsidDel="00274E8E">
                <w:rPr>
                  <w:rFonts w:ascii="Times New Roman" w:eastAsia="Times New Roman" w:hAnsi="Times New Roman" w:cs="Times New Roman"/>
                  <w:sz w:val="22"/>
                  <w:szCs w:val="22"/>
                  <w:shd w:val="clear" w:color="auto" w:fill="FFFF38"/>
                  <w:rPrChange w:id="983" w:author="Autor desconhecido" w:date="2025-09-28T17:22:00Z">
                    <w:rPr>
                      <w:sz w:val="22"/>
                      <w:szCs w:val="22"/>
                    </w:rPr>
                  </w:rPrChange>
                </w:rPr>
                <w:delText>Quantifica consistência e controle motor na locomoção.</w:delText>
              </w:r>
            </w:del>
          </w:p>
        </w:tc>
      </w:tr>
      <w:tr w:rsidR="00922388" w:rsidDel="00274E8E" w14:paraId="40F14165" w14:textId="3DDA883B">
        <w:trPr>
          <w:del w:id="984"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65786C53" w14:textId="57B64DBE" w:rsidR="00922388" w:rsidDel="00274E8E" w:rsidRDefault="00854586">
            <w:pPr>
              <w:spacing w:line="240" w:lineRule="auto"/>
              <w:jc w:val="left"/>
              <w:rPr>
                <w:del w:id="985" w:author="User" w:date="2025-09-29T17:06:00Z"/>
                <w:rFonts w:ascii="Times New Roman" w:eastAsia="Times New Roman" w:hAnsi="Times New Roman" w:cs="Times New Roman"/>
                <w:sz w:val="22"/>
                <w:szCs w:val="22"/>
                <w:shd w:val="clear" w:color="auto" w:fill="FFFF38"/>
              </w:rPr>
            </w:pPr>
            <w:del w:id="986" w:author="User" w:date="2025-09-29T17:06:00Z">
              <w:r w:rsidDel="00274E8E">
                <w:rPr>
                  <w:rFonts w:ascii="Times New Roman" w:eastAsia="Times New Roman" w:hAnsi="Times New Roman" w:cs="Times New Roman"/>
                  <w:sz w:val="22"/>
                  <w:szCs w:val="22"/>
                  <w:shd w:val="clear" w:color="auto" w:fill="FFFF38"/>
                  <w:rPrChange w:id="987" w:author="Autor desconhecido" w:date="2025-09-28T17:22:00Z">
                    <w:rPr>
                      <w:sz w:val="22"/>
                      <w:szCs w:val="22"/>
                    </w:rPr>
                  </w:rPrChange>
                </w:rPr>
                <w:delText>Simetria do deslocamento</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57E0A157" w14:textId="07A23D8F" w:rsidR="00922388" w:rsidDel="00274E8E" w:rsidRDefault="00854586">
            <w:pPr>
              <w:spacing w:line="240" w:lineRule="auto"/>
              <w:jc w:val="left"/>
              <w:rPr>
                <w:del w:id="988" w:author="User" w:date="2025-09-29T17:06:00Z"/>
                <w:rFonts w:ascii="Times New Roman" w:eastAsia="Times New Roman" w:hAnsi="Times New Roman" w:cs="Times New Roman"/>
                <w:sz w:val="22"/>
                <w:szCs w:val="22"/>
                <w:shd w:val="clear" w:color="auto" w:fill="FFFF38"/>
              </w:rPr>
            </w:pPr>
            <w:del w:id="989" w:author="User" w:date="2025-09-29T17:06:00Z">
              <w:r w:rsidDel="00274E8E">
                <w:rPr>
                  <w:rFonts w:ascii="Times New Roman" w:eastAsia="Times New Roman" w:hAnsi="Times New Roman" w:cs="Times New Roman"/>
                  <w:sz w:val="22"/>
                  <w:szCs w:val="22"/>
                  <w:shd w:val="clear" w:color="auto" w:fill="FFFF38"/>
                  <w:rPrChange w:id="990"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5F9A63BD" w14:textId="4F8F0C5F" w:rsidR="00922388" w:rsidDel="00274E8E" w:rsidRDefault="00854586">
            <w:pPr>
              <w:spacing w:line="240" w:lineRule="auto"/>
              <w:jc w:val="left"/>
              <w:rPr>
                <w:del w:id="991" w:author="User" w:date="2025-09-29T17:06:00Z"/>
                <w:rFonts w:ascii="Times New Roman" w:eastAsia="Times New Roman" w:hAnsi="Times New Roman" w:cs="Times New Roman"/>
                <w:sz w:val="22"/>
                <w:szCs w:val="22"/>
                <w:shd w:val="clear" w:color="auto" w:fill="FFFF38"/>
              </w:rPr>
            </w:pPr>
            <w:del w:id="992" w:author="User" w:date="2025-09-29T17:06:00Z">
              <w:r w:rsidDel="00274E8E">
                <w:rPr>
                  <w:rFonts w:ascii="Times New Roman" w:eastAsia="Times New Roman" w:hAnsi="Times New Roman" w:cs="Times New Roman"/>
                  <w:sz w:val="22"/>
                  <w:szCs w:val="22"/>
                  <w:shd w:val="clear" w:color="auto" w:fill="FFFF38"/>
                  <w:rPrChange w:id="993" w:author="Autor desconhecido" w:date="2025-09-28T17:22:00Z">
                    <w:rPr>
                      <w:sz w:val="22"/>
                      <w:szCs w:val="22"/>
                    </w:rPr>
                  </w:rPrChange>
                </w:rPr>
                <w:delText>Avalia equilíbrio entre os lados e possíveis compensações assimétricas.</w:delText>
              </w:r>
            </w:del>
          </w:p>
        </w:tc>
      </w:tr>
      <w:tr w:rsidR="00922388" w:rsidDel="00274E8E" w14:paraId="0E80927A" w14:textId="3DADFD17">
        <w:trPr>
          <w:del w:id="994"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0266A393" w14:textId="083B8F9E" w:rsidR="00922388" w:rsidDel="00274E8E" w:rsidRDefault="00854586">
            <w:pPr>
              <w:spacing w:line="240" w:lineRule="auto"/>
              <w:jc w:val="left"/>
              <w:rPr>
                <w:del w:id="995" w:author="User" w:date="2025-09-29T17:06:00Z"/>
                <w:rFonts w:ascii="Times New Roman" w:eastAsia="Times New Roman" w:hAnsi="Times New Roman" w:cs="Times New Roman"/>
                <w:sz w:val="22"/>
                <w:szCs w:val="22"/>
                <w:shd w:val="clear" w:color="auto" w:fill="FFFF38"/>
              </w:rPr>
            </w:pPr>
            <w:del w:id="996" w:author="User" w:date="2025-09-29T17:06:00Z">
              <w:r w:rsidDel="00274E8E">
                <w:rPr>
                  <w:rFonts w:ascii="Times New Roman" w:eastAsia="Times New Roman" w:hAnsi="Times New Roman" w:cs="Times New Roman"/>
                  <w:sz w:val="22"/>
                  <w:szCs w:val="22"/>
                  <w:shd w:val="clear" w:color="auto" w:fill="FFFF38"/>
                  <w:rPrChange w:id="997" w:author="Autor desconhecido" w:date="2025-09-28T17:22:00Z">
                    <w:rPr>
                      <w:sz w:val="22"/>
                      <w:szCs w:val="22"/>
                    </w:rPr>
                  </w:rPrChange>
                </w:rPr>
                <w:delText>Ângulos articulares (cabeça, ombros, punhos e quadril)</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369DF6C0" w14:textId="7B6387EB" w:rsidR="00922388" w:rsidDel="00274E8E" w:rsidRDefault="00854586">
            <w:pPr>
              <w:spacing w:line="240" w:lineRule="auto"/>
              <w:jc w:val="left"/>
              <w:rPr>
                <w:del w:id="998" w:author="User" w:date="2025-09-29T17:06:00Z"/>
                <w:rFonts w:ascii="Times New Roman" w:eastAsia="Times New Roman" w:hAnsi="Times New Roman" w:cs="Times New Roman"/>
                <w:sz w:val="22"/>
                <w:szCs w:val="22"/>
                <w:shd w:val="clear" w:color="auto" w:fill="FFFF38"/>
              </w:rPr>
            </w:pPr>
            <w:del w:id="999" w:author="User" w:date="2025-09-29T17:06:00Z">
              <w:r w:rsidDel="00274E8E">
                <w:rPr>
                  <w:rFonts w:ascii="Times New Roman" w:eastAsia="Times New Roman" w:hAnsi="Times New Roman" w:cs="Times New Roman"/>
                  <w:sz w:val="22"/>
                  <w:szCs w:val="22"/>
                  <w:shd w:val="clear" w:color="auto" w:fill="FFFF38"/>
                  <w:rPrChange w:id="1000" w:author="Autor desconhecido" w:date="2025-09-28T17:22:00Z">
                    <w:rPr>
                      <w:sz w:val="22"/>
                      <w:szCs w:val="22"/>
                    </w:rPr>
                  </w:rPrChange>
                </w:rPr>
                <w:delText xml:space="preserve">Captura de Movimento  </w:delText>
              </w:r>
            </w:del>
          </w:p>
          <w:p w14:paraId="650FEE01" w14:textId="37816015" w:rsidR="00922388" w:rsidDel="00274E8E" w:rsidRDefault="00854586">
            <w:pPr>
              <w:spacing w:line="240" w:lineRule="auto"/>
              <w:jc w:val="left"/>
              <w:rPr>
                <w:del w:id="1001" w:author="User" w:date="2025-09-29T17:06:00Z"/>
                <w:rFonts w:ascii="Times New Roman" w:eastAsia="Times New Roman" w:hAnsi="Times New Roman" w:cs="Times New Roman"/>
                <w:sz w:val="22"/>
                <w:szCs w:val="22"/>
                <w:shd w:val="clear" w:color="auto" w:fill="FFFF38"/>
              </w:rPr>
            </w:pPr>
            <w:del w:id="1002" w:author="User" w:date="2025-09-29T17:06:00Z">
              <w:r w:rsidDel="00274E8E">
                <w:rPr>
                  <w:rFonts w:ascii="Times New Roman" w:eastAsia="Times New Roman" w:hAnsi="Times New Roman" w:cs="Times New Roman"/>
                  <w:sz w:val="22"/>
                  <w:szCs w:val="22"/>
                  <w:shd w:val="clear" w:color="auto" w:fill="FFFF38"/>
                  <w:rPrChange w:id="1003"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2F2A8D6E" w14:textId="07BB7617" w:rsidR="00922388" w:rsidDel="00274E8E" w:rsidRDefault="00854586">
            <w:pPr>
              <w:spacing w:line="240" w:lineRule="auto"/>
              <w:jc w:val="left"/>
              <w:rPr>
                <w:del w:id="1004" w:author="User" w:date="2025-09-29T17:06:00Z"/>
                <w:rFonts w:ascii="Times New Roman" w:eastAsia="Times New Roman" w:hAnsi="Times New Roman" w:cs="Times New Roman"/>
                <w:sz w:val="22"/>
                <w:szCs w:val="22"/>
                <w:shd w:val="clear" w:color="auto" w:fill="FFFF38"/>
              </w:rPr>
            </w:pPr>
            <w:del w:id="1005" w:author="User" w:date="2025-09-29T17:06:00Z">
              <w:r w:rsidDel="00274E8E">
                <w:rPr>
                  <w:rFonts w:ascii="Times New Roman" w:eastAsia="Times New Roman" w:hAnsi="Times New Roman" w:cs="Times New Roman"/>
                  <w:sz w:val="22"/>
                  <w:szCs w:val="22"/>
                  <w:shd w:val="clear" w:color="auto" w:fill="FFFF38"/>
                  <w:rPrChange w:id="1006" w:author="Autor desconhecido" w:date="2025-09-28T17:22:00Z">
                    <w:rPr>
                      <w:sz w:val="22"/>
                      <w:szCs w:val="22"/>
                    </w:rPr>
                  </w:rPrChange>
                </w:rPr>
                <w:delText>Verifica o alinhamento corporal e sua influência sobre eficiência e estabilidade.</w:delText>
              </w:r>
            </w:del>
          </w:p>
        </w:tc>
      </w:tr>
      <w:tr w:rsidR="00922388" w:rsidDel="00274E8E" w14:paraId="6DAC57E1" w14:textId="2BAEDA43">
        <w:trPr>
          <w:del w:id="1007"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757FF9CE" w14:textId="7C7395F3" w:rsidR="00922388" w:rsidDel="00274E8E" w:rsidRDefault="00854586">
            <w:pPr>
              <w:spacing w:line="240" w:lineRule="auto"/>
              <w:jc w:val="left"/>
              <w:rPr>
                <w:del w:id="1008" w:author="User" w:date="2025-09-29T17:06:00Z"/>
                <w:rFonts w:ascii="Times New Roman" w:eastAsia="Times New Roman" w:hAnsi="Times New Roman" w:cs="Times New Roman"/>
                <w:sz w:val="22"/>
                <w:szCs w:val="22"/>
                <w:shd w:val="clear" w:color="auto" w:fill="FFFF38"/>
              </w:rPr>
            </w:pPr>
            <w:del w:id="1009" w:author="User" w:date="2025-09-29T17:06:00Z">
              <w:r w:rsidDel="00274E8E">
                <w:rPr>
                  <w:rFonts w:ascii="Times New Roman" w:eastAsia="Times New Roman" w:hAnsi="Times New Roman" w:cs="Times New Roman"/>
                  <w:sz w:val="22"/>
                  <w:szCs w:val="22"/>
                  <w:shd w:val="clear" w:color="auto" w:fill="FFFF38"/>
                  <w:rPrChange w:id="1010" w:author="Autor desconhecido" w:date="2025-09-28T17:22:00Z">
                    <w:rPr>
                      <w:sz w:val="22"/>
                      <w:szCs w:val="22"/>
                    </w:rPr>
                  </w:rPrChange>
                </w:rPr>
                <w:delText>Base de apoio (distância média entre mãos)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499F4979" w14:textId="07846B89" w:rsidR="00922388" w:rsidDel="00274E8E" w:rsidRDefault="00854586">
            <w:pPr>
              <w:spacing w:line="240" w:lineRule="auto"/>
              <w:jc w:val="left"/>
              <w:rPr>
                <w:del w:id="1011" w:author="User" w:date="2025-09-29T17:06:00Z"/>
                <w:rFonts w:ascii="Times New Roman" w:eastAsia="Times New Roman" w:hAnsi="Times New Roman" w:cs="Times New Roman"/>
                <w:sz w:val="22"/>
                <w:szCs w:val="22"/>
                <w:shd w:val="clear" w:color="auto" w:fill="FFFF38"/>
              </w:rPr>
            </w:pPr>
            <w:del w:id="1012" w:author="User" w:date="2025-09-29T17:06:00Z">
              <w:r w:rsidDel="00274E8E">
                <w:rPr>
                  <w:rFonts w:ascii="Times New Roman" w:eastAsia="Times New Roman" w:hAnsi="Times New Roman" w:cs="Times New Roman"/>
                  <w:sz w:val="22"/>
                  <w:szCs w:val="22"/>
                  <w:shd w:val="clear" w:color="auto" w:fill="FFFF38"/>
                  <w:rPrChange w:id="1013" w:author="Autor desconhecido" w:date="2025-09-28T17:22:00Z">
                    <w:rPr>
                      <w:sz w:val="22"/>
                      <w:szCs w:val="22"/>
                    </w:rPr>
                  </w:rPrChange>
                </w:rPr>
                <w:delText>Sistema GaitRite®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7ED287B0" w14:textId="3541783F" w:rsidR="00922388" w:rsidDel="00274E8E" w:rsidRDefault="00854586">
            <w:pPr>
              <w:spacing w:line="240" w:lineRule="auto"/>
              <w:jc w:val="left"/>
              <w:rPr>
                <w:del w:id="1014" w:author="User" w:date="2025-09-29T17:06:00Z"/>
                <w:rFonts w:ascii="Times New Roman" w:eastAsia="Times New Roman" w:hAnsi="Times New Roman" w:cs="Times New Roman"/>
                <w:sz w:val="22"/>
                <w:szCs w:val="22"/>
                <w:shd w:val="clear" w:color="auto" w:fill="FFFF38"/>
              </w:rPr>
            </w:pPr>
            <w:del w:id="1015" w:author="User" w:date="2025-09-29T17:06:00Z">
              <w:r w:rsidDel="00274E8E">
                <w:rPr>
                  <w:rFonts w:ascii="Times New Roman" w:eastAsia="Times New Roman" w:hAnsi="Times New Roman" w:cs="Times New Roman"/>
                  <w:sz w:val="22"/>
                  <w:szCs w:val="22"/>
                  <w:shd w:val="clear" w:color="auto" w:fill="FFFF38"/>
                  <w:rPrChange w:id="1016" w:author="Autor desconhecido" w:date="2025-09-28T17:22:00Z">
                    <w:rPr>
                      <w:sz w:val="22"/>
                      <w:szCs w:val="22"/>
                    </w:rPr>
                  </w:rPrChange>
                </w:rPr>
                <w:delText>Analisa como bases mais amplas ou estreitas influenciam o controle postural.</w:delText>
              </w:r>
            </w:del>
          </w:p>
        </w:tc>
      </w:tr>
      <w:tr w:rsidR="00922388" w:rsidDel="00274E8E" w14:paraId="2D1A178E" w14:textId="48E1AC22">
        <w:trPr>
          <w:del w:id="1017"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07B45724" w14:textId="5D392544" w:rsidR="00922388" w:rsidDel="00274E8E" w:rsidRDefault="00854586">
            <w:pPr>
              <w:spacing w:line="240" w:lineRule="auto"/>
              <w:jc w:val="left"/>
              <w:rPr>
                <w:del w:id="1018" w:author="User" w:date="2025-09-29T17:06:00Z"/>
                <w:rFonts w:ascii="Times New Roman" w:eastAsia="Times New Roman" w:hAnsi="Times New Roman" w:cs="Times New Roman"/>
                <w:sz w:val="22"/>
                <w:szCs w:val="22"/>
                <w:shd w:val="clear" w:color="auto" w:fill="FFFF38"/>
              </w:rPr>
            </w:pPr>
            <w:del w:id="1019" w:author="User" w:date="2025-09-29T17:06:00Z">
              <w:r w:rsidDel="00274E8E">
                <w:rPr>
                  <w:rFonts w:ascii="Times New Roman" w:eastAsia="Times New Roman" w:hAnsi="Times New Roman" w:cs="Times New Roman"/>
                  <w:sz w:val="22"/>
                  <w:szCs w:val="22"/>
                  <w:shd w:val="clear" w:color="auto" w:fill="FFFF38"/>
                  <w:rPrChange w:id="1020" w:author="Autor desconhecido" w:date="2025-09-28T17:22:00Z">
                    <w:rPr>
                      <w:sz w:val="22"/>
                      <w:szCs w:val="22"/>
                    </w:rPr>
                  </w:rPrChange>
                </w:rPr>
                <w:delText>Variabilidade do CoP + GFR</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2C7FB20F" w14:textId="5E952DDA" w:rsidR="00922388" w:rsidDel="00274E8E" w:rsidRDefault="00854586">
            <w:pPr>
              <w:spacing w:line="240" w:lineRule="auto"/>
              <w:jc w:val="left"/>
              <w:rPr>
                <w:del w:id="1021" w:author="User" w:date="2025-09-29T17:06:00Z"/>
                <w:rFonts w:ascii="Times New Roman" w:eastAsia="Times New Roman" w:hAnsi="Times New Roman" w:cs="Times New Roman"/>
                <w:sz w:val="22"/>
                <w:szCs w:val="22"/>
                <w:shd w:val="clear" w:color="auto" w:fill="FFFF38"/>
              </w:rPr>
            </w:pPr>
            <w:del w:id="1022" w:author="User" w:date="2025-09-29T17:06:00Z">
              <w:r w:rsidDel="00274E8E">
                <w:rPr>
                  <w:rFonts w:ascii="Times New Roman" w:eastAsia="Times New Roman" w:hAnsi="Times New Roman" w:cs="Times New Roman"/>
                  <w:sz w:val="22"/>
                  <w:szCs w:val="22"/>
                  <w:shd w:val="clear" w:color="auto" w:fill="FFFF38"/>
                  <w:rPrChange w:id="1023" w:author="Autor desconhecido" w:date="2025-09-28T17:22:00Z">
                    <w:rPr>
                      <w:sz w:val="22"/>
                      <w:szCs w:val="22"/>
                    </w:rPr>
                  </w:rPrChange>
                </w:rPr>
                <w:delText>Plataforma de Força (Bertec®)</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39DEA2D8" w14:textId="369D3AB3" w:rsidR="00922388" w:rsidDel="00274E8E" w:rsidRDefault="00854586">
            <w:pPr>
              <w:spacing w:line="240" w:lineRule="auto"/>
              <w:jc w:val="left"/>
              <w:rPr>
                <w:del w:id="1024" w:author="User" w:date="2025-09-29T17:06:00Z"/>
                <w:rFonts w:ascii="Times New Roman" w:eastAsia="Times New Roman" w:hAnsi="Times New Roman" w:cs="Times New Roman"/>
                <w:sz w:val="22"/>
                <w:szCs w:val="22"/>
                <w:shd w:val="clear" w:color="auto" w:fill="FFFF38"/>
              </w:rPr>
            </w:pPr>
            <w:del w:id="1025" w:author="User" w:date="2025-09-29T17:06:00Z">
              <w:r w:rsidDel="00274E8E">
                <w:rPr>
                  <w:rFonts w:ascii="Times New Roman" w:eastAsia="Times New Roman" w:hAnsi="Times New Roman" w:cs="Times New Roman"/>
                  <w:sz w:val="22"/>
                  <w:szCs w:val="22"/>
                  <w:shd w:val="clear" w:color="auto" w:fill="FFFF38"/>
                  <w:rPrChange w:id="1026" w:author="Autor desconhecido" w:date="2025-09-28T17:22:00Z">
                    <w:rPr>
                      <w:sz w:val="22"/>
                      <w:szCs w:val="22"/>
                    </w:rPr>
                  </w:rPrChange>
                </w:rPr>
                <w:delText>Analisa o controle postural antecipatório dos primeiros passos</w:delText>
              </w:r>
            </w:del>
          </w:p>
        </w:tc>
      </w:tr>
      <w:tr w:rsidR="00922388" w:rsidDel="00274E8E" w14:paraId="1955EE07" w14:textId="2F84B496">
        <w:trPr>
          <w:del w:id="1027"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5D066951" w14:textId="45DBE683" w:rsidR="00922388" w:rsidDel="00274E8E" w:rsidRDefault="00854586">
            <w:pPr>
              <w:spacing w:line="240" w:lineRule="auto"/>
              <w:jc w:val="left"/>
              <w:rPr>
                <w:del w:id="1028" w:author="User" w:date="2025-09-29T17:06:00Z"/>
                <w:rFonts w:ascii="Times New Roman" w:eastAsia="Times New Roman" w:hAnsi="Times New Roman" w:cs="Times New Roman"/>
                <w:sz w:val="22"/>
                <w:szCs w:val="22"/>
                <w:shd w:val="clear" w:color="auto" w:fill="FFFF38"/>
              </w:rPr>
            </w:pPr>
            <w:del w:id="1029" w:author="User" w:date="2025-09-29T17:06:00Z">
              <w:r w:rsidDel="00274E8E">
                <w:rPr>
                  <w:rFonts w:ascii="Times New Roman" w:eastAsia="Times New Roman" w:hAnsi="Times New Roman" w:cs="Times New Roman"/>
                  <w:sz w:val="22"/>
                  <w:szCs w:val="22"/>
                  <w:shd w:val="clear" w:color="auto" w:fill="FFFF38"/>
                  <w:rPrChange w:id="1030" w:author="Autor desconhecido" w:date="2025-09-28T17:22:00Z">
                    <w:rPr>
                      <w:sz w:val="22"/>
                      <w:szCs w:val="22"/>
                    </w:rPr>
                  </w:rPrChange>
                </w:rPr>
                <w:delText>Força dos flexores de punho</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5A03343F" w14:textId="161A21B2" w:rsidR="00922388" w:rsidDel="00274E8E" w:rsidRDefault="00854586">
            <w:pPr>
              <w:spacing w:line="240" w:lineRule="auto"/>
              <w:jc w:val="left"/>
              <w:rPr>
                <w:del w:id="1031" w:author="User" w:date="2025-09-29T17:06:00Z"/>
                <w:rFonts w:ascii="Times New Roman" w:eastAsia="Times New Roman" w:hAnsi="Times New Roman" w:cs="Times New Roman"/>
                <w:sz w:val="22"/>
                <w:szCs w:val="22"/>
                <w:shd w:val="clear" w:color="auto" w:fill="FFFF38"/>
              </w:rPr>
            </w:pPr>
            <w:del w:id="1032" w:author="User" w:date="2025-09-29T17:06:00Z">
              <w:r w:rsidDel="00274E8E">
                <w:rPr>
                  <w:rFonts w:ascii="Times New Roman" w:eastAsia="Times New Roman" w:hAnsi="Times New Roman" w:cs="Times New Roman"/>
                  <w:sz w:val="22"/>
                  <w:szCs w:val="22"/>
                  <w:shd w:val="clear" w:color="auto" w:fill="FFFF38"/>
                  <w:rPrChange w:id="1033" w:author="Autor desconhecido" w:date="2025-09-28T17:22:00Z">
                    <w:rPr>
                      <w:sz w:val="22"/>
                      <w:szCs w:val="22"/>
                    </w:rPr>
                  </w:rPrChange>
                </w:rPr>
                <w:delText>Dinamômetro</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47F83D56" w14:textId="2E0C78D8" w:rsidR="00922388" w:rsidDel="00274E8E" w:rsidRDefault="00854586">
            <w:pPr>
              <w:spacing w:line="240" w:lineRule="auto"/>
              <w:jc w:val="left"/>
              <w:rPr>
                <w:del w:id="1034" w:author="User" w:date="2025-09-29T17:06:00Z"/>
                <w:rFonts w:ascii="Times New Roman" w:eastAsia="Times New Roman" w:hAnsi="Times New Roman" w:cs="Times New Roman"/>
                <w:sz w:val="22"/>
                <w:szCs w:val="22"/>
                <w:shd w:val="clear" w:color="auto" w:fill="FFFF38"/>
              </w:rPr>
            </w:pPr>
            <w:del w:id="1035" w:author="User" w:date="2025-09-29T17:06:00Z">
              <w:r w:rsidDel="00274E8E">
                <w:rPr>
                  <w:rFonts w:ascii="Times New Roman" w:eastAsia="Times New Roman" w:hAnsi="Times New Roman" w:cs="Times New Roman"/>
                  <w:sz w:val="22"/>
                  <w:szCs w:val="22"/>
                  <w:shd w:val="clear" w:color="auto" w:fill="FFFF38"/>
                  <w:rPrChange w:id="1036" w:author="Autor desconhecido" w:date="2025-09-28T17:22:00Z">
                    <w:rPr>
                      <w:sz w:val="22"/>
                      <w:szCs w:val="22"/>
                    </w:rPr>
                  </w:rPrChange>
                </w:rPr>
                <w:delText>Relaciona-se à capacidade de realizar correções finas e manter estabilidade durante a propulsão.</w:delText>
              </w:r>
            </w:del>
          </w:p>
        </w:tc>
      </w:tr>
      <w:tr w:rsidR="00922388" w:rsidDel="00274E8E" w14:paraId="62C0C5F4" w14:textId="0DF5B757">
        <w:trPr>
          <w:del w:id="1037"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10993798" w14:textId="4712625B" w:rsidR="00922388" w:rsidDel="00274E8E" w:rsidRDefault="00854586">
            <w:pPr>
              <w:spacing w:line="240" w:lineRule="auto"/>
              <w:jc w:val="left"/>
              <w:rPr>
                <w:del w:id="1038" w:author="User" w:date="2025-09-29T17:06:00Z"/>
                <w:rFonts w:ascii="Times New Roman" w:eastAsia="Times New Roman" w:hAnsi="Times New Roman" w:cs="Times New Roman"/>
                <w:sz w:val="22"/>
                <w:szCs w:val="22"/>
                <w:shd w:val="clear" w:color="auto" w:fill="FFFF38"/>
              </w:rPr>
            </w:pPr>
            <w:del w:id="1039" w:author="User" w:date="2025-09-29T17:06:00Z">
              <w:r w:rsidDel="00274E8E">
                <w:rPr>
                  <w:rFonts w:ascii="Times New Roman" w:eastAsia="Times New Roman" w:hAnsi="Times New Roman" w:cs="Times New Roman"/>
                  <w:sz w:val="22"/>
                  <w:szCs w:val="22"/>
                  <w:shd w:val="clear" w:color="auto" w:fill="FFFF38"/>
                  <w:rPrChange w:id="1040" w:author="Autor desconhecido" w:date="2025-09-28T17:22:00Z">
                    <w:rPr>
                      <w:sz w:val="22"/>
                      <w:szCs w:val="22"/>
                    </w:rPr>
                  </w:rPrChange>
                </w:rPr>
                <w:delText>Força dos flexores dos dedos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60F68CC5" w14:textId="607AE1AA" w:rsidR="00922388" w:rsidDel="00274E8E" w:rsidRDefault="00854586">
            <w:pPr>
              <w:spacing w:line="240" w:lineRule="auto"/>
              <w:jc w:val="left"/>
              <w:rPr>
                <w:del w:id="1041" w:author="User" w:date="2025-09-29T17:06:00Z"/>
                <w:rFonts w:ascii="Times New Roman" w:eastAsia="Times New Roman" w:hAnsi="Times New Roman" w:cs="Times New Roman"/>
                <w:sz w:val="22"/>
                <w:szCs w:val="22"/>
                <w:shd w:val="clear" w:color="auto" w:fill="FFFF38"/>
              </w:rPr>
            </w:pPr>
            <w:del w:id="1042" w:author="User" w:date="2025-09-29T17:06:00Z">
              <w:r w:rsidDel="00274E8E">
                <w:rPr>
                  <w:rFonts w:ascii="Times New Roman" w:eastAsia="Times New Roman" w:hAnsi="Times New Roman" w:cs="Times New Roman"/>
                  <w:sz w:val="22"/>
                  <w:szCs w:val="22"/>
                  <w:shd w:val="clear" w:color="auto" w:fill="FFFF38"/>
                  <w:rPrChange w:id="1043" w:author="Autor desconhecido" w:date="2025-09-28T17:22:00Z">
                    <w:rPr>
                      <w:sz w:val="22"/>
                      <w:szCs w:val="22"/>
                    </w:rPr>
                  </w:rPrChange>
                </w:rPr>
                <w:delText>Dinamômetro</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6D835780" w14:textId="0218D6D1" w:rsidR="00922388" w:rsidDel="00274E8E" w:rsidRDefault="00854586">
            <w:pPr>
              <w:spacing w:line="240" w:lineRule="auto"/>
              <w:jc w:val="left"/>
              <w:rPr>
                <w:del w:id="1044" w:author="User" w:date="2025-09-29T17:06:00Z"/>
                <w:rFonts w:ascii="Times New Roman" w:eastAsia="Times New Roman" w:hAnsi="Times New Roman" w:cs="Times New Roman"/>
                <w:sz w:val="22"/>
                <w:szCs w:val="22"/>
                <w:shd w:val="clear" w:color="auto" w:fill="FFFF38"/>
              </w:rPr>
            </w:pPr>
            <w:del w:id="1045" w:author="User" w:date="2025-09-29T17:06:00Z">
              <w:r w:rsidDel="00274E8E">
                <w:rPr>
                  <w:rFonts w:ascii="Times New Roman" w:eastAsia="Times New Roman" w:hAnsi="Times New Roman" w:cs="Times New Roman"/>
                  <w:sz w:val="22"/>
                  <w:szCs w:val="22"/>
                  <w:shd w:val="clear" w:color="auto" w:fill="FFFF38"/>
                  <w:rPrChange w:id="1046" w:author="Autor desconhecido" w:date="2025-09-28T17:22:00Z">
                    <w:rPr>
                      <w:sz w:val="22"/>
                      <w:szCs w:val="22"/>
                    </w:rPr>
                  </w:rPrChange>
                </w:rPr>
                <w:delText>Contribui para ajustes finos de pressão na base de apoio.</w:delText>
              </w:r>
            </w:del>
          </w:p>
        </w:tc>
      </w:tr>
      <w:tr w:rsidR="00922388" w:rsidDel="00274E8E" w14:paraId="7942A667" w14:textId="4A028430">
        <w:trPr>
          <w:del w:id="1047"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1877169B" w14:textId="6EFB8C43" w:rsidR="00922388" w:rsidDel="00274E8E" w:rsidRDefault="00854586">
            <w:pPr>
              <w:spacing w:line="240" w:lineRule="auto"/>
              <w:jc w:val="left"/>
              <w:rPr>
                <w:del w:id="1048" w:author="User" w:date="2025-09-29T17:06:00Z"/>
                <w:shd w:val="clear" w:color="auto" w:fill="FFFF38"/>
              </w:rPr>
            </w:pPr>
            <w:del w:id="1049" w:author="User" w:date="2025-09-29T17:06:00Z">
              <w:r w:rsidDel="00274E8E">
                <w:rPr>
                  <w:rFonts w:ascii="Times New Roman" w:eastAsia="Times New Roman" w:hAnsi="Times New Roman" w:cs="Times New Roman"/>
                  <w:sz w:val="22"/>
                  <w:szCs w:val="22"/>
                  <w:shd w:val="clear" w:color="auto" w:fill="FFFF38"/>
                  <w:rPrChange w:id="1050" w:author="Autor desconhecido" w:date="2025-09-28T17:22:00Z">
                    <w:rPr>
                      <w:sz w:val="22"/>
                      <w:szCs w:val="22"/>
                    </w:rPr>
                  </w:rPrChange>
                </w:rPr>
                <w:delText xml:space="preserve">Força máxima relativa à massa corporal no </w:delText>
              </w:r>
              <w:r w:rsidDel="00274E8E">
                <w:rPr>
                  <w:rFonts w:ascii="Times New Roman" w:eastAsia="Times New Roman" w:hAnsi="Times New Roman" w:cs="Times New Roman"/>
                  <w:i/>
                  <w:sz w:val="22"/>
                  <w:szCs w:val="22"/>
                  <w:shd w:val="clear" w:color="auto" w:fill="FFFF38"/>
                  <w:rPrChange w:id="1051" w:author="Autor desconhecido" w:date="2025-09-28T17:22:00Z">
                    <w:rPr>
                      <w:i/>
                      <w:sz w:val="22"/>
                      <w:szCs w:val="22"/>
                      <w:shd w:val="clear" w:color="auto" w:fill="FFFF38"/>
                    </w:rPr>
                  </w:rPrChange>
                </w:rPr>
                <w:delText>shoulder press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2BAB008B" w14:textId="289799C0" w:rsidR="00922388" w:rsidDel="00274E8E" w:rsidRDefault="00854586">
            <w:pPr>
              <w:spacing w:line="240" w:lineRule="auto"/>
              <w:jc w:val="left"/>
              <w:rPr>
                <w:del w:id="1052" w:author="User" w:date="2025-09-29T17:06:00Z"/>
                <w:rFonts w:ascii="Times New Roman" w:eastAsia="Times New Roman" w:hAnsi="Times New Roman" w:cs="Times New Roman"/>
                <w:sz w:val="22"/>
                <w:szCs w:val="22"/>
                <w:shd w:val="clear" w:color="auto" w:fill="FFFF38"/>
              </w:rPr>
            </w:pPr>
            <w:del w:id="1053" w:author="User" w:date="2025-09-29T17:06:00Z">
              <w:r w:rsidDel="00274E8E">
                <w:rPr>
                  <w:rFonts w:ascii="Times New Roman" w:eastAsia="Times New Roman" w:hAnsi="Times New Roman" w:cs="Times New Roman"/>
                  <w:sz w:val="22"/>
                  <w:szCs w:val="22"/>
                  <w:shd w:val="clear" w:color="auto" w:fill="FFFF38"/>
                  <w:rPrChange w:id="1054" w:author="Autor desconhecido" w:date="2025-09-28T17:22:00Z">
                    <w:rPr>
                      <w:sz w:val="22"/>
                      <w:szCs w:val="22"/>
                    </w:rPr>
                  </w:rPrChange>
                </w:rPr>
                <w:delText xml:space="preserve">Teste de 1-RM </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5A408BDE" w14:textId="450ACA5F" w:rsidR="00922388" w:rsidDel="00274E8E" w:rsidRDefault="00854586">
            <w:pPr>
              <w:spacing w:line="240" w:lineRule="auto"/>
              <w:jc w:val="left"/>
              <w:rPr>
                <w:del w:id="1055" w:author="User" w:date="2025-09-29T17:06:00Z"/>
                <w:rFonts w:ascii="Times New Roman" w:eastAsia="Times New Roman" w:hAnsi="Times New Roman" w:cs="Times New Roman"/>
                <w:sz w:val="22"/>
                <w:szCs w:val="22"/>
                <w:shd w:val="clear" w:color="auto" w:fill="FFFF38"/>
              </w:rPr>
            </w:pPr>
            <w:del w:id="1056" w:author="User" w:date="2025-09-29T17:06:00Z">
              <w:r w:rsidDel="00274E8E">
                <w:rPr>
                  <w:rFonts w:ascii="Times New Roman" w:eastAsia="Times New Roman" w:hAnsi="Times New Roman" w:cs="Times New Roman"/>
                  <w:sz w:val="22"/>
                  <w:szCs w:val="22"/>
                  <w:shd w:val="clear" w:color="auto" w:fill="FFFF38"/>
                  <w:rPrChange w:id="1057" w:author="Autor desconhecido" w:date="2025-09-28T17:22:00Z">
                    <w:rPr>
                      <w:sz w:val="22"/>
                      <w:szCs w:val="22"/>
                    </w:rPr>
                  </w:rPrChange>
                </w:rPr>
                <w:delText>Relaciona-se à sustentação da massa corporal e estabilidade do ombro.</w:delText>
              </w:r>
            </w:del>
          </w:p>
        </w:tc>
      </w:tr>
      <w:tr w:rsidR="00922388" w:rsidDel="00274E8E" w14:paraId="163EB38D" w14:textId="55C43915">
        <w:trPr>
          <w:del w:id="1058"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0CF6A6B2" w14:textId="29876566" w:rsidR="00922388" w:rsidDel="00274E8E" w:rsidRDefault="00854586">
            <w:pPr>
              <w:spacing w:line="240" w:lineRule="auto"/>
              <w:jc w:val="left"/>
              <w:rPr>
                <w:del w:id="1059" w:author="User" w:date="2025-09-29T17:06:00Z"/>
                <w:shd w:val="clear" w:color="auto" w:fill="FFFF38"/>
              </w:rPr>
            </w:pPr>
            <w:del w:id="1060" w:author="User" w:date="2025-09-29T17:06:00Z">
              <w:r w:rsidDel="00274E8E">
                <w:rPr>
                  <w:rFonts w:ascii="Times New Roman" w:eastAsia="Times New Roman" w:hAnsi="Times New Roman" w:cs="Times New Roman"/>
                  <w:sz w:val="22"/>
                  <w:szCs w:val="22"/>
                  <w:shd w:val="clear" w:color="auto" w:fill="FFFF38"/>
                  <w:rPrChange w:id="1061" w:author="Autor desconhecido" w:date="2025-09-28T17:22:00Z">
                    <w:rPr>
                      <w:sz w:val="22"/>
                      <w:szCs w:val="22"/>
                    </w:rPr>
                  </w:rPrChange>
                </w:rPr>
                <w:delText>Resistência em posição invertida (</w:delText>
              </w:r>
              <w:r w:rsidDel="00274E8E">
                <w:rPr>
                  <w:rFonts w:ascii="Times New Roman" w:eastAsia="Times New Roman" w:hAnsi="Times New Roman" w:cs="Times New Roman"/>
                  <w:i/>
                  <w:sz w:val="22"/>
                  <w:szCs w:val="22"/>
                  <w:shd w:val="clear" w:color="auto" w:fill="FFFF38"/>
                  <w:rPrChange w:id="1062" w:author="Autor desconhecido" w:date="2025-09-28T17:22:00Z">
                    <w:rPr>
                      <w:i/>
                      <w:sz w:val="22"/>
                      <w:szCs w:val="22"/>
                      <w:shd w:val="clear" w:color="auto" w:fill="FFFF38"/>
                    </w:rPr>
                  </w:rPrChange>
                </w:rPr>
                <w:delText>wall-supported HS)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6D65B614" w14:textId="0850C38C" w:rsidR="00922388" w:rsidDel="00274E8E" w:rsidRDefault="00854586">
            <w:pPr>
              <w:spacing w:line="240" w:lineRule="auto"/>
              <w:jc w:val="left"/>
              <w:rPr>
                <w:del w:id="1063" w:author="User" w:date="2025-09-29T17:06:00Z"/>
                <w:rFonts w:ascii="Times New Roman" w:eastAsia="Times New Roman" w:hAnsi="Times New Roman" w:cs="Times New Roman"/>
                <w:sz w:val="22"/>
                <w:szCs w:val="22"/>
                <w:shd w:val="clear" w:color="auto" w:fill="FFFF38"/>
              </w:rPr>
            </w:pPr>
            <w:del w:id="1064" w:author="User" w:date="2025-09-29T17:06:00Z">
              <w:r w:rsidDel="00274E8E">
                <w:rPr>
                  <w:rFonts w:ascii="Times New Roman" w:eastAsia="Times New Roman" w:hAnsi="Times New Roman" w:cs="Times New Roman"/>
                  <w:sz w:val="22"/>
                  <w:szCs w:val="22"/>
                  <w:shd w:val="clear" w:color="auto" w:fill="FFFF38"/>
                  <w:rPrChange w:id="1065" w:author="Autor desconhecido" w:date="2025-09-28T17:22:00Z">
                    <w:rPr>
                      <w:sz w:val="22"/>
                      <w:szCs w:val="22"/>
                    </w:rPr>
                  </w:rPrChange>
                </w:rPr>
                <w:delText>Cronometro Digital</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72071F0A" w14:textId="19F48CA4" w:rsidR="00922388" w:rsidDel="00274E8E" w:rsidRDefault="00854586">
            <w:pPr>
              <w:spacing w:line="240" w:lineRule="auto"/>
              <w:jc w:val="left"/>
              <w:rPr>
                <w:del w:id="1066" w:author="User" w:date="2025-09-29T17:06:00Z"/>
                <w:rFonts w:ascii="Times New Roman" w:eastAsia="Times New Roman" w:hAnsi="Times New Roman" w:cs="Times New Roman"/>
                <w:sz w:val="22"/>
                <w:szCs w:val="22"/>
                <w:shd w:val="clear" w:color="auto" w:fill="FFFF38"/>
              </w:rPr>
            </w:pPr>
            <w:del w:id="1067" w:author="User" w:date="2025-09-29T17:06:00Z">
              <w:r w:rsidDel="00274E8E">
                <w:rPr>
                  <w:rFonts w:ascii="Times New Roman" w:eastAsia="Times New Roman" w:hAnsi="Times New Roman" w:cs="Times New Roman"/>
                  <w:sz w:val="22"/>
                  <w:szCs w:val="22"/>
                  <w:shd w:val="clear" w:color="auto" w:fill="FFFF38"/>
                  <w:rPrChange w:id="1068" w:author="Autor desconhecido" w:date="2025-09-28T17:22:00Z">
                    <w:rPr>
                      <w:sz w:val="22"/>
                      <w:szCs w:val="22"/>
                    </w:rPr>
                  </w:rPrChange>
                </w:rPr>
                <w:delText>Avalia capacidade de resistir à fadiga em posição invertida</w:delText>
              </w:r>
            </w:del>
          </w:p>
        </w:tc>
      </w:tr>
      <w:tr w:rsidR="00922388" w:rsidDel="00274E8E" w14:paraId="01AFD75D" w14:textId="0EA42D63">
        <w:trPr>
          <w:del w:id="1069"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7E7AF7DE" w14:textId="0D0504B9" w:rsidR="00922388" w:rsidDel="00274E8E" w:rsidRDefault="00854586">
            <w:pPr>
              <w:spacing w:line="240" w:lineRule="auto"/>
              <w:jc w:val="left"/>
              <w:rPr>
                <w:del w:id="1070" w:author="User" w:date="2025-09-29T17:06:00Z"/>
                <w:rFonts w:ascii="Times New Roman" w:eastAsia="Times New Roman" w:hAnsi="Times New Roman" w:cs="Times New Roman"/>
                <w:sz w:val="22"/>
                <w:szCs w:val="22"/>
                <w:shd w:val="clear" w:color="auto" w:fill="FFFF38"/>
              </w:rPr>
            </w:pPr>
            <w:del w:id="1071" w:author="User" w:date="2025-09-29T17:06:00Z">
              <w:r w:rsidDel="00274E8E">
                <w:rPr>
                  <w:rFonts w:ascii="Times New Roman" w:eastAsia="Times New Roman" w:hAnsi="Times New Roman" w:cs="Times New Roman"/>
                  <w:sz w:val="22"/>
                  <w:szCs w:val="22"/>
                  <w:shd w:val="clear" w:color="auto" w:fill="FFFF38"/>
                  <w:rPrChange w:id="1072" w:author="Autor desconhecido" w:date="2025-09-28T17:22:00Z">
                    <w:rPr>
                      <w:sz w:val="22"/>
                      <w:szCs w:val="22"/>
                    </w:rPr>
                  </w:rPrChange>
                </w:rPr>
                <w:delText>Altura do CoM</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4E840312" w14:textId="6506E59C" w:rsidR="00922388" w:rsidDel="00274E8E" w:rsidRDefault="00854586">
            <w:pPr>
              <w:spacing w:line="240" w:lineRule="auto"/>
              <w:jc w:val="left"/>
              <w:rPr>
                <w:del w:id="1073" w:author="User" w:date="2025-09-29T17:06:00Z"/>
                <w:rFonts w:ascii="Times New Roman" w:eastAsia="Times New Roman" w:hAnsi="Times New Roman" w:cs="Times New Roman"/>
                <w:sz w:val="22"/>
                <w:szCs w:val="22"/>
                <w:shd w:val="clear" w:color="auto" w:fill="FFFF38"/>
              </w:rPr>
            </w:pPr>
            <w:del w:id="1074" w:author="User" w:date="2025-09-29T17:06:00Z">
              <w:r w:rsidDel="00274E8E">
                <w:rPr>
                  <w:rFonts w:ascii="Times New Roman" w:eastAsia="Times New Roman" w:hAnsi="Times New Roman" w:cs="Times New Roman"/>
                  <w:sz w:val="22"/>
                  <w:szCs w:val="22"/>
                  <w:shd w:val="clear" w:color="auto" w:fill="FFFF38"/>
                  <w:rPrChange w:id="1075" w:author="Autor desconhecido" w:date="2025-09-28T17:22:00Z">
                    <w:rPr>
                      <w:sz w:val="22"/>
                      <w:szCs w:val="22"/>
                    </w:rPr>
                  </w:rPrChange>
                </w:rPr>
                <w:delText xml:space="preserve">Captura de Movimento  </w:delText>
              </w:r>
            </w:del>
          </w:p>
          <w:p w14:paraId="3976BA75" w14:textId="20908206" w:rsidR="00922388" w:rsidDel="00274E8E" w:rsidRDefault="00854586">
            <w:pPr>
              <w:spacing w:line="240" w:lineRule="auto"/>
              <w:jc w:val="left"/>
              <w:rPr>
                <w:del w:id="1076" w:author="User" w:date="2025-09-29T17:06:00Z"/>
                <w:rFonts w:ascii="Times New Roman" w:eastAsia="Times New Roman" w:hAnsi="Times New Roman" w:cs="Times New Roman"/>
                <w:sz w:val="22"/>
                <w:szCs w:val="22"/>
                <w:shd w:val="clear" w:color="auto" w:fill="FFFF38"/>
              </w:rPr>
            </w:pPr>
            <w:del w:id="1077" w:author="User" w:date="2025-09-29T17:06:00Z">
              <w:r w:rsidDel="00274E8E">
                <w:rPr>
                  <w:rFonts w:ascii="Times New Roman" w:eastAsia="Times New Roman" w:hAnsi="Times New Roman" w:cs="Times New Roman"/>
                  <w:sz w:val="22"/>
                  <w:szCs w:val="22"/>
                  <w:shd w:val="clear" w:color="auto" w:fill="FFFF38"/>
                  <w:rPrChange w:id="1078"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1ADBEA15" w14:textId="1C3A9649" w:rsidR="00922388" w:rsidDel="00274E8E" w:rsidRDefault="00854586">
            <w:pPr>
              <w:spacing w:line="240" w:lineRule="auto"/>
              <w:jc w:val="left"/>
              <w:rPr>
                <w:del w:id="1079" w:author="User" w:date="2025-09-29T17:06:00Z"/>
                <w:rFonts w:ascii="Times New Roman" w:eastAsia="Times New Roman" w:hAnsi="Times New Roman" w:cs="Times New Roman"/>
                <w:sz w:val="22"/>
                <w:szCs w:val="22"/>
                <w:shd w:val="clear" w:color="auto" w:fill="FFFF38"/>
              </w:rPr>
            </w:pPr>
            <w:del w:id="1080" w:author="User" w:date="2025-09-29T17:06:00Z">
              <w:r w:rsidDel="00274E8E">
                <w:rPr>
                  <w:rFonts w:ascii="Times New Roman" w:eastAsia="Times New Roman" w:hAnsi="Times New Roman" w:cs="Times New Roman"/>
                  <w:sz w:val="22"/>
                  <w:szCs w:val="22"/>
                  <w:shd w:val="clear" w:color="auto" w:fill="FFFF38"/>
                  <w:rPrChange w:id="1081" w:author="Autor desconhecido" w:date="2025-09-28T17:22:00Z">
                    <w:rPr>
                      <w:sz w:val="22"/>
                      <w:szCs w:val="22"/>
                    </w:rPr>
                  </w:rPrChange>
                </w:rPr>
                <w:delText>Determina o nível de instabilidade inerente ao deslocamento invertido.</w:delText>
              </w:r>
            </w:del>
          </w:p>
        </w:tc>
      </w:tr>
      <w:tr w:rsidR="00922388" w:rsidDel="00274E8E" w14:paraId="73E66C0E" w14:textId="4F28BE73">
        <w:trPr>
          <w:del w:id="1082"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51E5B2F2" w14:textId="53DC6078" w:rsidR="00922388" w:rsidDel="00274E8E" w:rsidRDefault="00854586">
            <w:pPr>
              <w:spacing w:line="240" w:lineRule="auto"/>
              <w:jc w:val="left"/>
              <w:rPr>
                <w:del w:id="1083" w:author="User" w:date="2025-09-29T17:06:00Z"/>
                <w:rFonts w:ascii="Times New Roman" w:eastAsia="Times New Roman" w:hAnsi="Times New Roman" w:cs="Times New Roman"/>
                <w:sz w:val="22"/>
                <w:szCs w:val="22"/>
                <w:shd w:val="clear" w:color="auto" w:fill="FFFF38"/>
              </w:rPr>
            </w:pPr>
            <w:del w:id="1084" w:author="User" w:date="2025-09-29T17:06:00Z">
              <w:r w:rsidDel="00274E8E">
                <w:rPr>
                  <w:rFonts w:ascii="Times New Roman" w:eastAsia="Times New Roman" w:hAnsi="Times New Roman" w:cs="Times New Roman"/>
                  <w:sz w:val="22"/>
                  <w:szCs w:val="22"/>
                  <w:shd w:val="clear" w:color="auto" w:fill="FFFF38"/>
                  <w:rPrChange w:id="1085" w:author="Autor desconhecido" w:date="2025-09-28T17:22:00Z">
                    <w:rPr>
                      <w:sz w:val="22"/>
                      <w:szCs w:val="22"/>
                    </w:rPr>
                  </w:rPrChange>
                </w:rPr>
                <w:delText>Comprimento dos membros</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740ED58A" w14:textId="34E188F8" w:rsidR="00922388" w:rsidDel="00274E8E" w:rsidRDefault="00854586">
            <w:pPr>
              <w:spacing w:line="240" w:lineRule="auto"/>
              <w:jc w:val="left"/>
              <w:rPr>
                <w:del w:id="1086" w:author="User" w:date="2025-09-29T17:06:00Z"/>
                <w:rFonts w:ascii="Times New Roman" w:eastAsia="Times New Roman" w:hAnsi="Times New Roman" w:cs="Times New Roman"/>
                <w:sz w:val="22"/>
                <w:szCs w:val="22"/>
                <w:shd w:val="clear" w:color="auto" w:fill="FFFF38"/>
              </w:rPr>
            </w:pPr>
            <w:del w:id="1087" w:author="User" w:date="2025-09-29T17:06:00Z">
              <w:r w:rsidDel="00274E8E">
                <w:rPr>
                  <w:rFonts w:ascii="Times New Roman" w:eastAsia="Times New Roman" w:hAnsi="Times New Roman" w:cs="Times New Roman"/>
                  <w:sz w:val="22"/>
                  <w:szCs w:val="22"/>
                  <w:shd w:val="clear" w:color="auto" w:fill="FFFF38"/>
                  <w:rPrChange w:id="1088" w:author="Autor desconhecido" w:date="2025-09-28T17:22:00Z">
                    <w:rPr>
                      <w:sz w:val="22"/>
                      <w:szCs w:val="22"/>
                    </w:rPr>
                  </w:rPrChange>
                </w:rPr>
                <w:delText xml:space="preserve">Captura de Movimento  </w:delText>
              </w:r>
            </w:del>
          </w:p>
          <w:p w14:paraId="782307FD" w14:textId="6746A1A0" w:rsidR="00922388" w:rsidDel="00274E8E" w:rsidRDefault="00854586">
            <w:pPr>
              <w:spacing w:line="240" w:lineRule="auto"/>
              <w:jc w:val="left"/>
              <w:rPr>
                <w:del w:id="1089" w:author="User" w:date="2025-09-29T17:06:00Z"/>
                <w:rFonts w:ascii="Times New Roman" w:eastAsia="Times New Roman" w:hAnsi="Times New Roman" w:cs="Times New Roman"/>
                <w:sz w:val="22"/>
                <w:szCs w:val="22"/>
                <w:shd w:val="clear" w:color="auto" w:fill="FFFF38"/>
              </w:rPr>
            </w:pPr>
            <w:del w:id="1090" w:author="User" w:date="2025-09-29T17:06:00Z">
              <w:r w:rsidDel="00274E8E">
                <w:rPr>
                  <w:rFonts w:ascii="Times New Roman" w:eastAsia="Times New Roman" w:hAnsi="Times New Roman" w:cs="Times New Roman"/>
                  <w:sz w:val="22"/>
                  <w:szCs w:val="22"/>
                  <w:shd w:val="clear" w:color="auto" w:fill="FFFF38"/>
                  <w:rPrChange w:id="1091" w:author="Autor desconhecido" w:date="2025-09-28T17:22:00Z">
                    <w:rPr>
                      <w:sz w:val="22"/>
                      <w:szCs w:val="22"/>
                    </w:rPr>
                  </w:rPrChange>
                </w:rPr>
                <w:delText>(Vicon®)</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72F674A9" w14:textId="49C2BF11" w:rsidR="00922388" w:rsidDel="00274E8E" w:rsidRDefault="00854586">
            <w:pPr>
              <w:spacing w:line="240" w:lineRule="auto"/>
              <w:jc w:val="left"/>
              <w:rPr>
                <w:del w:id="1092" w:author="User" w:date="2025-09-29T17:06:00Z"/>
                <w:rFonts w:ascii="Times New Roman" w:eastAsia="Times New Roman" w:hAnsi="Times New Roman" w:cs="Times New Roman"/>
                <w:sz w:val="22"/>
                <w:szCs w:val="22"/>
                <w:shd w:val="clear" w:color="auto" w:fill="FFFF38"/>
              </w:rPr>
            </w:pPr>
            <w:del w:id="1093" w:author="User" w:date="2025-09-29T17:06:00Z">
              <w:r w:rsidDel="00274E8E">
                <w:rPr>
                  <w:rFonts w:ascii="Times New Roman" w:eastAsia="Times New Roman" w:hAnsi="Times New Roman" w:cs="Times New Roman"/>
                  <w:sz w:val="22"/>
                  <w:szCs w:val="22"/>
                  <w:shd w:val="clear" w:color="auto" w:fill="FFFF38"/>
                  <w:rPrChange w:id="1094" w:author="Autor desconhecido" w:date="2025-09-28T17:22:00Z">
                    <w:rPr>
                      <w:sz w:val="22"/>
                      <w:szCs w:val="22"/>
                    </w:rPr>
                  </w:rPrChange>
                </w:rPr>
                <w:delText>Afeta alavancas mecânicas e a precisão dos ajustes posturais.</w:delText>
              </w:r>
            </w:del>
          </w:p>
        </w:tc>
      </w:tr>
      <w:tr w:rsidR="00922388" w:rsidDel="00274E8E" w14:paraId="060BACE1" w14:textId="1385FE73">
        <w:trPr>
          <w:del w:id="1095"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69CC4E3E" w14:textId="6A76026E" w:rsidR="00922388" w:rsidDel="00274E8E" w:rsidRDefault="00854586">
            <w:pPr>
              <w:spacing w:line="240" w:lineRule="auto"/>
              <w:jc w:val="left"/>
              <w:rPr>
                <w:del w:id="1096" w:author="User" w:date="2025-09-29T17:06:00Z"/>
                <w:rFonts w:ascii="Times New Roman" w:eastAsia="Times New Roman" w:hAnsi="Times New Roman" w:cs="Times New Roman"/>
                <w:sz w:val="22"/>
                <w:szCs w:val="22"/>
                <w:shd w:val="clear" w:color="auto" w:fill="FFFF38"/>
              </w:rPr>
            </w:pPr>
            <w:del w:id="1097" w:author="User" w:date="2025-09-29T17:06:00Z">
              <w:r w:rsidDel="00274E8E">
                <w:rPr>
                  <w:rFonts w:ascii="Times New Roman" w:eastAsia="Times New Roman" w:hAnsi="Times New Roman" w:cs="Times New Roman"/>
                  <w:sz w:val="22"/>
                  <w:szCs w:val="22"/>
                  <w:shd w:val="clear" w:color="auto" w:fill="FFFF38"/>
                  <w:rPrChange w:id="1098" w:author="Autor desconhecido" w:date="2025-09-28T17:22:00Z">
                    <w:rPr>
                      <w:sz w:val="22"/>
                      <w:szCs w:val="22"/>
                    </w:rPr>
                  </w:rPrChange>
                </w:rPr>
                <w:delText>Composição Corporal</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5DE295C9" w14:textId="056A67F0" w:rsidR="00922388" w:rsidDel="00274E8E" w:rsidRDefault="00854586">
            <w:pPr>
              <w:spacing w:line="240" w:lineRule="auto"/>
              <w:jc w:val="left"/>
              <w:rPr>
                <w:del w:id="1099" w:author="User" w:date="2025-09-29T17:06:00Z"/>
                <w:rFonts w:ascii="Times New Roman" w:eastAsia="Times New Roman" w:hAnsi="Times New Roman" w:cs="Times New Roman"/>
                <w:sz w:val="22"/>
                <w:szCs w:val="22"/>
                <w:shd w:val="clear" w:color="auto" w:fill="FFFF38"/>
              </w:rPr>
            </w:pPr>
            <w:del w:id="1100" w:author="User" w:date="2025-09-29T17:06:00Z">
              <w:r w:rsidDel="00274E8E">
                <w:rPr>
                  <w:rFonts w:ascii="Times New Roman" w:eastAsia="Times New Roman" w:hAnsi="Times New Roman" w:cs="Times New Roman"/>
                  <w:sz w:val="22"/>
                  <w:szCs w:val="22"/>
                  <w:shd w:val="clear" w:color="auto" w:fill="FFFF38"/>
                  <w:rPrChange w:id="1101" w:author="Autor desconhecido" w:date="2025-09-28T17:22:00Z">
                    <w:rPr>
                      <w:sz w:val="22"/>
                      <w:szCs w:val="22"/>
                    </w:rPr>
                  </w:rPrChange>
                </w:rPr>
                <w:delText>Absorciometria de Raios-X de Dupla Energia (Dexa)</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5899241F" w14:textId="3CAEA894" w:rsidR="00922388" w:rsidDel="00274E8E" w:rsidRDefault="00854586">
            <w:pPr>
              <w:spacing w:line="240" w:lineRule="auto"/>
              <w:jc w:val="left"/>
              <w:rPr>
                <w:del w:id="1102" w:author="User" w:date="2025-09-29T17:06:00Z"/>
                <w:rFonts w:ascii="Times New Roman" w:eastAsia="Times New Roman" w:hAnsi="Times New Roman" w:cs="Times New Roman"/>
                <w:sz w:val="22"/>
                <w:szCs w:val="22"/>
                <w:shd w:val="clear" w:color="auto" w:fill="FFFF38"/>
              </w:rPr>
            </w:pPr>
            <w:del w:id="1103" w:author="User" w:date="2025-09-29T17:06:00Z">
              <w:r w:rsidDel="00274E8E">
                <w:rPr>
                  <w:rFonts w:ascii="Times New Roman" w:eastAsia="Times New Roman" w:hAnsi="Times New Roman" w:cs="Times New Roman"/>
                  <w:sz w:val="22"/>
                  <w:szCs w:val="22"/>
                  <w:shd w:val="clear" w:color="auto" w:fill="FFFF38"/>
                  <w:rPrChange w:id="1104" w:author="Autor desconhecido" w:date="2025-09-28T17:22:00Z">
                    <w:rPr>
                      <w:sz w:val="22"/>
                      <w:szCs w:val="22"/>
                    </w:rPr>
                  </w:rPrChange>
                </w:rPr>
                <w:delText xml:space="preserve">Mensura a quantidade de gordura e massa muscular. </w:delText>
              </w:r>
            </w:del>
          </w:p>
        </w:tc>
      </w:tr>
      <w:tr w:rsidR="00922388" w:rsidDel="00274E8E" w14:paraId="005843DD" w14:textId="4E3A9ABB">
        <w:trPr>
          <w:del w:id="1105" w:author="User" w:date="2025-09-29T17:06:00Z"/>
        </w:trPr>
        <w:tc>
          <w:tcPr>
            <w:tcW w:w="2970" w:type="dxa"/>
            <w:tcBorders>
              <w:top w:val="single" w:sz="4" w:space="0" w:color="000000"/>
              <w:left w:val="single" w:sz="4" w:space="0" w:color="000000"/>
              <w:bottom w:val="single" w:sz="4" w:space="0" w:color="000000"/>
              <w:right w:val="single" w:sz="4" w:space="0" w:color="000000"/>
            </w:tcBorders>
            <w:vAlign w:val="center"/>
          </w:tcPr>
          <w:p w14:paraId="08F3F1A2" w14:textId="2A44839D" w:rsidR="00922388" w:rsidDel="00274E8E" w:rsidRDefault="00854586">
            <w:pPr>
              <w:spacing w:line="240" w:lineRule="auto"/>
              <w:jc w:val="left"/>
              <w:rPr>
                <w:del w:id="1106" w:author="User" w:date="2025-09-29T17:06:00Z"/>
                <w:rFonts w:ascii="Times New Roman" w:eastAsia="Times New Roman" w:hAnsi="Times New Roman" w:cs="Times New Roman"/>
                <w:sz w:val="22"/>
                <w:szCs w:val="22"/>
                <w:shd w:val="clear" w:color="auto" w:fill="FFFF38"/>
              </w:rPr>
            </w:pPr>
            <w:del w:id="1107" w:author="User" w:date="2025-09-29T17:06:00Z">
              <w:r w:rsidDel="00274E8E">
                <w:rPr>
                  <w:rFonts w:ascii="Times New Roman" w:eastAsia="Times New Roman" w:hAnsi="Times New Roman" w:cs="Times New Roman"/>
                  <w:sz w:val="22"/>
                  <w:szCs w:val="22"/>
                  <w:shd w:val="clear" w:color="auto" w:fill="FFFF38"/>
                  <w:rPrChange w:id="1108" w:author="Autor desconhecido" w:date="2025-09-28T17:22:00Z">
                    <w:rPr>
                      <w:sz w:val="22"/>
                      <w:szCs w:val="22"/>
                    </w:rPr>
                  </w:rPrChange>
                </w:rPr>
                <w:delText>Tempo de prática e idade cronológica</w:delText>
              </w:r>
            </w:del>
          </w:p>
        </w:tc>
        <w:tc>
          <w:tcPr>
            <w:tcW w:w="2552" w:type="dxa"/>
            <w:tcBorders>
              <w:top w:val="single" w:sz="4" w:space="0" w:color="000000"/>
              <w:left w:val="single" w:sz="4" w:space="0" w:color="000000"/>
              <w:bottom w:val="single" w:sz="4" w:space="0" w:color="000000"/>
              <w:right w:val="single" w:sz="4" w:space="0" w:color="000000"/>
            </w:tcBorders>
            <w:vAlign w:val="center"/>
          </w:tcPr>
          <w:p w14:paraId="118988AE" w14:textId="5C0DC1BD" w:rsidR="00922388" w:rsidDel="00274E8E" w:rsidRDefault="00854586">
            <w:pPr>
              <w:spacing w:line="240" w:lineRule="auto"/>
              <w:jc w:val="left"/>
              <w:rPr>
                <w:del w:id="1109" w:author="User" w:date="2025-09-29T17:06:00Z"/>
                <w:rFonts w:ascii="Times New Roman" w:eastAsia="Times New Roman" w:hAnsi="Times New Roman" w:cs="Times New Roman"/>
                <w:sz w:val="22"/>
                <w:szCs w:val="22"/>
                <w:shd w:val="clear" w:color="auto" w:fill="FFFF38"/>
              </w:rPr>
            </w:pPr>
            <w:del w:id="1110" w:author="User" w:date="2025-09-29T17:06:00Z">
              <w:r w:rsidDel="00274E8E">
                <w:rPr>
                  <w:rFonts w:ascii="Times New Roman" w:eastAsia="Times New Roman" w:hAnsi="Times New Roman" w:cs="Times New Roman"/>
                  <w:sz w:val="22"/>
                  <w:szCs w:val="22"/>
                  <w:shd w:val="clear" w:color="auto" w:fill="FFFF38"/>
                  <w:rPrChange w:id="1111" w:author="Autor desconhecido" w:date="2025-09-28T17:22:00Z">
                    <w:rPr>
                      <w:sz w:val="22"/>
                      <w:szCs w:val="22"/>
                    </w:rPr>
                  </w:rPrChange>
                </w:rPr>
                <w:delText>Questionário online</w:delText>
              </w:r>
            </w:del>
          </w:p>
        </w:tc>
        <w:tc>
          <w:tcPr>
            <w:tcW w:w="3739" w:type="dxa"/>
            <w:tcBorders>
              <w:top w:val="single" w:sz="4" w:space="0" w:color="000000"/>
              <w:left w:val="single" w:sz="4" w:space="0" w:color="000000"/>
              <w:bottom w:val="single" w:sz="4" w:space="0" w:color="000000"/>
              <w:right w:val="single" w:sz="4" w:space="0" w:color="000000"/>
            </w:tcBorders>
            <w:vAlign w:val="center"/>
          </w:tcPr>
          <w:p w14:paraId="644D30DC" w14:textId="068F9B04" w:rsidR="00922388" w:rsidDel="00274E8E" w:rsidRDefault="00854586">
            <w:pPr>
              <w:spacing w:line="240" w:lineRule="auto"/>
              <w:jc w:val="left"/>
              <w:rPr>
                <w:del w:id="1112" w:author="User" w:date="2025-09-29T17:06:00Z"/>
                <w:rFonts w:ascii="Times New Roman" w:eastAsia="Times New Roman" w:hAnsi="Times New Roman" w:cs="Times New Roman"/>
                <w:sz w:val="22"/>
                <w:szCs w:val="22"/>
                <w:shd w:val="clear" w:color="auto" w:fill="FFFF38"/>
              </w:rPr>
            </w:pPr>
            <w:del w:id="1113" w:author="User" w:date="2025-09-29T17:06:00Z">
              <w:r w:rsidDel="00274E8E">
                <w:rPr>
                  <w:rFonts w:ascii="Times New Roman" w:eastAsia="Times New Roman" w:hAnsi="Times New Roman" w:cs="Times New Roman"/>
                  <w:sz w:val="22"/>
                  <w:szCs w:val="22"/>
                  <w:shd w:val="clear" w:color="auto" w:fill="FFFF38"/>
                  <w:rPrChange w:id="1114" w:author="Autor desconhecido" w:date="2025-09-28T17:22:00Z">
                    <w:rPr>
                      <w:sz w:val="22"/>
                      <w:szCs w:val="22"/>
                    </w:rPr>
                  </w:rPrChange>
                </w:rPr>
                <w:delText>Avalia se experiência prévia está associada a maior estabilidade e proficiência técnica.</w:delText>
              </w:r>
            </w:del>
          </w:p>
        </w:tc>
      </w:tr>
    </w:tbl>
    <w:p w14:paraId="553023E4" w14:textId="1F23127E" w:rsidR="00922388" w:rsidRPr="00274E8E" w:rsidDel="00274E8E" w:rsidRDefault="00854586">
      <w:pPr>
        <w:spacing w:line="360" w:lineRule="auto"/>
        <w:ind w:firstLine="708"/>
        <w:rPr>
          <w:del w:id="1115" w:author="User" w:date="2025-09-29T17:06:00Z"/>
          <w:rFonts w:ascii="quote-cjk-patch;Inter;system-ui" w:hAnsi="quote-cjk-patch;Inter;system-ui"/>
          <w:color w:val="0F1115"/>
          <w:rPrChange w:id="1116" w:author="User" w:date="2025-09-29T17:06:00Z">
            <w:rPr>
              <w:del w:id="1117" w:author="User" w:date="2025-09-29T17:06:00Z"/>
              <w:rFonts w:ascii="Times New Roman" w:eastAsia="Times New Roman" w:hAnsi="Times New Roman" w:cs="Times New Roman"/>
              <w:sz w:val="20"/>
              <w:szCs w:val="20"/>
              <w:shd w:val="clear" w:color="auto" w:fill="FFFF38"/>
            </w:rPr>
          </w:rPrChange>
        </w:rPr>
      </w:pPr>
      <w:del w:id="1118" w:author="User" w:date="2025-09-29T17:06:00Z">
        <w:r w:rsidRPr="00274E8E" w:rsidDel="00274E8E">
          <w:rPr>
            <w:rFonts w:ascii="quote-cjk-patch;Inter;system-ui" w:hAnsi="quote-cjk-patch;Inter;system-ui"/>
            <w:color w:val="0F1115"/>
            <w:rPrChange w:id="1119" w:author="User" w:date="2025-09-29T17:06:00Z">
              <w:rPr>
                <w:sz w:val="20"/>
                <w:szCs w:val="20"/>
              </w:rPr>
            </w:rPrChange>
          </w:rPr>
          <w:delText>Fonte: Elaborado pelo autor (2025).</w:delText>
        </w:r>
      </w:del>
    </w:p>
    <w:p w14:paraId="32DDBAEC" w14:textId="2F17B6C5" w:rsidR="00922388" w:rsidDel="00AB1332" w:rsidRDefault="00854586" w:rsidP="00CB4FED">
      <w:pPr>
        <w:spacing w:line="360" w:lineRule="auto"/>
        <w:ind w:firstLine="426"/>
        <w:rPr>
          <w:del w:id="1120" w:author="User" w:date="2025-09-29T17:07:00Z"/>
          <w:rFonts w:ascii="Times New Roman" w:eastAsia="Times New Roman" w:hAnsi="Times New Roman" w:cs="Times New Roman"/>
        </w:rPr>
      </w:pPr>
      <w:ins w:id="1121" w:author="User" w:date="2025-09-25T18:16:00Z">
        <w:r w:rsidRPr="00274E8E">
          <w:rPr>
            <w:rFonts w:ascii="quote-cjk-patch;Inter;system-ui" w:hAnsi="quote-cjk-patch;Inter;system-ui"/>
            <w:color w:val="0F1115"/>
            <w:rPrChange w:id="1122" w:author="User" w:date="2025-09-29T17:06:00Z">
              <w:rPr>
                <w:rFonts w:ascii="Times New Roman" w:eastAsia="Times New Roman" w:hAnsi="Times New Roman" w:cs="Times New Roman"/>
                <w:shd w:val="clear" w:color="auto" w:fill="00FF00"/>
              </w:rPr>
            </w:rPrChange>
          </w:rPr>
          <w:t xml:space="preserve">O estudo proposto pretende integrar diferentes variáveis do desempenho no </w:t>
        </w:r>
        <w:r w:rsidRPr="00274E8E">
          <w:rPr>
            <w:rFonts w:ascii="quote-cjk-patch;Inter;system-ui" w:hAnsi="quote-cjk-patch;Inter;system-ui"/>
            <w:i/>
            <w:iCs/>
            <w:color w:val="0F1115"/>
            <w:rPrChange w:id="1123" w:author="User" w:date="2025-09-29T17:07:00Z">
              <w:rPr>
                <w:i/>
                <w:shd w:val="clear" w:color="auto" w:fill="FFFF00"/>
              </w:rPr>
            </w:rPrChange>
          </w:rPr>
          <w:t>HS</w:t>
        </w:r>
        <w:r w:rsidRPr="00274E8E">
          <w:rPr>
            <w:rFonts w:ascii="quote-cjk-patch;Inter;system-ui" w:hAnsi="quote-cjk-patch;Inter;system-ui"/>
            <w:color w:val="0F1115"/>
            <w:rPrChange w:id="1124" w:author="User" w:date="2025-09-29T17:06:00Z">
              <w:rPr>
                <w:rFonts w:ascii="Times New Roman" w:eastAsia="Times New Roman" w:hAnsi="Times New Roman" w:cs="Times New Roman"/>
                <w:shd w:val="clear" w:color="auto" w:fill="00FF00"/>
              </w:rPr>
            </w:rPrChange>
          </w:rPr>
          <w:t xml:space="preserve"> e </w:t>
        </w:r>
        <w:r w:rsidRPr="00274E8E">
          <w:rPr>
            <w:rFonts w:ascii="quote-cjk-patch;Inter;system-ui" w:hAnsi="quote-cjk-patch;Inter;system-ui"/>
            <w:i/>
            <w:iCs/>
            <w:color w:val="0F1115"/>
            <w:rPrChange w:id="1125" w:author="User" w:date="2025-09-29T17:07:00Z">
              <w:rPr>
                <w:i/>
                <w:shd w:val="clear" w:color="auto" w:fill="FFFF00"/>
              </w:rPr>
            </w:rPrChange>
          </w:rPr>
          <w:t>HSW</w:t>
        </w:r>
        <w:r w:rsidRPr="00274E8E">
          <w:rPr>
            <w:rFonts w:ascii="quote-cjk-patch;Inter;system-ui" w:hAnsi="quote-cjk-patch;Inter;system-ui"/>
            <w:color w:val="0F1115"/>
            <w:rPrChange w:id="1126" w:author="User" w:date="2025-09-29T17:06:00Z">
              <w:rPr>
                <w:rFonts w:ascii="Times New Roman" w:eastAsia="Times New Roman" w:hAnsi="Times New Roman" w:cs="Times New Roman"/>
                <w:shd w:val="clear" w:color="auto" w:fill="00FF00"/>
              </w:rPr>
            </w:rPrChange>
          </w:rPr>
          <w:t>, considerando</w:t>
        </w:r>
        <w:r w:rsidRPr="00274E8E">
          <w:rPr>
            <w:rFonts w:ascii="quote-cjk-patch;Inter;system-ui" w:hAnsi="quote-cjk-patch;Inter;system-ui"/>
            <w:color w:val="0F1115"/>
            <w:rPrChange w:id="1127" w:author="User" w:date="2025-09-29T17:06:00Z">
              <w:rPr>
                <w:shd w:val="clear" w:color="auto" w:fill="FFFF00"/>
              </w:rPr>
            </w:rPrChange>
          </w:rPr>
          <w:t xml:space="preserve"> essas</w:t>
        </w:r>
        <w:r w:rsidRPr="00274E8E">
          <w:rPr>
            <w:rFonts w:ascii="quote-cjk-patch;Inter;system-ui" w:hAnsi="quote-cjk-patch;Inter;system-ui"/>
            <w:color w:val="0F1115"/>
            <w:rPrChange w:id="1128" w:author="User" w:date="2025-09-29T17:06:00Z">
              <w:rPr>
                <w:rFonts w:ascii="Times New Roman" w:eastAsia="Times New Roman" w:hAnsi="Times New Roman" w:cs="Times New Roman"/>
                <w:shd w:val="clear" w:color="auto" w:fill="00FF00"/>
              </w:rPr>
            </w:rPrChange>
          </w:rPr>
          <w:t xml:space="preserve"> variáveis de força, controle postural, antropometria e alinhamento articular como potenciais preditores.</w:t>
        </w:r>
        <w:del w:id="1129" w:author="Autor desconhecido" w:date="2025-09-28T17:22:00Z">
          <w:r w:rsidRPr="00274E8E">
            <w:rPr>
              <w:rFonts w:ascii="quote-cjk-patch;Inter;system-ui" w:hAnsi="quote-cjk-patch;Inter;system-ui"/>
              <w:color w:val="0F1115"/>
              <w:rPrChange w:id="1130" w:author="User" w:date="2025-09-29T17:06:00Z">
                <w:rPr>
                  <w:rFonts w:ascii="Times New Roman" w:eastAsia="Times New Roman" w:hAnsi="Times New Roman" w:cs="Times New Roman"/>
                </w:rPr>
              </w:rPrChange>
            </w:rPr>
            <w:delText xml:space="preserve"> </w:delText>
          </w:r>
        </w:del>
      </w:ins>
      <w:ins w:id="1131" w:author="Autor desconhecido" w:date="2025-09-28T17:22:00Z">
        <w:r w:rsidRPr="00274E8E">
          <w:rPr>
            <w:rFonts w:ascii="quote-cjk-patch;Inter;system-ui" w:hAnsi="quote-cjk-patch;Inter;system-ui"/>
            <w:color w:val="0F1115"/>
            <w:rPrChange w:id="1132" w:author="User" w:date="2025-09-29T17:06:00Z">
              <w:rPr>
                <w:rFonts w:ascii="Times New Roman" w:eastAsia="Times New Roman" w:hAnsi="Times New Roman" w:cs="Times New Roman"/>
              </w:rPr>
            </w:rPrChange>
          </w:rPr>
          <w:t xml:space="preserve"> </w:t>
        </w:r>
      </w:ins>
      <w:r w:rsidRPr="00274E8E">
        <w:rPr>
          <w:rFonts w:ascii="quote-cjk-patch;Inter;system-ui" w:hAnsi="quote-cjk-patch;Inter;system-ui"/>
          <w:color w:val="0F1115"/>
          <w:rPrChange w:id="1133" w:author="User" w:date="2025-09-29T17:06:00Z">
            <w:rPr>
              <w:rFonts w:ascii="Times New Roman" w:eastAsia="Times New Roman" w:hAnsi="Times New Roman" w:cs="Times New Roman"/>
            </w:rPr>
          </w:rPrChange>
        </w:rPr>
        <w:t>Assim</w:t>
      </w:r>
      <w:r>
        <w:rPr>
          <w:rFonts w:ascii="Times New Roman" w:eastAsia="Times New Roman" w:hAnsi="Times New Roman" w:cs="Times New Roman"/>
        </w:rPr>
        <w:t>, pretende-se compreender, por meio de uma análise espaço-temporal integrada, como diferentes combinações de força</w:t>
      </w:r>
      <w:r w:rsidRPr="00AB1332">
        <w:rPr>
          <w:rFonts w:ascii="Times New Roman" w:eastAsia="Times New Roman" w:hAnsi="Times New Roman" w:cs="Times New Roman"/>
          <w:rPrChange w:id="1134" w:author="User" w:date="2025-09-29T17:08:00Z">
            <w:rPr>
              <w:rFonts w:ascii="Times New Roman" w:eastAsia="Times New Roman" w:hAnsi="Times New Roman" w:cs="Times New Roman"/>
              <w:b/>
            </w:rPr>
          </w:rPrChange>
        </w:rPr>
        <w:t xml:space="preserve"> </w:t>
      </w:r>
      <w:r>
        <w:rPr>
          <w:rFonts w:ascii="Times New Roman" w:eastAsia="Times New Roman" w:hAnsi="Times New Roman" w:cs="Times New Roman"/>
        </w:rPr>
        <w:t>muscular, alinhamento articular, controle postural e características individuais, sua antropometria e experiência prévia</w:t>
      </w:r>
      <w:r w:rsidRPr="00AB1332">
        <w:rPr>
          <w:rFonts w:ascii="Times New Roman" w:eastAsia="Times New Roman" w:hAnsi="Times New Roman" w:cs="Times New Roman"/>
          <w:rPrChange w:id="1135" w:author="User" w:date="2025-09-29T17:08:00Z">
            <w:rPr>
              <w:rFonts w:ascii="Times New Roman" w:eastAsia="Times New Roman" w:hAnsi="Times New Roman" w:cs="Times New Roman"/>
              <w:b/>
            </w:rPr>
          </w:rPrChange>
        </w:rPr>
        <w:t xml:space="preserve">, </w:t>
      </w:r>
      <w:r>
        <w:rPr>
          <w:rFonts w:ascii="Times New Roman" w:eastAsia="Times New Roman" w:hAnsi="Times New Roman" w:cs="Times New Roman"/>
        </w:rPr>
        <w:t xml:space="preserve">se manifestam no desempenho em posição invertida </w:t>
      </w:r>
      <w:del w:id="1136" w:author="User" w:date="2025-09-29T17:07:00Z">
        <w:r w:rsidDel="00AB1332">
          <w:rPr>
            <w:rFonts w:ascii="Times New Roman" w:eastAsia="Times New Roman" w:hAnsi="Times New Roman" w:cs="Times New Roman"/>
          </w:rPr>
          <w:delText>estática (</w:delText>
        </w:r>
        <w:r w:rsidRPr="00AB1332" w:rsidDel="00AB1332">
          <w:rPr>
            <w:rFonts w:ascii="Times New Roman" w:eastAsia="Times New Roman" w:hAnsi="Times New Roman" w:cs="Times New Roman"/>
            <w:rPrChange w:id="1137" w:author="User" w:date="2025-09-29T17:08:00Z">
              <w:rPr>
                <w:rFonts w:ascii="Times New Roman" w:eastAsia="Times New Roman" w:hAnsi="Times New Roman" w:cs="Times New Roman"/>
                <w:i/>
              </w:rPr>
            </w:rPrChange>
          </w:rPr>
          <w:delText>HS</w:delText>
        </w:r>
        <w:r w:rsidDel="00AB1332">
          <w:rPr>
            <w:rFonts w:ascii="Times New Roman" w:eastAsia="Times New Roman" w:hAnsi="Times New Roman" w:cs="Times New Roman"/>
          </w:rPr>
          <w:delText>) e dinâmica (</w:delText>
        </w:r>
        <w:r w:rsidRPr="00AB1332" w:rsidDel="00AB1332">
          <w:rPr>
            <w:rFonts w:ascii="Times New Roman" w:eastAsia="Times New Roman" w:hAnsi="Times New Roman" w:cs="Times New Roman"/>
            <w:rPrChange w:id="1138" w:author="User" w:date="2025-09-29T17:08:00Z">
              <w:rPr>
                <w:rFonts w:ascii="Times New Roman" w:eastAsia="Times New Roman" w:hAnsi="Times New Roman" w:cs="Times New Roman"/>
                <w:i/>
              </w:rPr>
            </w:rPrChange>
          </w:rPr>
          <w:delText>HSW</w:delText>
        </w:r>
        <w:r w:rsidDel="00AB1332">
          <w:rPr>
            <w:rFonts w:ascii="Times New Roman" w:eastAsia="Times New Roman" w:hAnsi="Times New Roman" w:cs="Times New Roman"/>
          </w:rPr>
          <w:delText>).</w:delText>
        </w:r>
      </w:del>
    </w:p>
    <w:p w14:paraId="54E4C6FE" w14:textId="0FD23FCA" w:rsidR="00922388" w:rsidDel="00AB1332" w:rsidRDefault="00922388" w:rsidP="00AB1332">
      <w:pPr>
        <w:spacing w:line="360" w:lineRule="auto"/>
        <w:ind w:firstLine="426"/>
        <w:rPr>
          <w:del w:id="1139" w:author="User" w:date="2025-09-29T17:07:00Z"/>
          <w:rFonts w:ascii="Times New Roman" w:eastAsia="Times New Roman" w:hAnsi="Times New Roman" w:cs="Times New Roman"/>
        </w:rPr>
        <w:pPrChange w:id="1140" w:author="User" w:date="2025-09-29T17:07:00Z">
          <w:pPr>
            <w:spacing w:line="360" w:lineRule="auto"/>
          </w:pPr>
        </w:pPrChange>
      </w:pPr>
    </w:p>
    <w:p w14:paraId="67B2EF6A" w14:textId="03F06D67" w:rsidR="00922388" w:rsidDel="00AB1332" w:rsidRDefault="00854586" w:rsidP="00AB1332">
      <w:pPr>
        <w:spacing w:line="360" w:lineRule="auto"/>
        <w:ind w:firstLine="426"/>
        <w:rPr>
          <w:del w:id="1141" w:author="User" w:date="2025-09-29T17:07:00Z"/>
          <w:rFonts w:ascii="Times New Roman" w:eastAsia="Times New Roman" w:hAnsi="Times New Roman" w:cs="Times New Roman"/>
        </w:rPr>
        <w:pPrChange w:id="1142" w:author="User" w:date="2025-09-29T17:07:00Z">
          <w:pPr>
            <w:spacing w:line="360" w:lineRule="auto"/>
          </w:pPr>
        </w:pPrChange>
      </w:pPr>
      <w:del w:id="1143" w:author="User" w:date="2025-09-29T17:07:00Z">
        <w:r w:rsidDel="00AB1332">
          <w:rPr>
            <w:rFonts w:ascii="Times New Roman" w:eastAsia="Times New Roman" w:hAnsi="Times New Roman" w:cs="Times New Roman"/>
          </w:rPr>
          <w:delText>1.4 Hipóteses e aplicação prática</w:delText>
        </w:r>
      </w:del>
    </w:p>
    <w:p w14:paraId="569799FC" w14:textId="589F2E61" w:rsidR="00922388" w:rsidRPr="00AB1332" w:rsidDel="00AB1332" w:rsidRDefault="00854586" w:rsidP="00CB4FED">
      <w:pPr>
        <w:spacing w:line="360" w:lineRule="auto"/>
        <w:ind w:firstLine="426"/>
        <w:rPr>
          <w:del w:id="1144" w:author="User" w:date="2025-09-29T17:07:00Z"/>
          <w:rFonts w:ascii="Times New Roman" w:eastAsia="Times New Roman" w:hAnsi="Times New Roman" w:cs="Times New Roman"/>
          <w:rPrChange w:id="1145" w:author="User" w:date="2025-09-29T17:08:00Z">
            <w:rPr>
              <w:del w:id="1146" w:author="User" w:date="2025-09-29T17:07:00Z"/>
              <w:shd w:val="clear" w:color="auto" w:fill="FFFF38"/>
            </w:rPr>
          </w:rPrChange>
        </w:rPr>
      </w:pPr>
      <w:commentRangeStart w:id="1147"/>
      <w:del w:id="1148" w:author="User" w:date="2025-09-29T17:07:00Z">
        <w:r w:rsidRPr="00AB1332" w:rsidDel="00AB1332">
          <w:rPr>
            <w:rFonts w:ascii="Times New Roman" w:eastAsia="Times New Roman" w:hAnsi="Times New Roman" w:cs="Times New Roman"/>
            <w:rPrChange w:id="1149" w:author="User" w:date="2025-09-29T17:08:00Z">
              <w:rPr/>
            </w:rPrChange>
          </w:rPr>
          <w:delText xml:space="preserve">Espera-se que o desempenho no </w:delText>
        </w:r>
        <w:r w:rsidRPr="00AB1332" w:rsidDel="00AB1332">
          <w:rPr>
            <w:rFonts w:ascii="Times New Roman" w:eastAsia="Times New Roman" w:hAnsi="Times New Roman" w:cs="Times New Roman"/>
            <w:rPrChange w:id="1150" w:author="User" w:date="2025-09-29T17:08:00Z">
              <w:rPr>
                <w:i/>
                <w:shd w:val="clear" w:color="auto" w:fill="FFFF38"/>
              </w:rPr>
            </w:rPrChange>
          </w:rPr>
          <w:delText>HS</w:delText>
        </w:r>
        <w:r w:rsidRPr="00AB1332" w:rsidDel="00AB1332">
          <w:rPr>
            <w:rFonts w:ascii="Times New Roman" w:eastAsia="Times New Roman" w:hAnsi="Times New Roman" w:cs="Times New Roman"/>
            <w:rPrChange w:id="1151" w:author="User" w:date="2025-09-29T17:08:00Z">
              <w:rPr>
                <w:shd w:val="clear" w:color="auto" w:fill="FFFF38"/>
              </w:rPr>
            </w:rPrChange>
          </w:rPr>
          <w:delText xml:space="preserve"> dependa de uma combinação entre tempo máximo de sustentação e qualidade do controle postural. Acredita-se que maior tempo em posição invertida esteja associado a menores amplitudes e velocidades do CoP, menor entropia e necessidade de microcorreções, o que refletiria um controle mais eficiente. Variáveis de  geração de força do membros superiores e o tempo máximo na </w:delText>
        </w:r>
        <w:r w:rsidRPr="00AB1332" w:rsidDel="00AB1332">
          <w:rPr>
            <w:rFonts w:ascii="Times New Roman" w:eastAsia="Times New Roman" w:hAnsi="Times New Roman" w:cs="Times New Roman"/>
            <w:rPrChange w:id="1152" w:author="User" w:date="2025-09-29T17:08:00Z">
              <w:rPr>
                <w:i/>
                <w:shd w:val="clear" w:color="auto" w:fill="FFFF38"/>
              </w:rPr>
            </w:rPrChange>
          </w:rPr>
          <w:delText>wall-supported HS</w:delText>
        </w:r>
        <w:r w:rsidRPr="00AB1332" w:rsidDel="00AB1332">
          <w:rPr>
            <w:rFonts w:ascii="Times New Roman" w:eastAsia="Times New Roman" w:hAnsi="Times New Roman" w:cs="Times New Roman"/>
            <w:rPrChange w:id="1153" w:author="User" w:date="2025-09-29T17:08:00Z">
              <w:rPr>
                <w:shd w:val="clear" w:color="auto" w:fill="FFFF38"/>
              </w:rPr>
            </w:rPrChange>
          </w:rPr>
          <w:delText xml:space="preserve"> devem contribuir para prolongar a sustentação, garantindo tanto estabilidade quanto resistência à fadiga. Além disso, espera-se que fatores antropométricos influenciem a relação entre sustentação e estabilidade, de modo que braços mais longos, centro de massa mais baixo, uma composição corporal percentual de gordura inferior ao muscular, possibilitem correções posturais mais econômicas e eficazes, A experiência prévia e a idade cronológica completam esse conjunto de fatores, na hipótese de que maior tempo de prática favoreça tanto a consistência do controle quanto a capacidade de suportar a demanda neuromuscular do que o grau de envelhecimento.</w:delText>
        </w:r>
      </w:del>
    </w:p>
    <w:p w14:paraId="10FB48A5" w14:textId="5AC3E5B1" w:rsidR="00922388" w:rsidDel="00AB1332" w:rsidRDefault="00854586" w:rsidP="00CB4FED">
      <w:pPr>
        <w:spacing w:line="360" w:lineRule="auto"/>
        <w:ind w:firstLine="426"/>
        <w:rPr>
          <w:ins w:id="1154" w:author="Autor desconhecido" w:date="2025-09-28T17:38:00Z"/>
          <w:del w:id="1155" w:author="User" w:date="2025-09-29T17:07:00Z"/>
          <w:rFonts w:ascii="Times New Roman" w:eastAsia="Times New Roman" w:hAnsi="Times New Roman" w:cs="Times New Roman"/>
        </w:rPr>
      </w:pPr>
      <w:del w:id="1156" w:author="User" w:date="2025-09-29T17:07:00Z">
        <w:r w:rsidRPr="00AB1332" w:rsidDel="00AB1332">
          <w:rPr>
            <w:rFonts w:ascii="Times New Roman" w:eastAsia="Times New Roman" w:hAnsi="Times New Roman" w:cs="Times New Roman"/>
            <w:rPrChange w:id="1157" w:author="User" w:date="2025-09-29T17:08:00Z">
              <w:rPr/>
            </w:rPrChange>
          </w:rPr>
          <w:delText xml:space="preserve">No </w:delText>
        </w:r>
        <w:r w:rsidRPr="00AB1332" w:rsidDel="00AB1332">
          <w:rPr>
            <w:rFonts w:ascii="Times New Roman" w:eastAsia="Times New Roman" w:hAnsi="Times New Roman" w:cs="Times New Roman"/>
            <w:rPrChange w:id="1158" w:author="User" w:date="2025-09-29T17:08:00Z">
              <w:rPr>
                <w:i/>
                <w:shd w:val="clear" w:color="auto" w:fill="FFFF38"/>
              </w:rPr>
            </w:rPrChange>
          </w:rPr>
          <w:delText>HSW</w:delText>
        </w:r>
        <w:r w:rsidRPr="00AB1332" w:rsidDel="00AB1332">
          <w:rPr>
            <w:rFonts w:ascii="Times New Roman" w:eastAsia="Times New Roman" w:hAnsi="Times New Roman" w:cs="Times New Roman"/>
            <w:rPrChange w:id="1159" w:author="User" w:date="2025-09-29T17:08:00Z">
              <w:rPr>
                <w:shd w:val="clear" w:color="auto" w:fill="FFFF38"/>
              </w:rPr>
            </w:rPrChange>
          </w:rPr>
          <w:delText xml:space="preserve"> por sua vez, um valor maior da mediana de distância percorrida nas tentativas estará associada a maior consistência das passadas, melhor controle postural e, portanto, melhor desempenho nessa tarefa. Seu valor será correlacionado ao perfil das variáveis espaço-temporais, como tempo total, velocidade média, comprimento e cadência das passadas, tempo em duplo suporte, variabilidade e simetria. No entanto, um fator a ser considera é que podem surgir estratégias distintas entre modalidades que poderão refletir em padrões diferentes, mas com mesmo desfecho de desempenho. Adicionalmente, espera-se que APAs do CoM e picos de força na </w:delText>
        </w:r>
        <w:r w:rsidRPr="00AB1332" w:rsidDel="00AB1332">
          <w:rPr>
            <w:rFonts w:ascii="Times New Roman" w:eastAsia="Times New Roman" w:hAnsi="Times New Roman" w:cs="Times New Roman"/>
            <w:rPrChange w:id="1160" w:author="User" w:date="2025-09-29T17:08:00Z">
              <w:rPr>
                <w:i/>
                <w:shd w:val="clear" w:color="auto" w:fill="FFFF38"/>
              </w:rPr>
            </w:rPrChange>
          </w:rPr>
          <w:delText>GFR</w:delText>
        </w:r>
        <w:r w:rsidRPr="00AB1332" w:rsidDel="00AB1332">
          <w:rPr>
            <w:rFonts w:ascii="Times New Roman" w:eastAsia="Times New Roman" w:hAnsi="Times New Roman" w:cs="Times New Roman"/>
            <w:rPrChange w:id="1161" w:author="User" w:date="2025-09-29T17:08:00Z">
              <w:rPr>
                <w:shd w:val="clear" w:color="auto" w:fill="FFFF38"/>
              </w:rPr>
            </w:rPrChange>
          </w:rPr>
          <w:delText xml:space="preserve"> nos passos iniciais estejam ligados a uma propulsão mais eficiente e a melhor controle mediolateral. Assim como no </w:delText>
        </w:r>
        <w:r w:rsidRPr="00AB1332" w:rsidDel="00AB1332">
          <w:rPr>
            <w:rFonts w:ascii="Times New Roman" w:eastAsia="Times New Roman" w:hAnsi="Times New Roman" w:cs="Times New Roman"/>
            <w:rPrChange w:id="1162" w:author="User" w:date="2025-09-29T17:08:00Z">
              <w:rPr>
                <w:i/>
                <w:shd w:val="clear" w:color="auto" w:fill="FFFF38"/>
              </w:rPr>
            </w:rPrChange>
          </w:rPr>
          <w:delText>HS</w:delText>
        </w:r>
        <w:r w:rsidRPr="00AB1332" w:rsidDel="00AB1332">
          <w:rPr>
            <w:rFonts w:ascii="Times New Roman" w:eastAsia="Times New Roman" w:hAnsi="Times New Roman" w:cs="Times New Roman"/>
            <w:rPrChange w:id="1163" w:author="User" w:date="2025-09-29T17:08:00Z">
              <w:rPr>
                <w:shd w:val="clear" w:color="auto" w:fill="FFFF38"/>
              </w:rPr>
            </w:rPrChange>
          </w:rPr>
          <w:delText xml:space="preserve">, a força máxima de membros superiores e a resistência invertida deverão contribuir significativamente para o desempenho dinâmico, uma vez que sustentação e propulsão partilham da mesma base muscular. A análise antropométrica também poderá revelar se proporções corporais favorecem maior eficiência, por exemplo, braços mais longos permitindo maior precisão nas correções e como proporção entre musculatura e gordura irá atuar na capacidade de projeção horizontal do CoM no deslocamento. A influência do tempo de prática e da idade será igualmente investigada no </w:delText>
        </w:r>
        <w:r w:rsidRPr="00AB1332" w:rsidDel="00AB1332">
          <w:rPr>
            <w:rFonts w:ascii="Times New Roman" w:eastAsia="Times New Roman" w:hAnsi="Times New Roman" w:cs="Times New Roman"/>
            <w:rPrChange w:id="1164" w:author="User" w:date="2025-09-29T17:08:00Z">
              <w:rPr>
                <w:i/>
                <w:shd w:val="clear" w:color="auto" w:fill="FFFF38"/>
              </w:rPr>
            </w:rPrChange>
          </w:rPr>
          <w:delText>HSW.</w:delText>
        </w:r>
        <w:r w:rsidRPr="00AB1332" w:rsidDel="00AB1332">
          <w:rPr>
            <w:rFonts w:ascii="Times New Roman" w:eastAsia="Times New Roman" w:hAnsi="Times New Roman" w:cs="Times New Roman"/>
            <w:rPrChange w:id="1165" w:author="User" w:date="2025-09-29T17:08:00Z">
              <w:rPr>
                <w:rFonts w:ascii="Times New Roman" w:eastAsia="Times New Roman" w:hAnsi="Times New Roman" w:cs="Times New Roman"/>
                <w:i/>
              </w:rPr>
            </w:rPrChange>
          </w:rPr>
          <w:delText xml:space="preserve"> </w:delText>
        </w:r>
        <w:r w:rsidRPr="00AB1332" w:rsidDel="00AB1332">
          <w:rPr>
            <w:rFonts w:ascii="Times New Roman" w:eastAsia="Times New Roman" w:hAnsi="Times New Roman" w:cs="Times New Roman"/>
            <w:rPrChange w:id="1166" w:author="User" w:date="2025-09-29T17:08:00Z">
              <w:rPr>
                <w:shd w:val="clear" w:color="auto" w:fill="FFFF38"/>
              </w:rPr>
            </w:rPrChange>
          </w:rPr>
          <w:delText xml:space="preserve">As hipóteses em relação ao desempenho no </w:delText>
        </w:r>
        <w:r w:rsidRPr="00AB1332" w:rsidDel="00AB1332">
          <w:rPr>
            <w:rFonts w:ascii="Times New Roman" w:eastAsia="Times New Roman" w:hAnsi="Times New Roman" w:cs="Times New Roman"/>
            <w:rPrChange w:id="1167" w:author="User" w:date="2025-09-29T17:08:00Z">
              <w:rPr>
                <w:i/>
                <w:shd w:val="clear" w:color="auto" w:fill="FFFF38"/>
              </w:rPr>
            </w:rPrChange>
          </w:rPr>
          <w:delText xml:space="preserve">HS </w:delText>
        </w:r>
        <w:r w:rsidRPr="00AB1332" w:rsidDel="00AB1332">
          <w:rPr>
            <w:rFonts w:ascii="Times New Roman" w:eastAsia="Times New Roman" w:hAnsi="Times New Roman" w:cs="Times New Roman"/>
            <w:rPrChange w:id="1168" w:author="User" w:date="2025-09-29T17:08:00Z">
              <w:rPr>
                <w:shd w:val="clear" w:color="auto" w:fill="FFFF38"/>
              </w:rPr>
            </w:rPrChange>
          </w:rPr>
          <w:delText xml:space="preserve">e </w:delText>
        </w:r>
        <w:r w:rsidRPr="00AB1332" w:rsidDel="00AB1332">
          <w:rPr>
            <w:rFonts w:ascii="Times New Roman" w:eastAsia="Times New Roman" w:hAnsi="Times New Roman" w:cs="Times New Roman"/>
            <w:rPrChange w:id="1169" w:author="User" w:date="2025-09-29T17:08:00Z">
              <w:rPr>
                <w:i/>
                <w:shd w:val="clear" w:color="auto" w:fill="FFFF38"/>
              </w:rPr>
            </w:rPrChange>
          </w:rPr>
          <w:delText xml:space="preserve">HSW </w:delText>
        </w:r>
        <w:r w:rsidRPr="00AB1332" w:rsidDel="00AB1332">
          <w:rPr>
            <w:rFonts w:ascii="Times New Roman" w:eastAsia="Times New Roman" w:hAnsi="Times New Roman" w:cs="Times New Roman"/>
            <w:rPrChange w:id="1170" w:author="User" w:date="2025-09-29T17:08:00Z">
              <w:rPr>
                <w:shd w:val="clear" w:color="auto" w:fill="FFFF38"/>
              </w:rPr>
            </w:rPrChange>
          </w:rPr>
          <w:delText xml:space="preserve"> estão reunidas no Quadro 3.</w:delText>
        </w:r>
        <w:commentRangeEnd w:id="1147"/>
        <w:r w:rsidRPr="00AB1332" w:rsidDel="00AB1332">
          <w:rPr>
            <w:rFonts w:ascii="Times New Roman" w:eastAsia="Times New Roman" w:hAnsi="Times New Roman" w:cs="Times New Roman"/>
            <w:rPrChange w:id="1171" w:author="User" w:date="2025-09-29T17:08:00Z">
              <w:rPr/>
            </w:rPrChange>
          </w:rPr>
          <w:commentReference w:id="1147"/>
        </w:r>
      </w:del>
      <w:commentRangeStart w:id="1172"/>
      <w:commentRangeEnd w:id="1172"/>
      <w:ins w:id="1173" w:author="Autor desconhecido" w:date="2025-09-28T17:23:00Z">
        <w:del w:id="1174" w:author="User" w:date="2025-09-29T17:07:00Z">
          <w:r w:rsidRPr="00AB1332" w:rsidDel="00AB1332">
            <w:rPr>
              <w:rFonts w:ascii="Times New Roman" w:eastAsia="Times New Roman" w:hAnsi="Times New Roman" w:cs="Times New Roman"/>
              <w:rPrChange w:id="1175" w:author="User" w:date="2025-09-29T17:08:00Z">
                <w:rPr>
                  <w:shd w:val="clear" w:color="auto" w:fill="FFFF38"/>
                </w:rPr>
              </w:rPrChange>
            </w:rPr>
            <w:commentReference w:id="1172"/>
          </w:r>
        </w:del>
      </w:ins>
    </w:p>
    <w:p w14:paraId="14BECCD1" w14:textId="77777777" w:rsidR="00AB1332" w:rsidRPr="00AB1332" w:rsidRDefault="00AB1332" w:rsidP="00AB1332">
      <w:pPr>
        <w:spacing w:line="360" w:lineRule="auto"/>
        <w:rPr>
          <w:ins w:id="1176" w:author="User" w:date="2025-09-29T17:08:00Z"/>
          <w:rFonts w:ascii="Times New Roman" w:eastAsia="Times New Roman" w:hAnsi="Times New Roman" w:cs="Times New Roman"/>
          <w:rPrChange w:id="1177" w:author="User" w:date="2025-09-29T17:08:00Z">
            <w:rPr>
              <w:ins w:id="1178" w:author="User" w:date="2025-09-29T17:08:00Z"/>
              <w:rFonts w:ascii="Times New Roman" w:hAnsi="Times New Roman"/>
              <w:shd w:val="clear" w:color="auto" w:fill="8DFF00"/>
            </w:rPr>
          </w:rPrChange>
        </w:rPr>
      </w:pPr>
      <w:ins w:id="1179" w:author="User" w:date="2025-09-29T17:08:00Z">
        <w:r w:rsidRPr="00AB1332">
          <w:rPr>
            <w:rFonts w:ascii="Times New Roman" w:eastAsia="Times New Roman" w:hAnsi="Times New Roman" w:cs="Times New Roman"/>
            <w:rPrChange w:id="1180" w:author="User" w:date="2025-09-29T17:08:00Z">
              <w:rPr>
                <w:rFonts w:ascii="Times New Roman" w:hAnsi="Times New Roman"/>
                <w:shd w:val="clear" w:color="auto" w:fill="8DFF00"/>
              </w:rPr>
            </w:rPrChange>
          </w:rPr>
          <w:t>.</w:t>
        </w:r>
      </w:ins>
    </w:p>
    <w:p w14:paraId="69949BC1" w14:textId="720FA1A7" w:rsidR="00922388" w:rsidRPr="00AB1332" w:rsidRDefault="00854586" w:rsidP="00AB1332">
      <w:pPr>
        <w:spacing w:line="360" w:lineRule="auto"/>
        <w:ind w:firstLine="720"/>
        <w:rPr>
          <w:ins w:id="1181" w:author="Autor desconhecido" w:date="2025-09-28T17:38:00Z"/>
          <w:rFonts w:ascii="Times New Roman" w:eastAsia="Times New Roman" w:hAnsi="Times New Roman" w:cs="Times New Roman"/>
          <w:rPrChange w:id="1182" w:author="User" w:date="2025-09-29T17:08:00Z">
            <w:rPr>
              <w:ins w:id="1183" w:author="Autor desconhecido" w:date="2025-09-28T17:38:00Z"/>
              <w:rFonts w:ascii="Times New Roman" w:hAnsi="Times New Roman"/>
              <w:shd w:val="clear" w:color="auto" w:fill="8DFF00"/>
            </w:rPr>
          </w:rPrChange>
        </w:rPr>
        <w:pPrChange w:id="1184" w:author="User" w:date="2025-09-29T17:08:00Z">
          <w:pPr>
            <w:pStyle w:val="Corpodetexto"/>
            <w:spacing w:line="360" w:lineRule="auto"/>
            <w:ind w:firstLine="426"/>
          </w:pPr>
        </w:pPrChange>
      </w:pPr>
      <w:ins w:id="1185" w:author="Autor desconhecido" w:date="2025-09-28T17:38:00Z">
        <w:r w:rsidRPr="00AB1332">
          <w:rPr>
            <w:rFonts w:ascii="Times New Roman" w:eastAsia="Times New Roman" w:hAnsi="Times New Roman" w:cs="Times New Roman"/>
            <w:rPrChange w:id="1186" w:author="User" w:date="2025-09-29T17:08:00Z">
              <w:rPr>
                <w:rFonts w:ascii="Times New Roman" w:hAnsi="Times New Roman"/>
                <w:shd w:val="clear" w:color="auto" w:fill="8DFF00"/>
              </w:rPr>
            </w:rPrChange>
          </w:rPr>
          <w:t xml:space="preserve">No </w:t>
        </w:r>
        <w:r w:rsidRPr="00AB1332">
          <w:rPr>
            <w:rFonts w:ascii="Times New Roman" w:eastAsia="Times New Roman" w:hAnsi="Times New Roman" w:cs="Times New Roman"/>
            <w:i/>
            <w:iCs/>
            <w:rPrChange w:id="1187" w:author="User" w:date="2025-09-29T17:08:00Z">
              <w:rPr>
                <w:rFonts w:ascii="Times New Roman" w:hAnsi="Times New Roman"/>
                <w:i/>
                <w:iCs/>
                <w:shd w:val="clear" w:color="auto" w:fill="8DFF00"/>
              </w:rPr>
            </w:rPrChange>
          </w:rPr>
          <w:t>HS</w:t>
        </w:r>
        <w:r w:rsidRPr="00AB1332">
          <w:rPr>
            <w:rFonts w:ascii="Times New Roman" w:eastAsia="Times New Roman" w:hAnsi="Times New Roman" w:cs="Times New Roman"/>
            <w:rPrChange w:id="1188" w:author="User" w:date="2025-09-29T17:08:00Z">
              <w:rPr>
                <w:rFonts w:ascii="Times New Roman" w:hAnsi="Times New Roman"/>
                <w:shd w:val="clear" w:color="auto" w:fill="8DFF00"/>
              </w:rPr>
            </w:rPrChange>
          </w:rPr>
          <w: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w:t>
        </w:r>
        <w:r w:rsidRPr="00AB1332">
          <w:rPr>
            <w:rFonts w:ascii="Times New Roman" w:eastAsia="Times New Roman" w:hAnsi="Times New Roman" w:cs="Times New Roman"/>
            <w:i/>
            <w:iCs/>
            <w:rPrChange w:id="1189" w:author="User" w:date="2025-09-29T17:08:00Z">
              <w:rPr>
                <w:rFonts w:ascii="Times New Roman" w:hAnsi="Times New Roman"/>
                <w:i/>
                <w:iCs/>
                <w:shd w:val="clear" w:color="auto" w:fill="8DFF00"/>
              </w:rPr>
            </w:rPrChange>
          </w:rPr>
          <w:t>HSW</w:t>
        </w:r>
        <w:r w:rsidRPr="00AB1332">
          <w:rPr>
            <w:rFonts w:ascii="Times New Roman" w:eastAsia="Times New Roman" w:hAnsi="Times New Roman" w:cs="Times New Roman"/>
            <w:rPrChange w:id="1190" w:author="User" w:date="2025-09-29T17:08:00Z">
              <w:rPr>
                <w:rFonts w:ascii="Times New Roman" w:hAnsi="Times New Roman"/>
                <w:shd w:val="clear" w:color="auto" w:fill="8DFF00"/>
              </w:rPr>
            </w:rPrChange>
          </w:rPr>
          <w:t xml:space="preserve">, o desempenho tende a refletir a consistência das passadas e o controle postural, sendo indicados por métricas espaço-temporais como distância percorrida, tempo total, velocidade média, comprimento e cadência das passadas, tempo em duplo suporte e simetria. APAs do CoM e picos de </w:t>
        </w:r>
        <w:r w:rsidRPr="009B0B79">
          <w:rPr>
            <w:rFonts w:ascii="Times New Roman" w:eastAsia="Times New Roman" w:hAnsi="Times New Roman" w:cs="Times New Roman"/>
            <w:rPrChange w:id="1191" w:author="User" w:date="2025-09-29T17:12:00Z">
              <w:rPr>
                <w:rFonts w:ascii="Times New Roman" w:hAnsi="Times New Roman"/>
                <w:shd w:val="clear" w:color="auto" w:fill="8DFF00"/>
              </w:rPr>
            </w:rPrChange>
          </w:rPr>
          <w:t>força</w:t>
        </w:r>
        <w:r w:rsidRPr="00AB1332">
          <w:rPr>
            <w:rFonts w:ascii="Times New Roman" w:eastAsia="Times New Roman" w:hAnsi="Times New Roman" w:cs="Times New Roman"/>
            <w:rPrChange w:id="1192" w:author="User" w:date="2025-09-29T17:08:00Z">
              <w:rPr>
                <w:rFonts w:ascii="Times New Roman" w:hAnsi="Times New Roman"/>
                <w:shd w:val="clear" w:color="auto" w:fill="8DFF00"/>
              </w:rPr>
            </w:rPrChange>
          </w:rPr>
          <w:t xml:space="preserve"> </w:t>
        </w:r>
      </w:ins>
      <w:ins w:id="1193" w:author="User" w:date="2025-09-29T17:12:00Z">
        <w:r w:rsidR="009B0B79" w:rsidRPr="00CB4FED">
          <w:rPr>
            <w:rFonts w:ascii="Times New Roman" w:eastAsia="Times New Roman" w:hAnsi="Times New Roman" w:cs="Times New Roman"/>
          </w:rPr>
          <w:t>correspondentes</w:t>
        </w:r>
        <w:r w:rsidR="009B0B79">
          <w:rPr>
            <w:rFonts w:ascii="Times New Roman" w:eastAsia="Times New Roman" w:hAnsi="Times New Roman" w:cs="Times New Roman"/>
          </w:rPr>
          <w:t xml:space="preserve"> </w:t>
        </w:r>
      </w:ins>
      <w:ins w:id="1194" w:author="User" w:date="2025-09-29T17:13:00Z">
        <w:r w:rsidR="009B0B79">
          <w:rPr>
            <w:rFonts w:ascii="Times New Roman" w:eastAsia="Times New Roman" w:hAnsi="Times New Roman" w:cs="Times New Roman"/>
          </w:rPr>
          <w:t>a</w:t>
        </w:r>
      </w:ins>
      <w:ins w:id="1195" w:author="User" w:date="2025-09-29T17:12:00Z">
        <w:r w:rsidR="009B0B79">
          <w:rPr>
            <w:rFonts w:ascii="Times New Roman" w:eastAsia="Times New Roman" w:hAnsi="Times New Roman" w:cs="Times New Roman"/>
          </w:rPr>
          <w:t xml:space="preserve"> </w:t>
        </w:r>
        <w:r w:rsidR="009B0B79">
          <w:rPr>
            <w:rFonts w:ascii="Times New Roman" w:eastAsia="Times New Roman" w:hAnsi="Times New Roman" w:cs="Times New Roman"/>
            <w:i/>
            <w:iCs/>
          </w:rPr>
          <w:t>ground force reaction</w:t>
        </w:r>
      </w:ins>
      <w:ins w:id="1196" w:author="Autor desconhecido" w:date="2025-09-28T17:38:00Z">
        <w:del w:id="1197" w:author="User" w:date="2025-09-29T17:12:00Z">
          <w:r w:rsidRPr="00AB1332" w:rsidDel="009B0B79">
            <w:rPr>
              <w:rFonts w:ascii="Times New Roman" w:eastAsia="Times New Roman" w:hAnsi="Times New Roman" w:cs="Times New Roman"/>
              <w:rPrChange w:id="1198" w:author="User" w:date="2025-09-29T17:08:00Z">
                <w:rPr>
                  <w:rFonts w:ascii="Times New Roman" w:hAnsi="Times New Roman"/>
                  <w:shd w:val="clear" w:color="auto" w:fill="8DFF00"/>
                </w:rPr>
              </w:rPrChange>
            </w:rPr>
            <w:delText>na</w:delText>
          </w:r>
        </w:del>
      </w:ins>
      <w:ins w:id="1199" w:author="User" w:date="2025-09-29T17:12:00Z">
        <w:r w:rsidR="009B0B79">
          <w:rPr>
            <w:rFonts w:ascii="Times New Roman" w:eastAsia="Times New Roman" w:hAnsi="Times New Roman" w:cs="Times New Roman"/>
          </w:rPr>
          <w:t xml:space="preserve"> </w:t>
        </w:r>
      </w:ins>
      <w:ins w:id="1200" w:author="User" w:date="2025-09-29T17:13:00Z">
        <w:r w:rsidR="009B0B79">
          <w:rPr>
            <w:rFonts w:ascii="Times New Roman" w:eastAsia="Times New Roman" w:hAnsi="Times New Roman" w:cs="Times New Roman"/>
          </w:rPr>
          <w:t>(</w:t>
        </w:r>
      </w:ins>
      <w:ins w:id="1201" w:author="Autor desconhecido" w:date="2025-09-28T17:38:00Z">
        <w:del w:id="1202" w:author="User" w:date="2025-09-29T17:12:00Z">
          <w:r w:rsidRPr="00AB1332" w:rsidDel="009B0B79">
            <w:rPr>
              <w:rFonts w:ascii="Times New Roman" w:eastAsia="Times New Roman" w:hAnsi="Times New Roman" w:cs="Times New Roman"/>
              <w:rPrChange w:id="1203" w:author="User" w:date="2025-09-29T17:08:00Z">
                <w:rPr>
                  <w:rFonts w:ascii="Times New Roman" w:hAnsi="Times New Roman"/>
                  <w:shd w:val="clear" w:color="auto" w:fill="8DFF00"/>
                </w:rPr>
              </w:rPrChange>
            </w:rPr>
            <w:delText xml:space="preserve"> </w:delText>
          </w:r>
        </w:del>
        <w:r w:rsidRPr="00AB1332">
          <w:rPr>
            <w:rFonts w:ascii="Times New Roman" w:eastAsia="Times New Roman" w:hAnsi="Times New Roman" w:cs="Times New Roman"/>
            <w:i/>
            <w:iCs/>
            <w:rPrChange w:id="1204" w:author="User" w:date="2025-09-29T17:08:00Z">
              <w:rPr>
                <w:rFonts w:ascii="Times New Roman" w:hAnsi="Times New Roman"/>
                <w:i/>
                <w:iCs/>
                <w:shd w:val="clear" w:color="auto" w:fill="8DFF00"/>
              </w:rPr>
            </w:rPrChange>
          </w:rPr>
          <w:t>GFR</w:t>
        </w:r>
      </w:ins>
      <w:ins w:id="1205" w:author="User" w:date="2025-09-29T17:13:00Z">
        <w:r w:rsidR="009B0B79">
          <w:rPr>
            <w:rFonts w:ascii="Times New Roman" w:eastAsia="Times New Roman" w:hAnsi="Times New Roman" w:cs="Times New Roman"/>
            <w:i/>
            <w:iCs/>
          </w:rPr>
          <w:t>)</w:t>
        </w:r>
      </w:ins>
      <w:ins w:id="1206" w:author="Autor desconhecido" w:date="2025-09-28T17:38:00Z">
        <w:r w:rsidRPr="00AB1332">
          <w:rPr>
            <w:rFonts w:ascii="Times New Roman" w:eastAsia="Times New Roman" w:hAnsi="Times New Roman" w:cs="Times New Roman"/>
            <w:rPrChange w:id="1207" w:author="User" w:date="2025-09-29T17:08:00Z">
              <w:rPr>
                <w:rFonts w:ascii="Times New Roman" w:hAnsi="Times New Roman"/>
                <w:shd w:val="clear" w:color="auto" w:fill="8DFF00"/>
              </w:rPr>
            </w:rPrChange>
          </w:rPr>
          <w:t xml:space="preserve"> nos passos iniciais podem favorecer propulsão eficiente e controle mediolateral. Tal como no </w:t>
        </w:r>
        <w:r w:rsidRPr="00AB1332">
          <w:rPr>
            <w:rFonts w:ascii="Times New Roman" w:eastAsia="Times New Roman" w:hAnsi="Times New Roman" w:cs="Times New Roman"/>
            <w:rPrChange w:id="1208" w:author="User" w:date="2025-09-29T17:08:00Z">
              <w:rPr>
                <w:rFonts w:ascii="Times New Roman" w:hAnsi="Times New Roman"/>
                <w:i/>
                <w:iCs/>
                <w:shd w:val="clear" w:color="auto" w:fill="8DFF00"/>
              </w:rPr>
            </w:rPrChange>
          </w:rPr>
          <w:t>HS</w:t>
        </w:r>
        <w:r w:rsidRPr="00AB1332">
          <w:rPr>
            <w:rFonts w:ascii="Times New Roman" w:eastAsia="Times New Roman" w:hAnsi="Times New Roman" w:cs="Times New Roman"/>
            <w:rPrChange w:id="1209" w:author="User" w:date="2025-09-29T17:08:00Z">
              <w:rPr>
                <w:rFonts w:ascii="Times New Roman" w:hAnsi="Times New Roman"/>
                <w:shd w:val="clear" w:color="auto" w:fill="8DFF00"/>
              </w:rPr>
            </w:rPrChange>
          </w:rPr>
          <w:t>, força máxima e resistência dos membros superiores e fatores antropométricos devem influenciar o desempenho dinâmico. A prática prévia e a idade também podem modular essas relações.</w:t>
        </w:r>
      </w:ins>
    </w:p>
    <w:p w14:paraId="0528231E" w14:textId="77777777" w:rsidR="00922388" w:rsidRDefault="00922388">
      <w:pPr>
        <w:spacing w:line="360" w:lineRule="auto"/>
        <w:ind w:firstLine="426"/>
        <w:rPr>
          <w:del w:id="1210" w:author="Autor desconhecido" w:date="2025-09-28T17:39:00Z"/>
          <w:rFonts w:ascii="Times New Roman" w:eastAsia="Times New Roman" w:hAnsi="Times New Roman" w:cs="Times New Roman"/>
        </w:rPr>
      </w:pPr>
    </w:p>
    <w:p w14:paraId="6FD7EDDE" w14:textId="77777777" w:rsidR="00922388" w:rsidRDefault="00854586">
      <w:pPr>
        <w:spacing w:line="360" w:lineRule="auto"/>
        <w:ind w:firstLine="426"/>
        <w:rPr>
          <w:ins w:id="1211" w:author="Autor desconhecido" w:date="2025-09-28T19:32:00Z"/>
          <w:rFonts w:ascii="Times New Roman" w:eastAsia="Times New Roman" w:hAnsi="Times New Roman" w:cs="Times New Roman"/>
        </w:rPr>
      </w:pPr>
      <w:r>
        <w:rPr>
          <w:rFonts w:ascii="Times New Roman" w:eastAsia="Times New Roman" w:hAnsi="Times New Roman" w:cs="Times New Roman"/>
        </w:rPr>
        <w:t>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w:t>
      </w:r>
      <w:ins w:id="1212" w:author="Autor desconhecido" w:date="2025-09-28T17:40:00Z">
        <w:r>
          <w:rPr>
            <w:rFonts w:ascii="Times New Roman" w:eastAsia="Times New Roman" w:hAnsi="Times New Roman" w:cs="Times New Roman"/>
          </w:rPr>
          <w:t>a</w:t>
        </w:r>
      </w:ins>
      <w:del w:id="1213" w:author="Autor desconhecido" w:date="2025-09-28T17:40:00Z">
        <w:r>
          <w:rPr>
            <w:rFonts w:ascii="Times New Roman" w:eastAsia="Times New Roman" w:hAnsi="Times New Roman" w:cs="Times New Roman"/>
          </w:rPr>
          <w:delText>a</w:delText>
        </w:r>
      </w:del>
      <w:ins w:id="1214" w:author="Autor desconhecido" w:date="2025-09-28T17:40:00Z">
        <w:r>
          <w:rPr>
            <w:rFonts w:ascii="Times New Roman" w:eastAsia="Times New Roman" w:hAnsi="Times New Roman" w:cs="Times New Roman"/>
          </w:rPr>
          <w:t>,</w:t>
        </w:r>
      </w:ins>
      <w:r>
        <w:rPr>
          <w:rFonts w:ascii="Times New Roman" w:eastAsia="Times New Roman" w:hAnsi="Times New Roman" w:cs="Times New Roman"/>
        </w:rPr>
        <w:t xml:space="preserve"> variáveis de força, controle postural, antropometria, alinhamento, experiência e idade, este estudo busca fornecer subsídios para um entendimento mais abrangente dos preditores de desempenho no </w:t>
      </w:r>
      <w:r>
        <w:rPr>
          <w:rFonts w:ascii="Times New Roman" w:eastAsia="Times New Roman" w:hAnsi="Times New Roman" w:cs="Times New Roman"/>
          <w:i/>
        </w:rPr>
        <w:t>HS</w:t>
      </w:r>
      <w:r>
        <w:rPr>
          <w:rFonts w:ascii="Times New Roman" w:eastAsia="Times New Roman" w:hAnsi="Times New Roman" w:cs="Times New Roman"/>
        </w:rPr>
        <w:t xml:space="preserve"> e no </w:t>
      </w:r>
      <w:r>
        <w:rPr>
          <w:rFonts w:ascii="Times New Roman" w:eastAsia="Times New Roman" w:hAnsi="Times New Roman" w:cs="Times New Roman"/>
          <w:i/>
        </w:rPr>
        <w:t>HSW</w:t>
      </w:r>
      <w:r>
        <w:rPr>
          <w:rFonts w:ascii="Times New Roman" w:eastAsia="Times New Roman" w:hAnsi="Times New Roman" w:cs="Times New Roman"/>
        </w:rPr>
        <w:t>. Os resultados poderão contribuir para estratégias de treinamento mais direcionadas e eficientes, além de oferecer bases para progressões pedagógicas mais seguras e adequadas às demandas de cada modalidade.</w:t>
      </w:r>
    </w:p>
    <w:p w14:paraId="53C05662" w14:textId="77777777" w:rsidR="00922388" w:rsidRDefault="00922388">
      <w:pPr>
        <w:spacing w:line="360" w:lineRule="auto"/>
        <w:ind w:firstLine="426"/>
        <w:rPr>
          <w:rFonts w:ascii="Times New Roman" w:eastAsia="Times New Roman" w:hAnsi="Times New Roman" w:cs="Times New Roman"/>
        </w:rPr>
      </w:pPr>
    </w:p>
    <w:p w14:paraId="14BEC3FF" w14:textId="77777777" w:rsidR="00922388" w:rsidRDefault="00854586">
      <w:pPr>
        <w:spacing w:line="360" w:lineRule="auto"/>
        <w:rPr>
          <w:del w:id="1215" w:author="Autor desconhecido" w:date="2025-09-28T17:25:00Z"/>
          <w:rFonts w:ascii="Times New Roman" w:eastAsia="Times New Roman" w:hAnsi="Times New Roman" w:cs="Times New Roman"/>
          <w:b/>
          <w:i/>
          <w:sz w:val="22"/>
          <w:szCs w:val="22"/>
        </w:rPr>
      </w:pPr>
      <w:del w:id="1216" w:author="Autor desconhecido" w:date="2025-09-28T17:25:00Z">
        <w:r>
          <w:rPr>
            <w:rFonts w:ascii="Times New Roman" w:eastAsia="Times New Roman" w:hAnsi="Times New Roman" w:cs="Times New Roman"/>
            <w:b/>
            <w:i/>
            <w:sz w:val="22"/>
            <w:szCs w:val="22"/>
          </w:rPr>
          <w:tab/>
          <w:delText xml:space="preserve"> QUADRO 3 – Hipótese em relação ao desempenho no HS e HSW.</w:delText>
        </w:r>
      </w:del>
    </w:p>
    <w:tbl>
      <w:tblPr>
        <w:tblW w:w="9375" w:type="dxa"/>
        <w:tblInd w:w="-15" w:type="dxa"/>
        <w:tblLayout w:type="fixed"/>
        <w:tblLook w:val="04A0" w:firstRow="1" w:lastRow="0" w:firstColumn="1" w:lastColumn="0" w:noHBand="0" w:noVBand="1"/>
      </w:tblPr>
      <w:tblGrid>
        <w:gridCol w:w="2640"/>
        <w:gridCol w:w="2430"/>
        <w:gridCol w:w="4305"/>
      </w:tblGrid>
      <w:tr w:rsidR="00922388" w14:paraId="600FC5D9" w14:textId="77777777">
        <w:trPr>
          <w:tblHeader/>
          <w:del w:id="1217" w:author="Autor desconhecido" w:date="2025-09-28T17:25:00Z"/>
        </w:trPr>
        <w:tc>
          <w:tcPr>
            <w:tcW w:w="2640" w:type="dxa"/>
            <w:tcBorders>
              <w:top w:val="single" w:sz="4" w:space="0" w:color="000000"/>
              <w:left w:val="single" w:sz="4" w:space="0" w:color="000000"/>
              <w:bottom w:val="single" w:sz="4" w:space="0" w:color="000000"/>
              <w:right w:val="single" w:sz="4" w:space="0" w:color="000000"/>
            </w:tcBorders>
            <w:shd w:val="clear" w:color="auto" w:fill="D9D9D9"/>
          </w:tcPr>
          <w:p w14:paraId="7571D1AB" w14:textId="77777777" w:rsidR="00922388" w:rsidRDefault="00854586">
            <w:pPr>
              <w:spacing w:line="276" w:lineRule="auto"/>
              <w:jc w:val="left"/>
              <w:rPr>
                <w:del w:id="1218" w:author="Autor desconhecido" w:date="2025-09-28T17:25:00Z"/>
                <w:rFonts w:ascii="Times New Roman" w:eastAsia="Times New Roman" w:hAnsi="Times New Roman" w:cs="Times New Roman"/>
                <w:b/>
                <w:sz w:val="22"/>
                <w:szCs w:val="22"/>
              </w:rPr>
            </w:pPr>
            <w:del w:id="1219" w:author="Autor desconhecido" w:date="2025-09-28T17:25:00Z">
              <w:r>
                <w:rPr>
                  <w:rFonts w:ascii="Times New Roman" w:eastAsia="Times New Roman" w:hAnsi="Times New Roman" w:cs="Times New Roman"/>
                  <w:b/>
                  <w:sz w:val="22"/>
                  <w:szCs w:val="22"/>
                </w:rPr>
                <w:delText>Condição</w:delText>
              </w:r>
            </w:del>
          </w:p>
        </w:tc>
        <w:tc>
          <w:tcPr>
            <w:tcW w:w="2430" w:type="dxa"/>
            <w:tcBorders>
              <w:top w:val="single" w:sz="4" w:space="0" w:color="000000"/>
              <w:left w:val="single" w:sz="4" w:space="0" w:color="000000"/>
              <w:bottom w:val="single" w:sz="4" w:space="0" w:color="000000"/>
              <w:right w:val="single" w:sz="4" w:space="0" w:color="000000"/>
            </w:tcBorders>
            <w:shd w:val="clear" w:color="auto" w:fill="D9D9D9"/>
          </w:tcPr>
          <w:p w14:paraId="2A858AA1" w14:textId="77777777" w:rsidR="00922388" w:rsidRDefault="00854586">
            <w:pPr>
              <w:spacing w:line="276" w:lineRule="auto"/>
              <w:jc w:val="left"/>
              <w:rPr>
                <w:del w:id="1220" w:author="Autor desconhecido" w:date="2025-09-28T17:25:00Z"/>
                <w:rFonts w:ascii="Times New Roman" w:eastAsia="Times New Roman" w:hAnsi="Times New Roman" w:cs="Times New Roman"/>
                <w:b/>
                <w:sz w:val="22"/>
                <w:szCs w:val="22"/>
              </w:rPr>
            </w:pPr>
            <w:del w:id="1221" w:author="Autor desconhecido" w:date="2025-09-28T17:25:00Z">
              <w:r>
                <w:rPr>
                  <w:rFonts w:ascii="Times New Roman" w:eastAsia="Times New Roman" w:hAnsi="Times New Roman" w:cs="Times New Roman"/>
                  <w:b/>
                  <w:sz w:val="22"/>
                  <w:szCs w:val="22"/>
                </w:rPr>
                <w:delText>Medida do Desempenho</w:delText>
              </w:r>
            </w:del>
          </w:p>
        </w:tc>
        <w:tc>
          <w:tcPr>
            <w:tcW w:w="4305" w:type="dxa"/>
            <w:tcBorders>
              <w:top w:val="single" w:sz="4" w:space="0" w:color="000000"/>
              <w:left w:val="single" w:sz="4" w:space="0" w:color="000000"/>
              <w:bottom w:val="single" w:sz="4" w:space="0" w:color="000000"/>
              <w:right w:val="single" w:sz="4" w:space="0" w:color="000000"/>
            </w:tcBorders>
            <w:shd w:val="clear" w:color="auto" w:fill="D9D9D9"/>
          </w:tcPr>
          <w:p w14:paraId="6023FF8E" w14:textId="77777777" w:rsidR="00922388" w:rsidRDefault="00854586">
            <w:pPr>
              <w:spacing w:line="276" w:lineRule="auto"/>
              <w:jc w:val="left"/>
              <w:rPr>
                <w:del w:id="1222" w:author="Autor desconhecido" w:date="2025-09-28T17:25:00Z"/>
                <w:rFonts w:ascii="Times New Roman" w:eastAsia="Times New Roman" w:hAnsi="Times New Roman" w:cs="Times New Roman"/>
                <w:b/>
                <w:sz w:val="22"/>
                <w:szCs w:val="22"/>
              </w:rPr>
            </w:pPr>
            <w:del w:id="1223" w:author="Autor desconhecido" w:date="2025-09-28T17:25:00Z">
              <w:r>
                <w:rPr>
                  <w:rFonts w:ascii="Times New Roman" w:eastAsia="Times New Roman" w:hAnsi="Times New Roman" w:cs="Times New Roman"/>
                  <w:b/>
                  <w:sz w:val="22"/>
                  <w:szCs w:val="22"/>
                </w:rPr>
                <w:delText xml:space="preserve">Hipóteses </w:delText>
              </w:r>
            </w:del>
          </w:p>
        </w:tc>
      </w:tr>
      <w:tr w:rsidR="00922388" w14:paraId="5F4B82B2" w14:textId="77777777">
        <w:trPr>
          <w:del w:id="1224" w:author="Autor desconhecido" w:date="2025-09-28T17:25:00Z"/>
        </w:trPr>
        <w:tc>
          <w:tcPr>
            <w:tcW w:w="2640" w:type="dxa"/>
            <w:tcBorders>
              <w:top w:val="single" w:sz="4" w:space="0" w:color="000000"/>
              <w:left w:val="single" w:sz="4" w:space="0" w:color="000000"/>
              <w:bottom w:val="single" w:sz="4" w:space="0" w:color="000000"/>
              <w:right w:val="single" w:sz="4" w:space="0" w:color="000000"/>
            </w:tcBorders>
            <w:vAlign w:val="center"/>
          </w:tcPr>
          <w:p w14:paraId="5825F8D0" w14:textId="77777777" w:rsidR="00922388" w:rsidRDefault="00854586">
            <w:pPr>
              <w:spacing w:line="276" w:lineRule="auto"/>
              <w:jc w:val="left"/>
              <w:rPr>
                <w:del w:id="1225" w:author="Autor desconhecido" w:date="2025-09-28T17:25:00Z"/>
                <w:rFonts w:ascii="Times New Roman" w:eastAsia="Times New Roman" w:hAnsi="Times New Roman" w:cs="Times New Roman"/>
                <w:sz w:val="22"/>
                <w:szCs w:val="22"/>
              </w:rPr>
            </w:pPr>
            <w:del w:id="1226" w:author="Autor desconhecido" w:date="2025-09-28T17:25:00Z">
              <w:r>
                <w:rPr>
                  <w:rFonts w:ascii="Times New Roman" w:eastAsia="Times New Roman" w:hAnsi="Times New Roman" w:cs="Times New Roman"/>
                  <w:sz w:val="22"/>
                  <w:szCs w:val="22"/>
                </w:rPr>
                <w:delText>Handstand Estático (HS)</w:delText>
              </w:r>
            </w:del>
          </w:p>
        </w:tc>
        <w:tc>
          <w:tcPr>
            <w:tcW w:w="2430" w:type="dxa"/>
            <w:tcBorders>
              <w:top w:val="single" w:sz="4" w:space="0" w:color="000000"/>
              <w:left w:val="single" w:sz="4" w:space="0" w:color="000000"/>
              <w:bottom w:val="single" w:sz="4" w:space="0" w:color="000000"/>
              <w:right w:val="single" w:sz="4" w:space="0" w:color="000000"/>
            </w:tcBorders>
            <w:vAlign w:val="center"/>
          </w:tcPr>
          <w:p w14:paraId="43C71B61" w14:textId="77777777" w:rsidR="00922388" w:rsidRDefault="00854586">
            <w:pPr>
              <w:spacing w:line="276" w:lineRule="auto"/>
              <w:jc w:val="left"/>
              <w:rPr>
                <w:del w:id="1227" w:author="Autor desconhecido" w:date="2025-09-28T17:25:00Z"/>
              </w:rPr>
            </w:pPr>
            <w:del w:id="1228" w:author="Autor desconhecido" w:date="2025-09-28T17:25:00Z">
              <w:r>
                <w:rPr>
                  <w:rFonts w:ascii="Times New Roman" w:eastAsia="Times New Roman" w:hAnsi="Times New Roman" w:cs="Times New Roman"/>
                  <w:sz w:val="22"/>
                  <w:szCs w:val="22"/>
                  <w:u w:val="single"/>
                </w:rPr>
                <w:delText>Tempo máximo de sustentação</w:delText>
              </w:r>
              <w:r>
                <w:rPr>
                  <w:rFonts w:ascii="Times New Roman" w:eastAsia="Times New Roman" w:hAnsi="Times New Roman" w:cs="Times New Roman"/>
                  <w:sz w:val="22"/>
                  <w:szCs w:val="22"/>
                </w:rPr>
                <w:delText xml:space="preserve"> associado à </w:delText>
              </w:r>
              <w:r>
                <w:rPr>
                  <w:rFonts w:ascii="Times New Roman" w:eastAsia="Times New Roman" w:hAnsi="Times New Roman" w:cs="Times New Roman"/>
                  <w:sz w:val="22"/>
                  <w:szCs w:val="22"/>
                  <w:u w:val="single"/>
                </w:rPr>
                <w:delText>qualidade do equilíbrio</w:delText>
              </w:r>
              <w:r>
                <w:rPr>
                  <w:rFonts w:ascii="Times New Roman" w:eastAsia="Times New Roman" w:hAnsi="Times New Roman" w:cs="Times New Roman"/>
                  <w:sz w:val="22"/>
                  <w:szCs w:val="22"/>
                </w:rPr>
                <w:delText xml:space="preserve"> (amplitude/velocidade do CoP, entropia postural, frequência de microcorreções).</w:delText>
              </w:r>
            </w:del>
          </w:p>
        </w:tc>
        <w:tc>
          <w:tcPr>
            <w:tcW w:w="4305" w:type="dxa"/>
            <w:tcBorders>
              <w:top w:val="single" w:sz="4" w:space="0" w:color="000000"/>
              <w:left w:val="single" w:sz="4" w:space="0" w:color="000000"/>
              <w:bottom w:val="single" w:sz="4" w:space="0" w:color="000000"/>
              <w:right w:val="single" w:sz="4" w:space="0" w:color="000000"/>
            </w:tcBorders>
            <w:vAlign w:val="center"/>
          </w:tcPr>
          <w:p w14:paraId="48722D95" w14:textId="77777777" w:rsidR="00922388" w:rsidRDefault="00854586">
            <w:pPr>
              <w:spacing w:line="276" w:lineRule="auto"/>
              <w:jc w:val="left"/>
              <w:rPr>
                <w:del w:id="1229" w:author="Autor desconhecido" w:date="2025-09-28T17:25:00Z"/>
              </w:rPr>
            </w:pPr>
            <w:del w:id="1230" w:author="Autor desconhecido" w:date="2025-09-28T17:25:00Z">
              <w:r>
                <w:rPr>
                  <w:rFonts w:ascii="Times New Roman" w:eastAsia="Times New Roman" w:hAnsi="Times New Roman" w:cs="Times New Roman"/>
                  <w:sz w:val="22"/>
                  <w:szCs w:val="22"/>
                </w:rPr>
                <w:delText>- Maior tempo de sustentação estará associado a menor variabilidade do CoP e menor entropia.</w:delText>
              </w:r>
              <w:r>
                <w:rPr>
                  <w:rFonts w:ascii="Times New Roman" w:eastAsia="Times New Roman" w:hAnsi="Times New Roman" w:cs="Times New Roman"/>
                  <w:sz w:val="22"/>
                  <w:szCs w:val="22"/>
                </w:rPr>
                <w:br/>
                <w:delText>- Força máxima de membros superiores e resistência em inversão contribuirá para prolongar a sustentação.</w:delText>
              </w:r>
              <w:r>
                <w:rPr>
                  <w:rFonts w:ascii="Times New Roman" w:eastAsia="Times New Roman" w:hAnsi="Times New Roman" w:cs="Times New Roman"/>
                  <w:sz w:val="22"/>
                  <w:szCs w:val="22"/>
                </w:rPr>
                <w:br/>
                <w:delText xml:space="preserve">- Características antropométricas (braços mais longos, menor altura relativa do CoM, composição corporal favorecendo volume muscular </w:delText>
              </w:r>
              <w:r>
                <w:rPr>
                  <w:rFonts w:ascii="Times New Roman" w:eastAsia="Times New Roman" w:hAnsi="Times New Roman" w:cs="Times New Roman"/>
                  <w:i/>
                  <w:sz w:val="22"/>
                  <w:szCs w:val="22"/>
                </w:rPr>
                <w:delText>vs.</w:delText>
              </w:r>
              <w:r>
                <w:rPr>
                  <w:rFonts w:ascii="Times New Roman" w:eastAsia="Times New Roman" w:hAnsi="Times New Roman" w:cs="Times New Roman"/>
                  <w:sz w:val="22"/>
                  <w:szCs w:val="22"/>
                </w:rPr>
                <w:delText xml:space="preserve"> gordura) favorecerão correções mais econômicas.</w:delText>
              </w:r>
              <w:r>
                <w:rPr>
                  <w:rFonts w:ascii="Times New Roman" w:eastAsia="Times New Roman" w:hAnsi="Times New Roman" w:cs="Times New Roman"/>
                  <w:sz w:val="22"/>
                  <w:szCs w:val="22"/>
                </w:rPr>
                <w:br/>
                <w:delText>- Maior tempo de prática correlacionará positivamente com estabilidade e idade cronológica terá pouco ou nenhum impacto.</w:delText>
              </w:r>
            </w:del>
          </w:p>
        </w:tc>
      </w:tr>
      <w:tr w:rsidR="00922388" w14:paraId="717B5322" w14:textId="77777777">
        <w:trPr>
          <w:trHeight w:val="4575"/>
          <w:del w:id="1231" w:author="Autor desconhecido" w:date="2025-09-28T17:25:00Z"/>
        </w:trPr>
        <w:tc>
          <w:tcPr>
            <w:tcW w:w="2640" w:type="dxa"/>
            <w:tcBorders>
              <w:top w:val="single" w:sz="4" w:space="0" w:color="000000"/>
              <w:left w:val="single" w:sz="4" w:space="0" w:color="000000"/>
              <w:bottom w:val="single" w:sz="4" w:space="0" w:color="000000"/>
              <w:right w:val="single" w:sz="4" w:space="0" w:color="000000"/>
            </w:tcBorders>
            <w:vAlign w:val="center"/>
          </w:tcPr>
          <w:p w14:paraId="6EE1D122" w14:textId="77777777" w:rsidR="00922388" w:rsidRDefault="00854586">
            <w:pPr>
              <w:spacing w:line="276" w:lineRule="auto"/>
              <w:jc w:val="left"/>
              <w:rPr>
                <w:del w:id="1232" w:author="Autor desconhecido" w:date="2025-09-28T17:25:00Z"/>
                <w:rFonts w:ascii="Times New Roman" w:eastAsia="Times New Roman" w:hAnsi="Times New Roman" w:cs="Times New Roman"/>
                <w:sz w:val="22"/>
                <w:szCs w:val="22"/>
              </w:rPr>
            </w:pPr>
            <w:del w:id="1233" w:author="Autor desconhecido" w:date="2025-09-28T17:25:00Z">
              <w:r>
                <w:rPr>
                  <w:rFonts w:ascii="Times New Roman" w:eastAsia="Times New Roman" w:hAnsi="Times New Roman" w:cs="Times New Roman"/>
                  <w:sz w:val="22"/>
                  <w:szCs w:val="22"/>
                </w:rPr>
                <w:delText>Handstand Walk (HSW)</w:delText>
              </w:r>
            </w:del>
          </w:p>
        </w:tc>
        <w:tc>
          <w:tcPr>
            <w:tcW w:w="2430" w:type="dxa"/>
            <w:tcBorders>
              <w:top w:val="single" w:sz="4" w:space="0" w:color="000000"/>
              <w:left w:val="single" w:sz="4" w:space="0" w:color="000000"/>
              <w:bottom w:val="single" w:sz="4" w:space="0" w:color="000000"/>
              <w:right w:val="single" w:sz="4" w:space="0" w:color="000000"/>
            </w:tcBorders>
            <w:vAlign w:val="center"/>
          </w:tcPr>
          <w:p w14:paraId="682109D3" w14:textId="77777777" w:rsidR="00922388" w:rsidRDefault="00854586">
            <w:pPr>
              <w:spacing w:line="276" w:lineRule="auto"/>
              <w:jc w:val="left"/>
              <w:rPr>
                <w:del w:id="1234" w:author="Autor desconhecido" w:date="2025-09-28T17:25:00Z"/>
              </w:rPr>
            </w:pPr>
            <w:del w:id="1235" w:author="Autor desconhecido" w:date="2025-09-28T17:25:00Z">
              <w:r>
                <w:rPr>
                  <w:rFonts w:ascii="Times New Roman" w:eastAsia="Times New Roman" w:hAnsi="Times New Roman" w:cs="Times New Roman"/>
                  <w:sz w:val="22"/>
                  <w:szCs w:val="22"/>
                  <w:u w:val="single"/>
                </w:rPr>
                <w:delText>Mediana da distância percorrida</w:delText>
              </w:r>
              <w:r>
                <w:rPr>
                  <w:rFonts w:ascii="Times New Roman" w:eastAsia="Times New Roman" w:hAnsi="Times New Roman" w:cs="Times New Roman"/>
                  <w:sz w:val="22"/>
                  <w:szCs w:val="22"/>
                </w:rPr>
                <w:delText xml:space="preserve"> sem perda da posição invertida.</w:delText>
              </w:r>
            </w:del>
          </w:p>
        </w:tc>
        <w:tc>
          <w:tcPr>
            <w:tcW w:w="4305" w:type="dxa"/>
            <w:tcBorders>
              <w:top w:val="single" w:sz="4" w:space="0" w:color="000000"/>
              <w:left w:val="single" w:sz="4" w:space="0" w:color="000000"/>
              <w:bottom w:val="single" w:sz="4" w:space="0" w:color="000000"/>
              <w:right w:val="single" w:sz="4" w:space="0" w:color="000000"/>
            </w:tcBorders>
            <w:vAlign w:val="center"/>
          </w:tcPr>
          <w:p w14:paraId="5682C2E3" w14:textId="77777777" w:rsidR="00922388" w:rsidRDefault="00854586">
            <w:pPr>
              <w:spacing w:line="276" w:lineRule="auto"/>
              <w:jc w:val="left"/>
              <w:rPr>
                <w:del w:id="1236" w:author="Autor desconhecido" w:date="2025-09-28T17:25:00Z"/>
              </w:rPr>
            </w:pPr>
            <w:del w:id="1237" w:author="Autor desconhecido" w:date="2025-09-28T17:25:00Z">
              <w:r>
                <w:rPr>
                  <w:rFonts w:ascii="Times New Roman" w:eastAsia="Times New Roman" w:hAnsi="Times New Roman" w:cs="Times New Roman"/>
                  <w:sz w:val="22"/>
                  <w:szCs w:val="22"/>
                </w:rPr>
                <w:delText>- Maior mediana de distância estará associada a maior consistência das passadas e melhor controle postural.</w:delText>
              </w:r>
              <w:r>
                <w:rPr>
                  <w:rFonts w:ascii="Times New Roman" w:eastAsia="Times New Roman" w:hAnsi="Times New Roman" w:cs="Times New Roman"/>
                  <w:sz w:val="22"/>
                  <w:szCs w:val="22"/>
                </w:rPr>
                <w:br/>
                <w:delText>- Estratégias distintas entre modalidades refletirão em padrões diferentes de cadência, variabilidade das passadas, tempo de contato das mãos e simetria.</w:delText>
              </w:r>
              <w:r>
                <w:rPr>
                  <w:rFonts w:ascii="Times New Roman" w:eastAsia="Times New Roman" w:hAnsi="Times New Roman" w:cs="Times New Roman"/>
                  <w:sz w:val="22"/>
                  <w:szCs w:val="22"/>
                </w:rPr>
                <w:br/>
                <w:delText xml:space="preserve">- Ajustes antecipatórios do CoP e picos de </w:delText>
              </w:r>
              <w:r>
                <w:rPr>
                  <w:rFonts w:ascii="Times New Roman" w:eastAsia="Times New Roman" w:hAnsi="Times New Roman" w:cs="Times New Roman"/>
                  <w:i/>
                  <w:sz w:val="22"/>
                  <w:szCs w:val="22"/>
                </w:rPr>
                <w:delText>GRF</w:delText>
              </w:r>
              <w:r>
                <w:rPr>
                  <w:rFonts w:ascii="Times New Roman" w:eastAsia="Times New Roman" w:hAnsi="Times New Roman" w:cs="Times New Roman"/>
                  <w:sz w:val="22"/>
                  <w:szCs w:val="22"/>
                </w:rPr>
                <w:delText xml:space="preserve"> nos passos iniciais estarão associados a deslocamento mais eficiente.</w:delText>
              </w:r>
              <w:r>
                <w:rPr>
                  <w:rFonts w:ascii="Times New Roman" w:eastAsia="Times New Roman" w:hAnsi="Times New Roman" w:cs="Times New Roman"/>
                  <w:sz w:val="22"/>
                  <w:szCs w:val="22"/>
                </w:rPr>
                <w:br/>
                <w:delText>- Força máxima de membros superiores e resistência em inversão contribuirão tanto para a sustentação quanto para a propulsão.</w:delText>
              </w:r>
              <w:r>
                <w:rPr>
                  <w:rFonts w:ascii="Times New Roman" w:eastAsia="Times New Roman" w:hAnsi="Times New Roman" w:cs="Times New Roman"/>
                  <w:sz w:val="22"/>
                  <w:szCs w:val="22"/>
                </w:rPr>
                <w:br/>
                <w:delText xml:space="preserve">- Características antropométricas (braços mais longos, menor altura relativa do CoM, composição corporal favorecendo volume muscular </w:delText>
              </w:r>
              <w:r>
                <w:rPr>
                  <w:rFonts w:ascii="Times New Roman" w:eastAsia="Times New Roman" w:hAnsi="Times New Roman" w:cs="Times New Roman"/>
                  <w:i/>
                  <w:sz w:val="22"/>
                  <w:szCs w:val="22"/>
                </w:rPr>
                <w:delText>vs.</w:delText>
              </w:r>
              <w:r>
                <w:rPr>
                  <w:rFonts w:ascii="Times New Roman" w:eastAsia="Times New Roman" w:hAnsi="Times New Roman" w:cs="Times New Roman"/>
                  <w:sz w:val="22"/>
                  <w:szCs w:val="22"/>
                </w:rPr>
                <w:delText xml:space="preserve"> gordura) favorecerão correções mais econômicas.</w:delText>
              </w:r>
              <w:r>
                <w:rPr>
                  <w:rFonts w:ascii="Times New Roman" w:eastAsia="Times New Roman" w:hAnsi="Times New Roman" w:cs="Times New Roman"/>
                  <w:sz w:val="22"/>
                  <w:szCs w:val="22"/>
                </w:rPr>
                <w:br/>
                <w:delText>- Maior tempo de prática correlacionará positivamente com estabilidade e idade cronológica terá pouco ou nenhum impacto.</w:delText>
              </w:r>
            </w:del>
          </w:p>
        </w:tc>
      </w:tr>
    </w:tbl>
    <w:p w14:paraId="233122EF" w14:textId="77777777" w:rsidR="00922388" w:rsidRDefault="00854586">
      <w:pPr>
        <w:spacing w:line="360" w:lineRule="auto"/>
        <w:ind w:firstLine="426"/>
        <w:rPr>
          <w:del w:id="1238" w:author="Autor desconhecido" w:date="2025-09-28T17:25:00Z"/>
          <w:rFonts w:ascii="Times New Roman" w:eastAsia="Times New Roman" w:hAnsi="Times New Roman" w:cs="Times New Roman"/>
          <w:sz w:val="22"/>
          <w:szCs w:val="22"/>
        </w:rPr>
      </w:pPr>
      <w:del w:id="1239" w:author="Autor desconhecido" w:date="2025-09-28T17:25:00Z">
        <w:r>
          <w:rPr>
            <w:rFonts w:ascii="Times New Roman" w:eastAsia="Times New Roman" w:hAnsi="Times New Roman" w:cs="Times New Roman"/>
            <w:sz w:val="22"/>
            <w:szCs w:val="22"/>
          </w:rPr>
          <w:delText>Fonte: Elaborado pelo autor (2025).</w:delText>
        </w:r>
      </w:del>
    </w:p>
    <w:p w14:paraId="2F15EDBD" w14:textId="77777777" w:rsidR="00922388" w:rsidRDefault="00854586">
      <w:pPr>
        <w:spacing w:line="360" w:lineRule="auto"/>
      </w:pPr>
      <w:r>
        <w:t xml:space="preserve">2    </w:t>
      </w:r>
      <w:r>
        <w:rPr>
          <w:rFonts w:ascii="Times New Roman" w:hAnsi="Times New Roman"/>
          <w:b/>
          <w:bCs/>
          <w:rPrChange w:id="1240" w:author="Autor desconhecido" w:date="2025-09-28T18:24:00Z">
            <w:rPr/>
          </w:rPrChange>
        </w:rPr>
        <w:t xml:space="preserve">OBJETIVO </w:t>
      </w:r>
      <w:ins w:id="1241" w:author="Autor desconhecido" w:date="2025-09-28T18:24:00Z">
        <w:r>
          <w:rPr>
            <w:rFonts w:ascii="Times New Roman" w:hAnsi="Times New Roman"/>
            <w:b/>
            <w:bCs/>
          </w:rPr>
          <w:t xml:space="preserve"> </w:t>
        </w:r>
      </w:ins>
      <w:r>
        <w:rPr>
          <w:rFonts w:ascii="Times New Roman" w:hAnsi="Times New Roman"/>
          <w:b/>
          <w:bCs/>
          <w:rPrChange w:id="1242" w:author="Autor desconhecido" w:date="2025-09-28T18:24:00Z">
            <w:rPr/>
          </w:rPrChange>
        </w:rPr>
        <w:t>GERAL</w:t>
      </w:r>
      <w:del w:id="1243" w:author="Autor desconhecido" w:date="2025-09-28T18:24:00Z">
        <w:r>
          <w:rPr>
            <w:rFonts w:ascii="Times New Roman" w:hAnsi="Times New Roman"/>
            <w:b/>
            <w:bCs/>
          </w:rPr>
          <w:delText xml:space="preserve"> </w:delText>
        </w:r>
      </w:del>
    </w:p>
    <w:p w14:paraId="774E2700" w14:textId="77777777" w:rsidR="00922388" w:rsidRPr="00AB1332" w:rsidRDefault="00854586">
      <w:pPr>
        <w:spacing w:line="360" w:lineRule="auto"/>
        <w:ind w:firstLine="708"/>
        <w:rPr>
          <w:ins w:id="1244" w:author="Autor desconhecido" w:date="2025-09-28T19:32:00Z"/>
          <w:rFonts w:ascii="Times New Roman" w:eastAsia="Times New Roman" w:hAnsi="Times New Roman" w:cs="Times New Roman"/>
          <w:rPrChange w:id="1245" w:author="User" w:date="2025-09-29T17:09:00Z">
            <w:rPr>
              <w:ins w:id="1246" w:author="Autor desconhecido" w:date="2025-09-28T19:32:00Z"/>
              <w:rFonts w:ascii="Times New Roman" w:eastAsia="Times New Roman" w:hAnsi="Times New Roman" w:cs="Times New Roman"/>
              <w:i/>
            </w:rPr>
          </w:rPrChange>
        </w:rPr>
      </w:pPr>
      <w:r>
        <w:rPr>
          <w:rFonts w:ascii="Times New Roman" w:eastAsia="Times New Roman" w:hAnsi="Times New Roman" w:cs="Times New Roman"/>
        </w:rPr>
        <w:lastRenderedPageBreak/>
        <w:t xml:space="preserve">Investigar os fatores associados ao desempenho no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 praticantes de diferentes modalidades</w:t>
      </w:r>
      <w:r>
        <w:rPr>
          <w:rFonts w:ascii="Times New Roman" w:eastAsia="Times New Roman" w:hAnsi="Times New Roman" w:cs="Times New Roman"/>
          <w:i/>
        </w:rPr>
        <w:t>,</w:t>
      </w:r>
      <w:r>
        <w:rPr>
          <w:rFonts w:ascii="Times New Roman" w:eastAsia="Times New Roman" w:hAnsi="Times New Roman" w:cs="Times New Roman"/>
        </w:rPr>
        <w:t xml:space="preserve"> considerando variáveis de força, controle postural, antropometria, </w:t>
      </w:r>
      <w:r w:rsidRPr="00CB4FED">
        <w:rPr>
          <w:rFonts w:ascii="Times New Roman" w:eastAsia="Times New Roman" w:hAnsi="Times New Roman" w:cs="Times New Roman"/>
        </w:rPr>
        <w:t>alinhamento articular, experiência prévia com a prática e idade.</w:t>
      </w:r>
    </w:p>
    <w:p w14:paraId="5B2FF472" w14:textId="0DE846FE" w:rsidR="00922388" w:rsidRPr="00AB1332" w:rsidDel="00AB1332" w:rsidRDefault="00922388" w:rsidP="00CB4FED">
      <w:pPr>
        <w:spacing w:line="360" w:lineRule="auto"/>
        <w:ind w:firstLine="708"/>
        <w:rPr>
          <w:ins w:id="1247" w:author="Autor desconhecido" w:date="2025-09-28T18:25:00Z"/>
          <w:del w:id="1248" w:author="User" w:date="2025-09-29T17:08:00Z"/>
          <w:rFonts w:ascii="Times New Roman" w:eastAsia="Times New Roman" w:hAnsi="Times New Roman" w:cs="Times New Roman"/>
          <w:rPrChange w:id="1249" w:author="User" w:date="2025-09-29T17:09:00Z">
            <w:rPr>
              <w:ins w:id="1250" w:author="Autor desconhecido" w:date="2025-09-28T18:25:00Z"/>
              <w:del w:id="1251" w:author="User" w:date="2025-09-29T17:08:00Z"/>
              <w:rFonts w:ascii="Times New Roman" w:eastAsia="Times New Roman" w:hAnsi="Times New Roman" w:cs="Times New Roman"/>
              <w:i/>
            </w:rPr>
          </w:rPrChange>
        </w:rPr>
      </w:pPr>
    </w:p>
    <w:p w14:paraId="59C18EE8" w14:textId="77777777" w:rsidR="00922388" w:rsidRPr="00AB1332" w:rsidRDefault="00854586" w:rsidP="00CB4FED">
      <w:pPr>
        <w:spacing w:line="360" w:lineRule="auto"/>
        <w:rPr>
          <w:ins w:id="1252" w:author="Autor desconhecido" w:date="2025-09-28T18:24:00Z"/>
          <w:rFonts w:ascii="Times New Roman" w:eastAsia="Times New Roman" w:hAnsi="Times New Roman" w:cs="Times New Roman"/>
          <w:rPrChange w:id="1253" w:author="User" w:date="2025-09-29T17:09:00Z">
            <w:rPr>
              <w:ins w:id="1254" w:author="Autor desconhecido" w:date="2025-09-28T18:24:00Z"/>
              <w:rFonts w:ascii="Times New Roman" w:hAnsi="Times New Roman"/>
              <w:shd w:val="clear" w:color="auto" w:fill="8DFF00"/>
            </w:rPr>
          </w:rPrChange>
        </w:rPr>
      </w:pPr>
      <w:ins w:id="1255" w:author="Autor desconhecido" w:date="2025-09-28T18:24:00Z">
        <w:r w:rsidRPr="00AB1332">
          <w:rPr>
            <w:rFonts w:ascii="Times New Roman" w:eastAsia="Times New Roman" w:hAnsi="Times New Roman" w:cs="Times New Roman"/>
            <w:rPrChange w:id="1256" w:author="User" w:date="2025-09-29T17:09:00Z">
              <w:rPr>
                <w:rFonts w:ascii="Times New Roman" w:hAnsi="Times New Roman"/>
                <w:shd w:val="clear" w:color="auto" w:fill="8DFF00"/>
              </w:rPr>
            </w:rPrChange>
          </w:rPr>
          <w:t>2.1 Objetivos Específicos</w:t>
        </w:r>
      </w:ins>
    </w:p>
    <w:p w14:paraId="71943DC9" w14:textId="77777777" w:rsidR="00922388" w:rsidRPr="00AB1332" w:rsidRDefault="00854586" w:rsidP="00AB1332">
      <w:pPr>
        <w:pStyle w:val="Corpodetexto"/>
        <w:spacing w:after="0" w:line="360" w:lineRule="auto"/>
        <w:rPr>
          <w:ins w:id="1257" w:author="Autor desconhecido" w:date="2025-09-28T18:24:00Z"/>
          <w:rFonts w:ascii="Times New Roman" w:eastAsia="Times New Roman" w:hAnsi="Times New Roman" w:cs="Times New Roman"/>
          <w:rPrChange w:id="1258" w:author="User" w:date="2025-09-29T17:09:00Z">
            <w:rPr>
              <w:ins w:id="1259" w:author="Autor desconhecido" w:date="2025-09-28T18:24:00Z"/>
              <w:rFonts w:ascii="Times New Roman" w:hAnsi="Times New Roman"/>
            </w:rPr>
          </w:rPrChange>
        </w:rPr>
        <w:pPrChange w:id="1260" w:author="User" w:date="2025-09-29T17:10:00Z">
          <w:pPr>
            <w:pStyle w:val="Corpodetexto"/>
            <w:spacing w:line="360" w:lineRule="auto"/>
          </w:pPr>
        </w:pPrChange>
      </w:pPr>
      <w:ins w:id="1261" w:author="Autor desconhecido" w:date="2025-09-28T18:24:00Z">
        <w:r w:rsidRPr="00AB1332">
          <w:rPr>
            <w:rFonts w:ascii="Times New Roman" w:eastAsia="Times New Roman" w:hAnsi="Times New Roman" w:cs="Times New Roman"/>
            <w:rPrChange w:id="1262" w:author="User" w:date="2025-09-29T17:09:00Z">
              <w:rPr>
                <w:rStyle w:val="Forte"/>
                <w:rFonts w:ascii="Times New Roman" w:hAnsi="Times New Roman"/>
                <w:b w:val="0"/>
                <w:bCs w:val="0"/>
                <w:color w:val="0F1115"/>
                <w:shd w:val="clear" w:color="auto" w:fill="8DFF00"/>
              </w:rPr>
            </w:rPrChange>
          </w:rPr>
          <w:t>a) Quantificar a contribuição relativa das variáveis de força</w:t>
        </w:r>
        <w:r w:rsidRPr="00AB1332">
          <w:rPr>
            <w:rFonts w:ascii="Times New Roman" w:eastAsia="Times New Roman" w:hAnsi="Times New Roman" w:cs="Times New Roman"/>
            <w:rPrChange w:id="1263" w:author="User" w:date="2025-09-29T17:09:00Z">
              <w:rPr>
                <w:rFonts w:ascii="Times New Roman" w:hAnsi="Times New Roman"/>
                <w:color w:val="0F1115"/>
                <w:shd w:val="clear" w:color="auto" w:fill="8DFF00"/>
              </w:rPr>
            </w:rPrChange>
          </w:rPr>
          <w:t> (força máxima relativa no </w:t>
        </w:r>
        <w:r w:rsidRPr="00AB1332">
          <w:rPr>
            <w:rFonts w:ascii="Times New Roman" w:eastAsia="Times New Roman" w:hAnsi="Times New Roman" w:cs="Times New Roman"/>
            <w:i/>
            <w:iCs/>
            <w:rPrChange w:id="1264" w:author="User" w:date="2025-09-29T17:09:00Z">
              <w:rPr>
                <w:rStyle w:val="nfase"/>
                <w:rFonts w:ascii="Times New Roman" w:hAnsi="Times New Roman"/>
                <w:color w:val="0F1115"/>
                <w:shd w:val="clear" w:color="auto" w:fill="8DFF00"/>
              </w:rPr>
            </w:rPrChange>
          </w:rPr>
          <w:t>shoulder</w:t>
        </w:r>
        <w:r w:rsidRPr="00AB1332">
          <w:rPr>
            <w:rFonts w:ascii="Times New Roman" w:eastAsia="Times New Roman" w:hAnsi="Times New Roman" w:cs="Times New Roman"/>
            <w:iCs/>
            <w:rPrChange w:id="1265" w:author="User" w:date="2025-09-29T17:09:00Z">
              <w:rPr>
                <w:rStyle w:val="nfase"/>
                <w:rFonts w:ascii="Times New Roman" w:hAnsi="Times New Roman"/>
                <w:i w:val="0"/>
                <w:color w:val="0F1115"/>
                <w:shd w:val="clear" w:color="auto" w:fill="8DFF00"/>
              </w:rPr>
            </w:rPrChange>
          </w:rPr>
          <w:t xml:space="preserve"> </w:t>
        </w:r>
        <w:r w:rsidRPr="00AB1332">
          <w:rPr>
            <w:rFonts w:ascii="Times New Roman" w:eastAsia="Times New Roman" w:hAnsi="Times New Roman" w:cs="Times New Roman"/>
            <w:i/>
            <w:iCs/>
            <w:rPrChange w:id="1266" w:author="User" w:date="2025-09-29T17:09:00Z">
              <w:rPr>
                <w:rStyle w:val="nfase"/>
                <w:rFonts w:ascii="Times New Roman" w:hAnsi="Times New Roman"/>
                <w:color w:val="0F1115"/>
                <w:shd w:val="clear" w:color="auto" w:fill="8DFF00"/>
              </w:rPr>
            </w:rPrChange>
          </w:rPr>
          <w:t>press</w:t>
        </w:r>
        <w:r w:rsidRPr="00AB1332">
          <w:rPr>
            <w:rFonts w:ascii="Times New Roman" w:eastAsia="Times New Roman" w:hAnsi="Times New Roman" w:cs="Times New Roman"/>
            <w:rPrChange w:id="1267" w:author="User" w:date="2025-09-29T17:09:00Z">
              <w:rPr>
                <w:rFonts w:ascii="Times New Roman" w:hAnsi="Times New Roman"/>
                <w:color w:val="0F1115"/>
                <w:shd w:val="clear" w:color="auto" w:fill="8DFF00"/>
              </w:rPr>
            </w:rPrChange>
          </w:rPr>
          <w:t xml:space="preserve">, força de flexores de punho e dedos, e resistência muscular em posição invertida) para o tempo de sustentação no </w:t>
        </w:r>
        <w:r w:rsidRPr="00AB1332">
          <w:rPr>
            <w:rFonts w:ascii="Times New Roman" w:eastAsia="Times New Roman" w:hAnsi="Times New Roman" w:cs="Times New Roman"/>
            <w:i/>
            <w:iCs/>
            <w:rPrChange w:id="1268"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269" w:author="User" w:date="2025-09-29T17:09:00Z">
              <w:rPr>
                <w:rFonts w:ascii="Times New Roman" w:hAnsi="Times New Roman"/>
                <w:color w:val="0F1115"/>
                <w:shd w:val="clear" w:color="auto" w:fill="8DFF00"/>
              </w:rPr>
            </w:rPrChange>
          </w:rPr>
          <w:t xml:space="preserve"> e para a distância percorrida no </w:t>
        </w:r>
        <w:r w:rsidRPr="00AB1332">
          <w:rPr>
            <w:rFonts w:ascii="Times New Roman" w:eastAsia="Times New Roman" w:hAnsi="Times New Roman" w:cs="Times New Roman"/>
            <w:i/>
            <w:iCs/>
            <w:rPrChange w:id="1270"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271" w:author="User" w:date="2025-09-29T17:09:00Z">
              <w:rPr>
                <w:rFonts w:ascii="Times New Roman" w:hAnsi="Times New Roman"/>
                <w:color w:val="0F1115"/>
                <w:shd w:val="clear" w:color="auto" w:fill="8DFF00"/>
              </w:rPr>
            </w:rPrChange>
          </w:rPr>
          <w:t>.</w:t>
        </w:r>
      </w:ins>
    </w:p>
    <w:p w14:paraId="14222970" w14:textId="77777777" w:rsidR="00AB1332" w:rsidRDefault="00854586" w:rsidP="00AB1332">
      <w:pPr>
        <w:pStyle w:val="Corpodetexto"/>
        <w:spacing w:after="0" w:line="360" w:lineRule="auto"/>
        <w:rPr>
          <w:ins w:id="1272" w:author="User" w:date="2025-09-29T17:09:00Z"/>
          <w:rFonts w:ascii="Times New Roman" w:eastAsia="Times New Roman" w:hAnsi="Times New Roman" w:cs="Times New Roman"/>
        </w:rPr>
        <w:pPrChange w:id="1273" w:author="User" w:date="2025-09-29T17:10:00Z">
          <w:pPr>
            <w:pStyle w:val="Corpodetexto"/>
            <w:spacing w:line="360" w:lineRule="auto"/>
          </w:pPr>
        </w:pPrChange>
      </w:pPr>
      <w:ins w:id="1274" w:author="Autor desconhecido" w:date="2025-09-28T18:24:00Z">
        <w:r w:rsidRPr="00AB1332">
          <w:rPr>
            <w:rFonts w:ascii="Times New Roman" w:eastAsia="Times New Roman" w:hAnsi="Times New Roman" w:cs="Times New Roman"/>
            <w:rPrChange w:id="1275" w:author="User" w:date="2025-09-29T17:09:00Z">
              <w:rPr>
                <w:rStyle w:val="Forte"/>
                <w:rFonts w:ascii="Times New Roman" w:hAnsi="Times New Roman"/>
                <w:b w:val="0"/>
                <w:bCs w:val="0"/>
                <w:color w:val="0F1115"/>
                <w:shd w:val="clear" w:color="auto" w:fill="8DFF00"/>
              </w:rPr>
            </w:rPrChange>
          </w:rPr>
          <w:t>b) Avaliar a relação entre parâmetros de controle postural</w:t>
        </w:r>
        <w:r w:rsidRPr="00AB1332">
          <w:rPr>
            <w:rFonts w:ascii="Times New Roman" w:eastAsia="Times New Roman" w:hAnsi="Times New Roman" w:cs="Times New Roman"/>
            <w:rPrChange w:id="1276" w:author="User" w:date="2025-09-29T17:09:00Z">
              <w:rPr>
                <w:rFonts w:ascii="Times New Roman" w:hAnsi="Times New Roman"/>
                <w:color w:val="0F1115"/>
                <w:shd w:val="clear" w:color="auto" w:fill="8DFF00"/>
              </w:rPr>
            </w:rPrChange>
          </w:rPr>
          <w:t xml:space="preserve"> (amplitude e velocidade CoP, entropia aproximada e APAs) para o tempo de sustentação no </w:t>
        </w:r>
        <w:r w:rsidRPr="00AB1332">
          <w:rPr>
            <w:rFonts w:ascii="Times New Roman" w:eastAsia="Times New Roman" w:hAnsi="Times New Roman" w:cs="Times New Roman"/>
            <w:i/>
            <w:iCs/>
            <w:rPrChange w:id="1277"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278" w:author="User" w:date="2025-09-29T17:09:00Z">
              <w:rPr>
                <w:rFonts w:ascii="Times New Roman" w:hAnsi="Times New Roman"/>
                <w:color w:val="0F1115"/>
                <w:shd w:val="clear" w:color="auto" w:fill="8DFF00"/>
              </w:rPr>
            </w:rPrChange>
          </w:rPr>
          <w:t xml:space="preserve"> e consistência do inicio da locomoção no </w:t>
        </w:r>
        <w:r w:rsidRPr="00AB1332">
          <w:rPr>
            <w:rFonts w:ascii="Times New Roman" w:eastAsia="Times New Roman" w:hAnsi="Times New Roman" w:cs="Times New Roman"/>
            <w:i/>
            <w:iCs/>
            <w:rPrChange w:id="1279"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280" w:author="User" w:date="2025-09-29T17:09:00Z">
              <w:rPr>
                <w:rFonts w:ascii="Times New Roman" w:hAnsi="Times New Roman"/>
                <w:color w:val="0F1115"/>
                <w:shd w:val="clear" w:color="auto" w:fill="8DFF00"/>
              </w:rPr>
            </w:rPrChange>
          </w:rPr>
          <w:t>.</w:t>
        </w:r>
      </w:ins>
    </w:p>
    <w:p w14:paraId="5F132A40" w14:textId="35DDAC27" w:rsidR="00922388" w:rsidRPr="00AB1332" w:rsidRDefault="00854586" w:rsidP="00AB1332">
      <w:pPr>
        <w:pStyle w:val="Corpodetexto"/>
        <w:spacing w:after="0" w:line="360" w:lineRule="auto"/>
        <w:rPr>
          <w:ins w:id="1281" w:author="Autor desconhecido" w:date="2025-09-28T18:24:00Z"/>
          <w:rFonts w:ascii="Times New Roman" w:eastAsia="Times New Roman" w:hAnsi="Times New Roman" w:cs="Times New Roman"/>
          <w:rPrChange w:id="1282" w:author="User" w:date="2025-09-29T17:09:00Z">
            <w:rPr>
              <w:ins w:id="1283" w:author="Autor desconhecido" w:date="2025-09-28T18:24:00Z"/>
              <w:rFonts w:ascii="Times New Roman" w:hAnsi="Times New Roman"/>
            </w:rPr>
          </w:rPrChange>
        </w:rPr>
        <w:pPrChange w:id="1284" w:author="User" w:date="2025-09-29T17:10:00Z">
          <w:pPr>
            <w:pStyle w:val="Corpodetexto"/>
            <w:spacing w:line="360" w:lineRule="auto"/>
          </w:pPr>
        </w:pPrChange>
      </w:pPr>
      <w:ins w:id="1285" w:author="Autor desconhecido" w:date="2025-09-28T18:24:00Z">
        <w:r w:rsidRPr="00AB1332">
          <w:rPr>
            <w:rFonts w:ascii="Times New Roman" w:eastAsia="Times New Roman" w:hAnsi="Times New Roman" w:cs="Times New Roman"/>
            <w:rPrChange w:id="1286" w:author="User" w:date="2025-09-29T17:09:00Z">
              <w:rPr>
                <w:rStyle w:val="Forte"/>
                <w:rFonts w:ascii="Times New Roman" w:hAnsi="Times New Roman"/>
                <w:b w:val="0"/>
                <w:bCs w:val="0"/>
                <w:color w:val="0F1115"/>
                <w:shd w:val="clear" w:color="auto" w:fill="8DFF00"/>
              </w:rPr>
            </w:rPrChange>
          </w:rPr>
          <w:t>c) Analisar a influência de variáveis antropométricas</w:t>
        </w:r>
        <w:r w:rsidRPr="00AB1332">
          <w:rPr>
            <w:rFonts w:ascii="Times New Roman" w:eastAsia="Times New Roman" w:hAnsi="Times New Roman" w:cs="Times New Roman"/>
            <w:rPrChange w:id="1287" w:author="User" w:date="2025-09-29T17:09:00Z">
              <w:rPr>
                <w:rFonts w:ascii="Times New Roman" w:hAnsi="Times New Roman"/>
                <w:color w:val="0F1115"/>
                <w:shd w:val="clear" w:color="auto" w:fill="8DFF00"/>
              </w:rPr>
            </w:rPrChange>
          </w:rPr>
          <w:t xml:space="preserve"> (comprimento de membros, altura do CoM e composição corporal) sobre a estabilidade estática </w:t>
        </w:r>
        <w:r w:rsidRPr="00AB1332">
          <w:rPr>
            <w:rFonts w:ascii="Times New Roman" w:eastAsia="Times New Roman" w:hAnsi="Times New Roman" w:cs="Times New Roman"/>
            <w:i/>
            <w:iCs/>
            <w:rPrChange w:id="1288"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289" w:author="User" w:date="2025-09-29T17:09:00Z">
              <w:rPr>
                <w:rFonts w:ascii="Times New Roman" w:hAnsi="Times New Roman"/>
                <w:color w:val="0F1115"/>
                <w:shd w:val="clear" w:color="auto" w:fill="8DFF00"/>
              </w:rPr>
            </w:rPrChange>
          </w:rPr>
          <w:t xml:space="preserve"> e a eficiência do deslocamento dinâmico </w:t>
        </w:r>
        <w:r w:rsidRPr="00AB1332">
          <w:rPr>
            <w:rFonts w:ascii="Times New Roman" w:eastAsia="Times New Roman" w:hAnsi="Times New Roman" w:cs="Times New Roman"/>
            <w:i/>
            <w:iCs/>
            <w:rPrChange w:id="1290"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291" w:author="User" w:date="2025-09-29T17:09:00Z">
              <w:rPr>
                <w:rFonts w:ascii="Times New Roman" w:hAnsi="Times New Roman"/>
                <w:color w:val="0F1115"/>
                <w:shd w:val="clear" w:color="auto" w:fill="8DFF00"/>
              </w:rPr>
            </w:rPrChange>
          </w:rPr>
          <w:t>.</w:t>
        </w:r>
      </w:ins>
    </w:p>
    <w:p w14:paraId="7D48B82E" w14:textId="77777777" w:rsidR="00922388" w:rsidRPr="00AB1332" w:rsidRDefault="00854586" w:rsidP="00AB1332">
      <w:pPr>
        <w:pStyle w:val="Corpodetexto"/>
        <w:spacing w:after="0" w:line="360" w:lineRule="auto"/>
        <w:rPr>
          <w:ins w:id="1292" w:author="Autor desconhecido" w:date="2025-09-28T18:24:00Z"/>
          <w:rFonts w:ascii="Times New Roman" w:eastAsia="Times New Roman" w:hAnsi="Times New Roman" w:cs="Times New Roman"/>
          <w:rPrChange w:id="1293" w:author="User" w:date="2025-09-29T17:09:00Z">
            <w:rPr>
              <w:ins w:id="1294" w:author="Autor desconhecido" w:date="2025-09-28T18:24:00Z"/>
              <w:rFonts w:ascii="Times New Roman" w:hAnsi="Times New Roman"/>
            </w:rPr>
          </w:rPrChange>
        </w:rPr>
        <w:pPrChange w:id="1295" w:author="User" w:date="2025-09-29T17:10:00Z">
          <w:pPr>
            <w:pStyle w:val="Corpodetexto"/>
            <w:spacing w:line="360" w:lineRule="auto"/>
          </w:pPr>
        </w:pPrChange>
      </w:pPr>
      <w:ins w:id="1296" w:author="Autor desconhecido" w:date="2025-09-28T18:24:00Z">
        <w:r w:rsidRPr="00AB1332">
          <w:rPr>
            <w:rFonts w:ascii="Times New Roman" w:eastAsia="Times New Roman" w:hAnsi="Times New Roman" w:cs="Times New Roman"/>
            <w:rPrChange w:id="1297" w:author="User" w:date="2025-09-29T17:09:00Z">
              <w:rPr>
                <w:rStyle w:val="Forte"/>
                <w:rFonts w:ascii="Times New Roman" w:hAnsi="Times New Roman"/>
                <w:b w:val="0"/>
                <w:bCs w:val="0"/>
                <w:color w:val="0F1115"/>
                <w:shd w:val="clear" w:color="auto" w:fill="8DFF00"/>
              </w:rPr>
            </w:rPrChange>
          </w:rPr>
          <w:t>d) Comparar os padrões cinemáticos</w:t>
        </w:r>
        <w:r w:rsidRPr="00AB1332">
          <w:rPr>
            <w:rFonts w:ascii="Times New Roman" w:eastAsia="Times New Roman" w:hAnsi="Times New Roman" w:cs="Times New Roman"/>
            <w:rPrChange w:id="1298" w:author="User" w:date="2025-09-29T17:09:00Z">
              <w:rPr>
                <w:rFonts w:ascii="Times New Roman" w:hAnsi="Times New Roman"/>
                <w:color w:val="0F1115"/>
                <w:shd w:val="clear" w:color="auto" w:fill="8DFF00"/>
              </w:rPr>
            </w:rPrChange>
          </w:rPr>
          <w:t xml:space="preserve"> (ângulos articulares de punhos, ombros, quadril e cabeça, e largura da base de apoio) adotados por praticantes de diferentes níveis de proficiência e modalidades durante a execução do </w:t>
        </w:r>
        <w:r w:rsidRPr="00AB1332">
          <w:rPr>
            <w:rFonts w:ascii="Times New Roman" w:eastAsia="Times New Roman" w:hAnsi="Times New Roman" w:cs="Times New Roman"/>
            <w:i/>
            <w:iCs/>
            <w:rPrChange w:id="1299"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300" w:author="User" w:date="2025-09-29T17:09:00Z">
              <w:rPr>
                <w:rFonts w:ascii="Times New Roman" w:hAnsi="Times New Roman"/>
                <w:color w:val="0F1115"/>
                <w:shd w:val="clear" w:color="auto" w:fill="8DFF00"/>
              </w:rPr>
            </w:rPrChange>
          </w:rPr>
          <w:t xml:space="preserve"> e do </w:t>
        </w:r>
        <w:r w:rsidRPr="00AB1332">
          <w:rPr>
            <w:rFonts w:ascii="Times New Roman" w:eastAsia="Times New Roman" w:hAnsi="Times New Roman" w:cs="Times New Roman"/>
            <w:i/>
            <w:iCs/>
            <w:rPrChange w:id="1301"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302" w:author="User" w:date="2025-09-29T17:09:00Z">
              <w:rPr>
                <w:rFonts w:ascii="Times New Roman" w:hAnsi="Times New Roman"/>
                <w:iCs/>
                <w:color w:val="0F1115"/>
                <w:shd w:val="clear" w:color="auto" w:fill="8DFF00"/>
              </w:rPr>
            </w:rPrChange>
          </w:rPr>
          <w:t>.</w:t>
        </w:r>
      </w:ins>
    </w:p>
    <w:p w14:paraId="69CEC23B" w14:textId="77777777" w:rsidR="00922388" w:rsidRPr="00AB1332" w:rsidRDefault="00854586" w:rsidP="00AB1332">
      <w:pPr>
        <w:pStyle w:val="Corpodetexto"/>
        <w:spacing w:after="0" w:line="360" w:lineRule="auto"/>
        <w:rPr>
          <w:ins w:id="1303" w:author="Autor desconhecido" w:date="2025-09-28T18:24:00Z"/>
          <w:rFonts w:ascii="Times New Roman" w:eastAsia="Times New Roman" w:hAnsi="Times New Roman" w:cs="Times New Roman"/>
          <w:rPrChange w:id="1304" w:author="User" w:date="2025-09-29T17:09:00Z">
            <w:rPr>
              <w:ins w:id="1305" w:author="Autor desconhecido" w:date="2025-09-28T18:24:00Z"/>
              <w:rFonts w:ascii="Times New Roman" w:hAnsi="Times New Roman"/>
            </w:rPr>
          </w:rPrChange>
        </w:rPr>
        <w:pPrChange w:id="1306" w:author="User" w:date="2025-09-29T17:10:00Z">
          <w:pPr>
            <w:pStyle w:val="Corpodetexto"/>
            <w:spacing w:line="360" w:lineRule="auto"/>
          </w:pPr>
        </w:pPrChange>
      </w:pPr>
      <w:ins w:id="1307" w:author="Autor desconhecido" w:date="2025-09-28T18:24:00Z">
        <w:r w:rsidRPr="00AB1332">
          <w:rPr>
            <w:rFonts w:ascii="Times New Roman" w:eastAsia="Times New Roman" w:hAnsi="Times New Roman" w:cs="Times New Roman"/>
            <w:rPrChange w:id="1308" w:author="User" w:date="2025-09-29T17:09:00Z">
              <w:rPr>
                <w:rStyle w:val="Forte"/>
                <w:rFonts w:ascii="Times New Roman" w:hAnsi="Times New Roman"/>
                <w:b w:val="0"/>
                <w:bCs w:val="0"/>
                <w:color w:val="0F1115"/>
                <w:shd w:val="clear" w:color="auto" w:fill="8DFF00"/>
              </w:rPr>
            </w:rPrChange>
          </w:rPr>
          <w:t>c) Determinar a associação entre o tempo de prática específica e a idade cronológica</w:t>
        </w:r>
        <w:r w:rsidRPr="00AB1332">
          <w:rPr>
            <w:rFonts w:ascii="Times New Roman" w:eastAsia="Times New Roman" w:hAnsi="Times New Roman" w:cs="Times New Roman"/>
            <w:rPrChange w:id="1309" w:author="User" w:date="2025-09-29T17:09:00Z">
              <w:rPr>
                <w:rFonts w:ascii="Times New Roman" w:hAnsi="Times New Roman"/>
                <w:color w:val="0F1115"/>
                <w:shd w:val="clear" w:color="auto" w:fill="8DFF00"/>
              </w:rPr>
            </w:rPrChange>
          </w:rPr>
          <w:t xml:space="preserve"> com o desempenho no </w:t>
        </w:r>
        <w:r w:rsidRPr="00AB1332">
          <w:rPr>
            <w:rFonts w:ascii="Times New Roman" w:eastAsia="Times New Roman" w:hAnsi="Times New Roman" w:cs="Times New Roman"/>
            <w:i/>
            <w:iCs/>
            <w:rPrChange w:id="1310"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311" w:author="User" w:date="2025-09-29T17:09:00Z">
              <w:rPr>
                <w:rFonts w:ascii="Times New Roman" w:hAnsi="Times New Roman"/>
                <w:color w:val="0F1115"/>
                <w:shd w:val="clear" w:color="auto" w:fill="8DFF00"/>
              </w:rPr>
            </w:rPrChange>
          </w:rPr>
          <w:t xml:space="preserve"> e </w:t>
        </w:r>
        <w:r w:rsidRPr="00AB1332">
          <w:rPr>
            <w:rFonts w:ascii="Times New Roman" w:eastAsia="Times New Roman" w:hAnsi="Times New Roman" w:cs="Times New Roman"/>
            <w:i/>
            <w:iCs/>
            <w:rPrChange w:id="1312"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313" w:author="User" w:date="2025-09-29T17:09:00Z">
              <w:rPr>
                <w:rFonts w:ascii="Times New Roman" w:hAnsi="Times New Roman"/>
                <w:color w:val="0F1115"/>
                <w:shd w:val="clear" w:color="auto" w:fill="8DFF00"/>
              </w:rPr>
            </w:rPrChange>
          </w:rPr>
          <w:t>, testando a hipótese de que a experiência prática tem um peso preditivo maior que a idade.</w:t>
        </w:r>
      </w:ins>
    </w:p>
    <w:p w14:paraId="3BFE45A6" w14:textId="77777777" w:rsidR="00922388" w:rsidRPr="00AB1332" w:rsidRDefault="00854586" w:rsidP="00AB1332">
      <w:pPr>
        <w:pStyle w:val="Corpodetexto"/>
        <w:spacing w:after="0" w:line="360" w:lineRule="auto"/>
        <w:rPr>
          <w:ins w:id="1314" w:author="Autor desconhecido" w:date="2025-09-28T18:24:00Z"/>
          <w:rFonts w:ascii="Times New Roman" w:eastAsia="Times New Roman" w:hAnsi="Times New Roman" w:cs="Times New Roman"/>
          <w:rPrChange w:id="1315" w:author="User" w:date="2025-09-29T17:09:00Z">
            <w:rPr>
              <w:ins w:id="1316" w:author="Autor desconhecido" w:date="2025-09-28T18:24:00Z"/>
              <w:rFonts w:ascii="Times New Roman" w:hAnsi="Times New Roman"/>
            </w:rPr>
          </w:rPrChange>
        </w:rPr>
        <w:pPrChange w:id="1317" w:author="User" w:date="2025-09-29T17:10:00Z">
          <w:pPr>
            <w:pStyle w:val="Corpodetexto"/>
            <w:spacing w:line="360" w:lineRule="auto"/>
          </w:pPr>
        </w:pPrChange>
      </w:pPr>
      <w:ins w:id="1318" w:author="Autor desconhecido" w:date="2025-09-28T18:24:00Z">
        <w:r w:rsidRPr="00AB1332">
          <w:rPr>
            <w:rFonts w:ascii="Times New Roman" w:eastAsia="Times New Roman" w:hAnsi="Times New Roman" w:cs="Times New Roman"/>
            <w:rPrChange w:id="1319" w:author="User" w:date="2025-09-29T17:09:00Z">
              <w:rPr>
                <w:rStyle w:val="Forte"/>
                <w:rFonts w:ascii="Times New Roman" w:hAnsi="Times New Roman"/>
                <w:b w:val="0"/>
                <w:bCs w:val="0"/>
                <w:color w:val="0F1115"/>
                <w:shd w:val="clear" w:color="auto" w:fill="8DFF00"/>
              </w:rPr>
            </w:rPrChange>
          </w:rPr>
          <w:t>d) Identificar os preditores espaço-temporais</w:t>
        </w:r>
        <w:r w:rsidRPr="00AB1332">
          <w:rPr>
            <w:rFonts w:ascii="Times New Roman" w:eastAsia="Times New Roman" w:hAnsi="Times New Roman" w:cs="Times New Roman"/>
            <w:rPrChange w:id="1320" w:author="User" w:date="2025-09-29T17:09:00Z">
              <w:rPr>
                <w:rFonts w:ascii="Times New Roman" w:hAnsi="Times New Roman"/>
                <w:color w:val="0F1115"/>
                <w:shd w:val="clear" w:color="auto" w:fill="8DFF00"/>
              </w:rPr>
            </w:rPrChange>
          </w:rPr>
          <w:t xml:space="preserve"> (comprimento e cadência das passadas, tempo em duplo suporte, variabilidade e simetria) associados a um melhor desempenho no </w:t>
        </w:r>
        <w:r w:rsidRPr="00AB1332">
          <w:rPr>
            <w:rFonts w:ascii="Times New Roman" w:eastAsia="Times New Roman" w:hAnsi="Times New Roman" w:cs="Times New Roman"/>
            <w:i/>
            <w:iCs/>
            <w:rPrChange w:id="1321"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322" w:author="User" w:date="2025-09-29T17:09:00Z">
              <w:rPr>
                <w:rFonts w:ascii="Times New Roman" w:hAnsi="Times New Roman"/>
                <w:color w:val="0F1115"/>
                <w:shd w:val="clear" w:color="auto" w:fill="8DFF00"/>
              </w:rPr>
            </w:rPrChange>
          </w:rPr>
          <w:t xml:space="preserve"> (maior distância percorrida).</w:t>
        </w:r>
      </w:ins>
    </w:p>
    <w:p w14:paraId="24C2C095" w14:textId="33971E80" w:rsidR="00922388" w:rsidRDefault="00854586" w:rsidP="00AB1332">
      <w:pPr>
        <w:pStyle w:val="Corpodetexto"/>
        <w:spacing w:after="0" w:line="360" w:lineRule="auto"/>
        <w:rPr>
          <w:ins w:id="1323" w:author="User" w:date="2025-09-29T17:10:00Z"/>
          <w:rFonts w:ascii="Times New Roman" w:eastAsia="Times New Roman" w:hAnsi="Times New Roman" w:cs="Times New Roman"/>
        </w:rPr>
      </w:pPr>
      <w:ins w:id="1324" w:author="Autor desconhecido" w:date="2025-09-28T18:24:00Z">
        <w:r w:rsidRPr="00AB1332">
          <w:rPr>
            <w:rFonts w:ascii="Times New Roman" w:eastAsia="Times New Roman" w:hAnsi="Times New Roman" w:cs="Times New Roman"/>
            <w:rPrChange w:id="1325" w:author="User" w:date="2025-09-29T17:09:00Z">
              <w:rPr>
                <w:rStyle w:val="Forte"/>
                <w:rFonts w:ascii="Times New Roman" w:hAnsi="Times New Roman"/>
                <w:b w:val="0"/>
                <w:bCs w:val="0"/>
                <w:color w:val="0F1115"/>
                <w:shd w:val="clear" w:color="auto" w:fill="8DFF00"/>
              </w:rPr>
            </w:rPrChange>
          </w:rPr>
          <w:t>e) Verificar a existência de uma possível transferência de habilidades</w:t>
        </w:r>
        <w:r w:rsidRPr="00AB1332">
          <w:rPr>
            <w:rFonts w:ascii="Times New Roman" w:eastAsia="Times New Roman" w:hAnsi="Times New Roman" w:cs="Times New Roman"/>
            <w:rPrChange w:id="1326" w:author="User" w:date="2025-09-29T17:09:00Z">
              <w:rPr>
                <w:rFonts w:ascii="Times New Roman" w:hAnsi="Times New Roman"/>
                <w:color w:val="0F1115"/>
                <w:shd w:val="clear" w:color="auto" w:fill="8DFF00"/>
              </w:rPr>
            </w:rPrChange>
          </w:rPr>
          <w:t xml:space="preserve"> entre o </w:t>
        </w:r>
        <w:r w:rsidRPr="00AB1332">
          <w:rPr>
            <w:rFonts w:ascii="Times New Roman" w:eastAsia="Times New Roman" w:hAnsi="Times New Roman" w:cs="Times New Roman"/>
            <w:i/>
            <w:iCs/>
            <w:rPrChange w:id="1327"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328" w:author="User" w:date="2025-09-29T17:09:00Z">
              <w:rPr>
                <w:rFonts w:ascii="Times New Roman" w:hAnsi="Times New Roman"/>
                <w:color w:val="0F1115"/>
                <w:shd w:val="clear" w:color="auto" w:fill="8DFF00"/>
              </w:rPr>
            </w:rPrChange>
          </w:rPr>
          <w:t xml:space="preserve"> estático e o </w:t>
        </w:r>
        <w:r w:rsidRPr="00AB1332">
          <w:rPr>
            <w:rFonts w:ascii="Times New Roman" w:eastAsia="Times New Roman" w:hAnsi="Times New Roman" w:cs="Times New Roman"/>
            <w:i/>
            <w:iCs/>
            <w:rPrChange w:id="1329"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330" w:author="User" w:date="2025-09-29T17:09:00Z">
              <w:rPr>
                <w:rFonts w:ascii="Times New Roman" w:hAnsi="Times New Roman"/>
                <w:color w:val="0F1115"/>
                <w:shd w:val="clear" w:color="auto" w:fill="8DFF00"/>
              </w:rPr>
            </w:rPrChange>
          </w:rPr>
          <w:t xml:space="preserve"> dinâmico, correlacionando o tempo máximo de sustentação no </w:t>
        </w:r>
        <w:r w:rsidRPr="00AB1332">
          <w:rPr>
            <w:rFonts w:ascii="Times New Roman" w:eastAsia="Times New Roman" w:hAnsi="Times New Roman" w:cs="Times New Roman"/>
            <w:i/>
            <w:iCs/>
            <w:rPrChange w:id="1331" w:author="User" w:date="2025-09-29T17:09:00Z">
              <w:rPr>
                <w:rFonts w:ascii="Times New Roman" w:hAnsi="Times New Roman"/>
                <w:i/>
                <w:iCs/>
                <w:color w:val="0F1115"/>
                <w:shd w:val="clear" w:color="auto" w:fill="8DFF00"/>
              </w:rPr>
            </w:rPrChange>
          </w:rPr>
          <w:t>HS</w:t>
        </w:r>
        <w:r w:rsidRPr="00AB1332">
          <w:rPr>
            <w:rFonts w:ascii="Times New Roman" w:eastAsia="Times New Roman" w:hAnsi="Times New Roman" w:cs="Times New Roman"/>
            <w:rPrChange w:id="1332" w:author="User" w:date="2025-09-29T17:09:00Z">
              <w:rPr>
                <w:rFonts w:ascii="Times New Roman" w:hAnsi="Times New Roman"/>
                <w:color w:val="0F1115"/>
                <w:shd w:val="clear" w:color="auto" w:fill="8DFF00"/>
              </w:rPr>
            </w:rPrChange>
          </w:rPr>
          <w:t xml:space="preserve"> com as variáveis de desempenho espaço-temporal no </w:t>
        </w:r>
        <w:r w:rsidRPr="00AB1332">
          <w:rPr>
            <w:rFonts w:ascii="Times New Roman" w:eastAsia="Times New Roman" w:hAnsi="Times New Roman" w:cs="Times New Roman"/>
            <w:i/>
            <w:iCs/>
            <w:rPrChange w:id="1333" w:author="User" w:date="2025-09-29T17:09:00Z">
              <w:rPr>
                <w:rFonts w:ascii="Times New Roman" w:hAnsi="Times New Roman"/>
                <w:i/>
                <w:iCs/>
                <w:color w:val="0F1115"/>
                <w:shd w:val="clear" w:color="auto" w:fill="8DFF00"/>
              </w:rPr>
            </w:rPrChange>
          </w:rPr>
          <w:t>HSW</w:t>
        </w:r>
        <w:r w:rsidRPr="00AB1332">
          <w:rPr>
            <w:rFonts w:ascii="Times New Roman" w:eastAsia="Times New Roman" w:hAnsi="Times New Roman" w:cs="Times New Roman"/>
            <w:rPrChange w:id="1334" w:author="User" w:date="2025-09-29T17:09:00Z">
              <w:rPr>
                <w:rFonts w:ascii="Times New Roman" w:hAnsi="Times New Roman"/>
                <w:color w:val="0F1115"/>
                <w:shd w:val="clear" w:color="auto" w:fill="8DFF00"/>
              </w:rPr>
            </w:rPrChange>
          </w:rPr>
          <w:t>.</w:t>
        </w:r>
      </w:ins>
    </w:p>
    <w:p w14:paraId="4779DBE8" w14:textId="77777777" w:rsidR="00AB1332" w:rsidRPr="00AB1332" w:rsidRDefault="00AB1332" w:rsidP="00CB4FED">
      <w:pPr>
        <w:pStyle w:val="Corpodetexto"/>
        <w:spacing w:after="0" w:line="360" w:lineRule="auto"/>
        <w:rPr>
          <w:ins w:id="1335" w:author="Autor desconhecido" w:date="2025-09-28T18:24:00Z"/>
          <w:rFonts w:ascii="Times New Roman" w:eastAsia="Times New Roman" w:hAnsi="Times New Roman" w:cs="Times New Roman"/>
          <w:rPrChange w:id="1336" w:author="User" w:date="2025-09-29T17:09:00Z">
            <w:rPr>
              <w:ins w:id="1337" w:author="Autor desconhecido" w:date="2025-09-28T18:24:00Z"/>
              <w:rFonts w:ascii="Times New Roman" w:hAnsi="Times New Roman"/>
            </w:rPr>
          </w:rPrChange>
        </w:rPr>
      </w:pPr>
    </w:p>
    <w:p w14:paraId="5E62CE59" w14:textId="77777777" w:rsidR="00922388" w:rsidRDefault="00922388" w:rsidP="00AB1332">
      <w:pPr>
        <w:pStyle w:val="Ttulo1"/>
        <w:spacing w:before="0" w:after="0" w:line="360" w:lineRule="auto"/>
        <w:rPr>
          <w:del w:id="1338" w:author="Autor desconhecido" w:date="2025-09-28T18:33:00Z"/>
          <w:rFonts w:ascii="Times New Roman" w:eastAsia="Times New Roman" w:hAnsi="Times New Roman" w:cs="Times New Roman"/>
        </w:rPr>
        <w:pPrChange w:id="1339" w:author="User" w:date="2025-09-29T17:10:00Z">
          <w:pPr>
            <w:pStyle w:val="Ttulo1"/>
            <w:spacing w:line="360" w:lineRule="auto"/>
          </w:pPr>
        </w:pPrChange>
      </w:pPr>
    </w:p>
    <w:p w14:paraId="0F930B58" w14:textId="77777777" w:rsidR="00922388" w:rsidRDefault="00854586" w:rsidP="00AB1332">
      <w:pPr>
        <w:pStyle w:val="Ttulo1"/>
        <w:spacing w:before="0" w:after="0" w:line="360" w:lineRule="auto"/>
        <w:rPr>
          <w:rFonts w:ascii="Times New Roman" w:eastAsia="Times New Roman" w:hAnsi="Times New Roman" w:cs="Times New Roman"/>
        </w:rPr>
        <w:pPrChange w:id="1340" w:author="User" w:date="2025-09-29T17:10:00Z">
          <w:pPr>
            <w:pStyle w:val="Ttulo1"/>
            <w:spacing w:line="360" w:lineRule="auto"/>
          </w:pPr>
        </w:pPrChange>
      </w:pPr>
      <w:r>
        <w:rPr>
          <w:rFonts w:ascii="Times New Roman" w:eastAsia="Times New Roman" w:hAnsi="Times New Roman" w:cs="Times New Roman"/>
        </w:rPr>
        <w:t>3    MÉTODO</w:t>
      </w:r>
    </w:p>
    <w:p w14:paraId="0AB45874" w14:textId="77777777" w:rsidR="00922388" w:rsidRDefault="00854586">
      <w:pPr>
        <w:spacing w:line="360" w:lineRule="auto"/>
        <w:rPr>
          <w:ins w:id="1341" w:author="Autor desconhecido" w:date="2025-09-28T18:35:00Z"/>
          <w:rFonts w:ascii="Times New Roman" w:eastAsia="Times New Roman" w:hAnsi="Times New Roman" w:cs="Times New Roman"/>
        </w:rPr>
      </w:pPr>
      <w:del w:id="1342" w:author="Autor desconhecido" w:date="2025-09-28T18:35:00Z">
        <w:r>
          <w:rPr>
            <w:rFonts w:ascii="Times New Roman" w:eastAsia="Times New Roman" w:hAnsi="Times New Roman" w:cs="Times New Roman"/>
          </w:rPr>
          <w:delText>3.1</w:delText>
        </w:r>
      </w:del>
      <w:ins w:id="1343" w:author="Autor desconhecido" w:date="2025-09-28T18:35:00Z">
        <w:r>
          <w:rPr>
            <w:rFonts w:ascii="Times New Roman" w:eastAsia="Times New Roman" w:hAnsi="Times New Roman" w:cs="Times New Roman"/>
          </w:rPr>
          <w:t>3.1 Delineamento experimental</w:t>
        </w:r>
      </w:ins>
    </w:p>
    <w:p w14:paraId="22790449" w14:textId="68786E8C" w:rsidR="00922388" w:rsidRPr="009B0B79" w:rsidRDefault="00854586">
      <w:pPr>
        <w:widowControl w:val="0"/>
        <w:spacing w:line="360" w:lineRule="auto"/>
        <w:ind w:firstLine="709"/>
        <w:rPr>
          <w:ins w:id="1344" w:author="Autor desconhecido" w:date="2025-09-28T20:32:00Z"/>
          <w:rFonts w:ascii="Times New Roman" w:eastAsia="Times New Roman" w:hAnsi="Times New Roman" w:cs="Times New Roman"/>
          <w:color w:val="000000"/>
          <w:rPrChange w:id="1345" w:author="User" w:date="2025-09-29T17:14:00Z">
            <w:rPr>
              <w:ins w:id="1346" w:author="Autor desconhecido" w:date="2025-09-28T20:32:00Z"/>
              <w:rFonts w:ascii="Times New Roman" w:eastAsia="Times New Roman" w:hAnsi="Times New Roman" w:cs="Times New Roman"/>
            </w:rPr>
          </w:rPrChange>
        </w:rPr>
      </w:pPr>
      <w:ins w:id="1347" w:author="Autor desconhecido" w:date="2025-09-28T18:35:00Z">
        <w:r>
          <w:rPr>
            <w:rFonts w:ascii="Times New Roman" w:eastAsia="Times New Roman" w:hAnsi="Times New Roman" w:cs="Times New Roman"/>
          </w:rPr>
          <w:t xml:space="preserve">O estudo será observacional e transversal. </w:t>
        </w:r>
      </w:ins>
      <w:ins w:id="1348" w:author="Autor desconhecido" w:date="2025-09-28T20:30:00Z">
        <w:r w:rsidRPr="00AB1332">
          <w:rPr>
            <w:rFonts w:ascii="Times New Roman" w:eastAsia="Times New Roman" w:hAnsi="Times New Roman" w:cs="Times New Roman"/>
            <w:color w:val="000000"/>
            <w:rPrChange w:id="1349" w:author="User" w:date="2025-09-29T17:10:00Z">
              <w:rPr>
                <w:rFonts w:ascii="Times New Roman" w:eastAsia="Times New Roman" w:hAnsi="Times New Roman" w:cs="Times New Roman"/>
                <w:color w:val="000000"/>
                <w:shd w:val="clear" w:color="auto" w:fill="8DFF00"/>
              </w:rPr>
            </w:rPrChange>
          </w:rPr>
          <w:t xml:space="preserve">Dentre as variáveis de força, serão investigadas a força máxima dos flexores de punho, dos flexores dos dedos e dos músculos braço e ombro em movimentos de empurrar acima da cabeça, pela hipótese de que influenciam tanto a capacidade de sustentar o corpo invertido quanto a propulsão necessária para a locomoção em mãos no </w:t>
        </w:r>
        <w:r w:rsidRPr="00AB1332">
          <w:rPr>
            <w:rFonts w:ascii="Times New Roman" w:eastAsia="Times New Roman" w:hAnsi="Times New Roman" w:cs="Times New Roman"/>
            <w:i/>
            <w:color w:val="000000"/>
            <w:rPrChange w:id="1350" w:author="User" w:date="2025-09-29T17:10:00Z">
              <w:rPr>
                <w:rFonts w:ascii="Times New Roman" w:eastAsia="Times New Roman" w:hAnsi="Times New Roman" w:cs="Times New Roman"/>
                <w:i/>
                <w:color w:val="000000"/>
                <w:shd w:val="clear" w:color="auto" w:fill="8DFF00"/>
              </w:rPr>
            </w:rPrChange>
          </w:rPr>
          <w:t>HSW</w:t>
        </w:r>
        <w:r w:rsidRPr="00AB1332">
          <w:rPr>
            <w:rFonts w:ascii="Times New Roman" w:eastAsia="Times New Roman" w:hAnsi="Times New Roman" w:cs="Times New Roman"/>
            <w:color w:val="000000"/>
            <w:rPrChange w:id="1351" w:author="User" w:date="2025-09-29T17:10:00Z">
              <w:rPr>
                <w:rFonts w:ascii="Times New Roman" w:eastAsia="Times New Roman" w:hAnsi="Times New Roman" w:cs="Times New Roman"/>
                <w:color w:val="000000"/>
                <w:shd w:val="clear" w:color="auto" w:fill="8DFF00"/>
              </w:rPr>
            </w:rPrChange>
          </w:rPr>
          <w:t xml:space="preserve">. Evidências biomecânicas demonstram que a estabilidade no </w:t>
        </w:r>
        <w:r w:rsidRPr="00AB1332">
          <w:rPr>
            <w:rFonts w:ascii="Times New Roman" w:eastAsia="Times New Roman" w:hAnsi="Times New Roman" w:cs="Times New Roman"/>
            <w:i/>
            <w:color w:val="000000"/>
            <w:rPrChange w:id="1352"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353" w:author="User" w:date="2025-09-29T17:10:00Z">
              <w:rPr>
                <w:rFonts w:ascii="Times New Roman" w:eastAsia="Times New Roman" w:hAnsi="Times New Roman" w:cs="Times New Roman"/>
                <w:color w:val="000000"/>
                <w:shd w:val="clear" w:color="auto" w:fill="8DFF00"/>
              </w:rPr>
            </w:rPrChange>
          </w:rPr>
          <w:t xml:space="preserve"> </w:t>
        </w:r>
        <w:r w:rsidRPr="00AB1332">
          <w:rPr>
            <w:rFonts w:ascii="Times New Roman" w:eastAsia="Times New Roman" w:hAnsi="Times New Roman" w:cs="Times New Roman"/>
            <w:color w:val="000000"/>
            <w:rPrChange w:id="1354" w:author="User" w:date="2025-09-29T17:10:00Z">
              <w:rPr>
                <w:rFonts w:ascii="Times New Roman" w:eastAsia="Times New Roman" w:hAnsi="Times New Roman" w:cs="Times New Roman"/>
                <w:color w:val="000000"/>
                <w:shd w:val="clear" w:color="auto" w:fill="8DFF00"/>
              </w:rPr>
            </w:rPrChange>
          </w:rPr>
          <w:lastRenderedPageBreak/>
          <w:t xml:space="preserve">depende de um equilíbrio ativo entre grupos musculares, destacando-se a atuação dos flexores de punho (o flexor radial do carpo, o flexor ulnar do carpo e o palmar longo), do tríceps braquial e do deltoide anterior como principais contribuintes para a manutenção da posição invertida e para o controle das oscilações corporais [10]. Além disso, existe uma correlação entre a força relativa no </w:t>
        </w:r>
        <w:r w:rsidRPr="00AB1332">
          <w:rPr>
            <w:rFonts w:ascii="Times New Roman" w:eastAsia="Times New Roman" w:hAnsi="Times New Roman" w:cs="Times New Roman"/>
            <w:i/>
            <w:color w:val="000000"/>
            <w:rPrChange w:id="1355" w:author="User" w:date="2025-09-29T17:10:00Z">
              <w:rPr>
                <w:rFonts w:ascii="Times New Roman" w:eastAsia="Times New Roman" w:hAnsi="Times New Roman" w:cs="Times New Roman"/>
                <w:i/>
                <w:color w:val="000000"/>
                <w:shd w:val="clear" w:color="auto" w:fill="8DFF00"/>
              </w:rPr>
            </w:rPrChange>
          </w:rPr>
          <w:t>shoulder press</w:t>
        </w:r>
        <w:r w:rsidRPr="00AB1332">
          <w:rPr>
            <w:rFonts w:ascii="Times New Roman" w:eastAsia="Times New Roman" w:hAnsi="Times New Roman" w:cs="Times New Roman"/>
            <w:color w:val="000000"/>
            <w:rPrChange w:id="1356" w:author="User" w:date="2025-09-29T17:10:00Z">
              <w:rPr>
                <w:rFonts w:ascii="Times New Roman" w:eastAsia="Times New Roman" w:hAnsi="Times New Roman" w:cs="Times New Roman"/>
                <w:color w:val="000000"/>
                <w:shd w:val="clear" w:color="auto" w:fill="8DFF00"/>
              </w:rPr>
            </w:rPrChange>
          </w:rPr>
          <w:t xml:space="preserve"> em relação à massa corporal e o desempenho na flexão e extensão de cotovelo em posição invertida, o </w:t>
        </w:r>
        <w:r w:rsidRPr="00AB1332">
          <w:rPr>
            <w:rFonts w:ascii="Times New Roman" w:eastAsia="Times New Roman" w:hAnsi="Times New Roman" w:cs="Times New Roman"/>
            <w:i/>
            <w:color w:val="000000"/>
            <w:rPrChange w:id="1357" w:author="User" w:date="2025-09-29T17:10:00Z">
              <w:rPr>
                <w:rFonts w:ascii="Times New Roman" w:eastAsia="Times New Roman" w:hAnsi="Times New Roman" w:cs="Times New Roman"/>
                <w:i/>
                <w:color w:val="000000"/>
                <w:shd w:val="clear" w:color="auto" w:fill="8DFF00"/>
              </w:rPr>
            </w:rPrChange>
          </w:rPr>
          <w:t>strict handstand push-up</w:t>
        </w:r>
        <w:r w:rsidRPr="00AB1332">
          <w:rPr>
            <w:rFonts w:ascii="Times New Roman" w:eastAsia="Times New Roman" w:hAnsi="Times New Roman" w:cs="Times New Roman"/>
            <w:color w:val="000000"/>
            <w:rPrChange w:id="1358" w:author="User" w:date="2025-09-29T17:10:00Z">
              <w:rPr>
                <w:rFonts w:ascii="Times New Roman" w:eastAsia="Times New Roman" w:hAnsi="Times New Roman" w:cs="Times New Roman"/>
                <w:color w:val="000000"/>
                <w:shd w:val="clear" w:color="auto" w:fill="8DFF00"/>
              </w:rPr>
            </w:rPrChange>
          </w:rPr>
          <w:t xml:space="preserve">, sugerindo que a força de empurrar acima da cabeça pode estar diretamente relacionada à estabilidade do ombro durante o </w:t>
        </w:r>
        <w:r w:rsidRPr="00AB1332">
          <w:rPr>
            <w:rFonts w:ascii="Times New Roman" w:eastAsia="Times New Roman" w:hAnsi="Times New Roman" w:cs="Times New Roman"/>
            <w:i/>
            <w:color w:val="000000"/>
            <w:rPrChange w:id="1359" w:author="User" w:date="2025-09-29T17:10:00Z">
              <w:rPr>
                <w:rFonts w:ascii="Times New Roman" w:eastAsia="Times New Roman" w:hAnsi="Times New Roman" w:cs="Times New Roman"/>
                <w:i/>
                <w:color w:val="000000"/>
                <w:shd w:val="clear" w:color="auto" w:fill="8DFF00"/>
              </w:rPr>
            </w:rPrChange>
          </w:rPr>
          <w:t xml:space="preserve">HS </w:t>
        </w:r>
        <w:r w:rsidRPr="00AB1332">
          <w:rPr>
            <w:rFonts w:ascii="Times New Roman" w:eastAsia="Times New Roman" w:hAnsi="Times New Roman" w:cs="Times New Roman"/>
            <w:color w:val="000000"/>
            <w:rPrChange w:id="1360" w:author="User" w:date="2025-09-29T17:10:00Z">
              <w:rPr>
                <w:rFonts w:ascii="Times New Roman" w:eastAsia="Times New Roman" w:hAnsi="Times New Roman" w:cs="Times New Roman"/>
                <w:color w:val="000000"/>
                <w:shd w:val="clear" w:color="auto" w:fill="8DFF00"/>
              </w:rPr>
            </w:rPrChange>
          </w:rPr>
          <w:t>[21]. Além da força máxima, será avaliada a resistência em posição invertida</w:t>
        </w:r>
        <w:r w:rsidRPr="00AB1332">
          <w:rPr>
            <w:rFonts w:ascii="Times New Roman" w:eastAsia="Times New Roman" w:hAnsi="Times New Roman" w:cs="Times New Roman"/>
            <w:b/>
            <w:color w:val="000000"/>
            <w:rPrChange w:id="1361" w:author="User" w:date="2025-09-29T17:10:00Z">
              <w:rPr>
                <w:rFonts w:ascii="Times New Roman" w:eastAsia="Times New Roman" w:hAnsi="Times New Roman" w:cs="Times New Roman"/>
                <w:b/>
                <w:color w:val="000000"/>
                <w:shd w:val="clear" w:color="auto" w:fill="8DFF00"/>
              </w:rPr>
            </w:rPrChange>
          </w:rPr>
          <w:t>,</w:t>
        </w:r>
        <w:r w:rsidRPr="00AB1332">
          <w:rPr>
            <w:rFonts w:ascii="Times New Roman" w:eastAsia="Times New Roman" w:hAnsi="Times New Roman" w:cs="Times New Roman"/>
            <w:color w:val="000000"/>
            <w:rPrChange w:id="1362" w:author="User" w:date="2025-09-29T17:10:00Z">
              <w:rPr>
                <w:rFonts w:ascii="Times New Roman" w:eastAsia="Times New Roman" w:hAnsi="Times New Roman" w:cs="Times New Roman"/>
                <w:color w:val="000000"/>
                <w:shd w:val="clear" w:color="auto" w:fill="8DFF00"/>
              </w:rPr>
            </w:rPrChange>
          </w:rPr>
          <w:t xml:space="preserve"> por meio do tempo máximo de sustentação no </w:t>
        </w:r>
        <w:r w:rsidRPr="00AB1332">
          <w:rPr>
            <w:rFonts w:ascii="Times New Roman" w:eastAsia="Times New Roman" w:hAnsi="Times New Roman" w:cs="Times New Roman"/>
            <w:i/>
            <w:color w:val="000000"/>
            <w:rPrChange w:id="1363"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364" w:author="User" w:date="2025-09-29T17:10:00Z">
              <w:rPr>
                <w:rFonts w:ascii="Times New Roman" w:eastAsia="Times New Roman" w:hAnsi="Times New Roman" w:cs="Times New Roman"/>
                <w:color w:val="000000"/>
                <w:shd w:val="clear" w:color="auto" w:fill="8DFF00"/>
              </w:rPr>
            </w:rPrChange>
          </w:rPr>
          <w:t xml:space="preserve"> com pés escorados na parede (</w:t>
        </w:r>
        <w:r w:rsidRPr="00AB1332">
          <w:rPr>
            <w:rFonts w:ascii="Times New Roman" w:eastAsia="Times New Roman" w:hAnsi="Times New Roman" w:cs="Times New Roman"/>
            <w:i/>
            <w:color w:val="000000"/>
            <w:rPrChange w:id="1365" w:author="User" w:date="2025-09-29T17:10:00Z">
              <w:rPr>
                <w:rFonts w:ascii="Times New Roman" w:eastAsia="Times New Roman" w:hAnsi="Times New Roman" w:cs="Times New Roman"/>
                <w:i/>
                <w:color w:val="000000"/>
                <w:shd w:val="clear" w:color="auto" w:fill="8DFF00"/>
              </w:rPr>
            </w:rPrChange>
          </w:rPr>
          <w:t>wall-supported HS)</w:t>
        </w:r>
        <w:r w:rsidRPr="00AB1332">
          <w:rPr>
            <w:rFonts w:ascii="Times New Roman" w:eastAsia="Times New Roman" w:hAnsi="Times New Roman" w:cs="Times New Roman"/>
            <w:color w:val="000000"/>
            <w:rPrChange w:id="1366" w:author="User" w:date="2025-09-29T17:10:00Z">
              <w:rPr>
                <w:rFonts w:ascii="Times New Roman" w:eastAsia="Times New Roman" w:hAnsi="Times New Roman" w:cs="Times New Roman"/>
                <w:color w:val="000000"/>
                <w:shd w:val="clear" w:color="auto" w:fill="8DFF00"/>
              </w:rPr>
            </w:rPrChange>
          </w:rPr>
          <w:t xml:space="preserve">. Essa medida tem como objetivo isolar a contribuição da resistência dos músculos dos membros superiores em contrações isométricas prolongadas, simulando de forma controlada as exigências específicas da posição invertida. Evidências já destacaram a relevância da resistência muscular, sendo fadiga </w:t>
        </w:r>
        <w:del w:id="1367" w:author="User" w:date="2025-09-29T17:11:00Z">
          <w:r w:rsidRPr="00AB1332" w:rsidDel="00AB1332">
            <w:rPr>
              <w:rFonts w:ascii="Times New Roman" w:eastAsia="Times New Roman" w:hAnsi="Times New Roman" w:cs="Times New Roman"/>
              <w:color w:val="000000"/>
              <w:rPrChange w:id="1368" w:author="User" w:date="2025-09-29T17:10:00Z">
                <w:rPr>
                  <w:rFonts w:ascii="Times New Roman" w:eastAsia="Times New Roman" w:hAnsi="Times New Roman" w:cs="Times New Roman"/>
                  <w:color w:val="000000"/>
                  <w:shd w:val="clear" w:color="auto" w:fill="8DFF00"/>
                </w:rPr>
              </w:rPrChange>
            </w:rPr>
            <w:delText>do membros superiores</w:delText>
          </w:r>
        </w:del>
      </w:ins>
      <w:ins w:id="1369" w:author="User" w:date="2025-09-29T17:11:00Z">
        <w:r w:rsidR="00AB1332" w:rsidRPr="00CB4FED">
          <w:rPr>
            <w:rFonts w:ascii="Times New Roman" w:eastAsia="Times New Roman" w:hAnsi="Times New Roman" w:cs="Times New Roman"/>
            <w:color w:val="000000"/>
          </w:rPr>
          <w:t>dos membros superiores</w:t>
        </w:r>
      </w:ins>
      <w:ins w:id="1370" w:author="Autor desconhecido" w:date="2025-09-28T20:30:00Z">
        <w:r w:rsidRPr="00AB1332">
          <w:rPr>
            <w:rFonts w:ascii="Times New Roman" w:eastAsia="Times New Roman" w:hAnsi="Times New Roman" w:cs="Times New Roman"/>
            <w:color w:val="000000"/>
            <w:rPrChange w:id="1371" w:author="User" w:date="2025-09-29T17:10:00Z">
              <w:rPr>
                <w:rFonts w:ascii="Times New Roman" w:eastAsia="Times New Roman" w:hAnsi="Times New Roman" w:cs="Times New Roman"/>
                <w:color w:val="000000"/>
                <w:shd w:val="clear" w:color="auto" w:fill="8DFF00"/>
              </w:rPr>
            </w:rPrChange>
          </w:rPr>
          <w:t xml:space="preserve"> é um fator limitante para a estabilidade prolongada [14]. Foi observada a correlação significativa entre a força de empurrar de membros superiores, em teste de máximas repetições de </w:t>
        </w:r>
        <w:r w:rsidRPr="00AB1332">
          <w:rPr>
            <w:rFonts w:ascii="Times New Roman" w:eastAsia="Times New Roman" w:hAnsi="Times New Roman" w:cs="Times New Roman"/>
            <w:i/>
            <w:color w:val="000000"/>
            <w:rPrChange w:id="1372" w:author="User" w:date="2025-09-29T17:10:00Z">
              <w:rPr>
                <w:rFonts w:ascii="Times New Roman" w:eastAsia="Times New Roman" w:hAnsi="Times New Roman" w:cs="Times New Roman"/>
                <w:i/>
                <w:color w:val="000000"/>
                <w:shd w:val="clear" w:color="auto" w:fill="8DFF00"/>
              </w:rPr>
            </w:rPrChange>
          </w:rPr>
          <w:t>push-ups</w:t>
        </w:r>
        <w:r w:rsidRPr="00AB1332">
          <w:rPr>
            <w:rFonts w:ascii="Times New Roman" w:eastAsia="Times New Roman" w:hAnsi="Times New Roman" w:cs="Times New Roman"/>
            <w:color w:val="000000"/>
            <w:rPrChange w:id="1373" w:author="User" w:date="2025-09-29T17:10:00Z">
              <w:rPr>
                <w:rFonts w:ascii="Times New Roman" w:eastAsia="Times New Roman" w:hAnsi="Times New Roman" w:cs="Times New Roman"/>
                <w:color w:val="000000"/>
                <w:shd w:val="clear" w:color="auto" w:fill="8DFF00"/>
              </w:rPr>
            </w:rPrChange>
          </w:rPr>
          <w:t xml:space="preserve"> em um minuto, e o tempo de sustentação no </w:t>
        </w:r>
        <w:r w:rsidRPr="00AB1332">
          <w:rPr>
            <w:rFonts w:ascii="Times New Roman" w:eastAsia="Times New Roman" w:hAnsi="Times New Roman" w:cs="Times New Roman"/>
            <w:i/>
            <w:color w:val="000000"/>
            <w:rPrChange w:id="1374"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375" w:author="User" w:date="2025-09-29T17:10:00Z">
              <w:rPr>
                <w:rFonts w:ascii="Times New Roman" w:eastAsia="Times New Roman" w:hAnsi="Times New Roman" w:cs="Times New Roman"/>
                <w:color w:val="000000"/>
                <w:shd w:val="clear" w:color="auto" w:fill="8DFF00"/>
              </w:rPr>
            </w:rPrChange>
          </w:rPr>
          <w:t>, numa população de jovens ginastas profissionais [22]. No entanto, nenhum estudo correlacionou ainda resistência a fadiga com capacidade máxima de força e outras variáveis de controle e conformação postural</w:t>
        </w:r>
      </w:ins>
      <w:r w:rsidRPr="00AB1332">
        <w:rPr>
          <w:rFonts w:ascii="Times New Roman" w:eastAsia="Times New Roman" w:hAnsi="Times New Roman" w:cs="Times New Roman"/>
          <w:color w:val="000000"/>
          <w:rPrChange w:id="1376" w:author="User" w:date="2025-09-29T17:10:00Z">
            <w:rPr>
              <w:shd w:val="clear" w:color="auto" w:fill="8DFF00"/>
            </w:rPr>
          </w:rPrChange>
        </w:rPr>
        <w:t xml:space="preserve">. </w:t>
      </w:r>
      <w:bookmarkStart w:id="1377" w:name="docs-internal-guid-f84e55b5-7fff-a0fc-61"/>
      <w:bookmarkEnd w:id="1377"/>
      <w:ins w:id="1378" w:author="Autor desconhecido" w:date="2025-09-28T20:32:00Z">
        <w:r w:rsidRPr="00AB1332">
          <w:rPr>
            <w:rFonts w:ascii="Times New Roman" w:eastAsia="Times New Roman" w:hAnsi="Times New Roman" w:cs="Times New Roman"/>
            <w:color w:val="000000"/>
            <w:rPrChange w:id="1379" w:author="User" w:date="2025-09-29T17:10:00Z">
              <w:rPr>
                <w:rFonts w:ascii="Times New Roman" w:eastAsia="Times New Roman" w:hAnsi="Times New Roman" w:cs="Times New Roman"/>
                <w:color w:val="000000"/>
                <w:shd w:val="clear" w:color="auto" w:fill="8DFF00"/>
              </w:rPr>
            </w:rPrChange>
          </w:rPr>
          <w:t xml:space="preserve">As variáveis antropométricas, como o comprimento dos membros, a altura do CoM e a composição corporal, também serão consideradas pela </w:t>
        </w:r>
        <w:del w:id="1380" w:author="User" w:date="2025-09-29T17:11:00Z">
          <w:r w:rsidRPr="00AB1332" w:rsidDel="00AB1332">
            <w:rPr>
              <w:rFonts w:ascii="Times New Roman" w:eastAsia="Times New Roman" w:hAnsi="Times New Roman" w:cs="Times New Roman"/>
              <w:color w:val="000000"/>
              <w:rPrChange w:id="1381" w:author="User" w:date="2025-09-29T17:10:00Z">
                <w:rPr>
                  <w:rFonts w:ascii="Times New Roman" w:eastAsia="Times New Roman" w:hAnsi="Times New Roman" w:cs="Times New Roman"/>
                  <w:color w:val="000000"/>
                  <w:shd w:val="clear" w:color="auto" w:fill="8DFF00"/>
                </w:rPr>
              </w:rPrChange>
            </w:rPr>
            <w:delText>sua potencial</w:delText>
          </w:r>
        </w:del>
      </w:ins>
      <w:ins w:id="1382" w:author="User" w:date="2025-09-29T17:11:00Z">
        <w:r w:rsidR="00AB1332" w:rsidRPr="00CB4FED">
          <w:rPr>
            <w:rFonts w:ascii="Times New Roman" w:eastAsia="Times New Roman" w:hAnsi="Times New Roman" w:cs="Times New Roman"/>
            <w:color w:val="000000"/>
          </w:rPr>
          <w:t>s</w:t>
        </w:r>
        <w:r w:rsidR="00AB1332">
          <w:rPr>
            <w:rFonts w:ascii="Times New Roman" w:eastAsia="Times New Roman" w:hAnsi="Times New Roman" w:cs="Times New Roman"/>
            <w:color w:val="000000"/>
          </w:rPr>
          <w:t>ua</w:t>
        </w:r>
        <w:r w:rsidR="00AB1332" w:rsidRPr="00CB4FED">
          <w:rPr>
            <w:rFonts w:ascii="Times New Roman" w:eastAsia="Times New Roman" w:hAnsi="Times New Roman" w:cs="Times New Roman"/>
            <w:color w:val="000000"/>
          </w:rPr>
          <w:t xml:space="preserve"> potencial</w:t>
        </w:r>
      </w:ins>
      <w:ins w:id="1383" w:author="Autor desconhecido" w:date="2025-09-28T20:32:00Z">
        <w:r w:rsidRPr="00AB1332">
          <w:rPr>
            <w:rFonts w:ascii="Times New Roman" w:eastAsia="Times New Roman" w:hAnsi="Times New Roman" w:cs="Times New Roman"/>
            <w:color w:val="000000"/>
            <w:rPrChange w:id="1384" w:author="User" w:date="2025-09-29T17:10:00Z">
              <w:rPr>
                <w:rFonts w:ascii="Times New Roman" w:eastAsia="Times New Roman" w:hAnsi="Times New Roman" w:cs="Times New Roman"/>
                <w:color w:val="000000"/>
                <w:shd w:val="clear" w:color="auto" w:fill="8DFF00"/>
              </w:rPr>
            </w:rPrChange>
          </w:rPr>
          <w:t xml:space="preserve"> influência sobre a estabilidade e a eficiência motora na </w:t>
        </w:r>
        <w:r w:rsidRPr="00AB1332">
          <w:rPr>
            <w:rFonts w:ascii="Times New Roman" w:eastAsia="Times New Roman" w:hAnsi="Times New Roman" w:cs="Times New Roman"/>
            <w:i/>
            <w:color w:val="000000"/>
            <w:rPrChange w:id="1385"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386" w:author="User" w:date="2025-09-29T17:10:00Z">
              <w:rPr>
                <w:rFonts w:ascii="Times New Roman" w:eastAsia="Times New Roman" w:hAnsi="Times New Roman" w:cs="Times New Roman"/>
                <w:color w:val="000000"/>
                <w:shd w:val="clear" w:color="auto" w:fill="8DFF00"/>
              </w:rPr>
            </w:rPrChange>
          </w:rPr>
          <w:t xml:space="preserve"> [23]. Adicionalmente, serão avaliados indicadores de controle postural, como a oscilação e a velocidade média do CoP bem como a complexidade do equilíbrio através de entropia aproximada. No </w:t>
        </w:r>
        <w:r w:rsidRPr="00AB1332">
          <w:rPr>
            <w:rFonts w:ascii="Times New Roman" w:eastAsia="Times New Roman" w:hAnsi="Times New Roman" w:cs="Times New Roman"/>
            <w:i/>
            <w:color w:val="000000"/>
            <w:rPrChange w:id="1387"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388" w:author="User" w:date="2025-09-29T17:10:00Z">
              <w:rPr>
                <w:rFonts w:ascii="Times New Roman" w:eastAsia="Times New Roman" w:hAnsi="Times New Roman" w:cs="Times New Roman"/>
                <w:color w:val="000000"/>
                <w:shd w:val="clear" w:color="auto" w:fill="8DFF00"/>
              </w:rPr>
            </w:rPrChange>
          </w:rPr>
          <w:t xml:space="preserve">, seria esperado que um tempo maior de sustentação venha junto com um controle mais estável, como menos variações no CoP e baixa entropia o que indica habilidade neuromotora desenvolvida [3]. Já no </w:t>
        </w:r>
        <w:r w:rsidRPr="00AB1332">
          <w:rPr>
            <w:rFonts w:ascii="Times New Roman" w:eastAsia="Times New Roman" w:hAnsi="Times New Roman" w:cs="Times New Roman"/>
            <w:i/>
            <w:color w:val="000000"/>
            <w:rPrChange w:id="1389" w:author="User" w:date="2025-09-29T17:10:00Z">
              <w:rPr>
                <w:rFonts w:ascii="Times New Roman" w:eastAsia="Times New Roman" w:hAnsi="Times New Roman" w:cs="Times New Roman"/>
                <w:i/>
                <w:color w:val="000000"/>
                <w:shd w:val="clear" w:color="auto" w:fill="8DFF00"/>
              </w:rPr>
            </w:rPrChange>
          </w:rPr>
          <w:t>HSW</w:t>
        </w:r>
        <w:r w:rsidRPr="00AB1332">
          <w:rPr>
            <w:rFonts w:ascii="Times New Roman" w:eastAsia="Times New Roman" w:hAnsi="Times New Roman" w:cs="Times New Roman"/>
            <w:color w:val="000000"/>
            <w:rPrChange w:id="1390" w:author="User" w:date="2025-09-29T17:10:00Z">
              <w:rPr>
                <w:rFonts w:ascii="Times New Roman" w:eastAsia="Times New Roman" w:hAnsi="Times New Roman" w:cs="Times New Roman"/>
                <w:color w:val="000000"/>
                <w:shd w:val="clear" w:color="auto" w:fill="8DFF00"/>
              </w:rPr>
            </w:rPrChange>
          </w:rPr>
          <w:t xml:space="preserve">, o tempo de resposta das APAs e picos de </w:t>
        </w:r>
        <w:del w:id="1391" w:author="User" w:date="2025-09-29T17:11:00Z">
          <w:r w:rsidRPr="00AB1332" w:rsidDel="00AB1332">
            <w:rPr>
              <w:rFonts w:ascii="Times New Roman" w:eastAsia="Times New Roman" w:hAnsi="Times New Roman" w:cs="Times New Roman"/>
              <w:color w:val="000000"/>
              <w:rPrChange w:id="1392" w:author="User" w:date="2025-09-29T17:10:00Z">
                <w:rPr>
                  <w:rFonts w:ascii="Times New Roman" w:eastAsia="Times New Roman" w:hAnsi="Times New Roman" w:cs="Times New Roman"/>
                  <w:color w:val="000000"/>
                  <w:shd w:val="clear" w:color="auto" w:fill="8DFF00"/>
                </w:rPr>
              </w:rPrChange>
            </w:rPr>
            <w:delText>força de reação ao solo (</w:delText>
          </w:r>
          <w:r w:rsidRPr="00AB1332" w:rsidDel="00AB1332">
            <w:rPr>
              <w:rFonts w:ascii="Times New Roman" w:eastAsia="Times New Roman" w:hAnsi="Times New Roman" w:cs="Times New Roman"/>
              <w:i/>
              <w:color w:val="000000"/>
              <w:rPrChange w:id="1393" w:author="User" w:date="2025-09-29T17:10:00Z">
                <w:rPr>
                  <w:rFonts w:ascii="Times New Roman" w:eastAsia="Times New Roman" w:hAnsi="Times New Roman" w:cs="Times New Roman"/>
                  <w:i/>
                  <w:color w:val="000000"/>
                  <w:shd w:val="clear" w:color="auto" w:fill="8DFF00"/>
                </w:rPr>
              </w:rPrChange>
            </w:rPr>
            <w:delText xml:space="preserve">Ground force reaction - </w:delText>
          </w:r>
        </w:del>
        <w:r w:rsidRPr="00AB1332">
          <w:rPr>
            <w:rFonts w:ascii="Times New Roman" w:eastAsia="Times New Roman" w:hAnsi="Times New Roman" w:cs="Times New Roman"/>
            <w:i/>
            <w:color w:val="000000"/>
            <w:rPrChange w:id="1394" w:author="User" w:date="2025-09-29T17:10:00Z">
              <w:rPr>
                <w:rFonts w:ascii="Times New Roman" w:eastAsia="Times New Roman" w:hAnsi="Times New Roman" w:cs="Times New Roman"/>
                <w:i/>
                <w:color w:val="000000"/>
                <w:shd w:val="clear" w:color="auto" w:fill="8DFF00"/>
              </w:rPr>
            </w:rPrChange>
          </w:rPr>
          <w:t>G</w:t>
        </w:r>
        <w:del w:id="1395" w:author="User" w:date="2025-09-29T17:13:00Z">
          <w:r w:rsidRPr="00AB1332" w:rsidDel="009B0B79">
            <w:rPr>
              <w:rFonts w:ascii="Times New Roman" w:eastAsia="Times New Roman" w:hAnsi="Times New Roman" w:cs="Times New Roman"/>
              <w:i/>
              <w:color w:val="000000"/>
              <w:rPrChange w:id="1396" w:author="User" w:date="2025-09-29T17:10:00Z">
                <w:rPr>
                  <w:rFonts w:ascii="Times New Roman" w:eastAsia="Times New Roman" w:hAnsi="Times New Roman" w:cs="Times New Roman"/>
                  <w:i/>
                  <w:color w:val="000000"/>
                  <w:shd w:val="clear" w:color="auto" w:fill="8DFF00"/>
                </w:rPr>
              </w:rPrChange>
            </w:rPr>
            <w:delText>R</w:delText>
          </w:r>
        </w:del>
        <w:r w:rsidRPr="00AB1332">
          <w:rPr>
            <w:rFonts w:ascii="Times New Roman" w:eastAsia="Times New Roman" w:hAnsi="Times New Roman" w:cs="Times New Roman"/>
            <w:i/>
            <w:color w:val="000000"/>
            <w:rPrChange w:id="1397" w:author="User" w:date="2025-09-29T17:10:00Z">
              <w:rPr>
                <w:rFonts w:ascii="Times New Roman" w:eastAsia="Times New Roman" w:hAnsi="Times New Roman" w:cs="Times New Roman"/>
                <w:i/>
                <w:color w:val="000000"/>
                <w:shd w:val="clear" w:color="auto" w:fill="8DFF00"/>
              </w:rPr>
            </w:rPrChange>
          </w:rPr>
          <w:t>F</w:t>
        </w:r>
      </w:ins>
      <w:ins w:id="1398" w:author="User" w:date="2025-09-29T17:13:00Z">
        <w:r w:rsidR="009B0B79">
          <w:rPr>
            <w:rFonts w:ascii="Times New Roman" w:eastAsia="Times New Roman" w:hAnsi="Times New Roman" w:cs="Times New Roman"/>
            <w:i/>
            <w:color w:val="000000"/>
          </w:rPr>
          <w:t>R</w:t>
        </w:r>
      </w:ins>
      <w:ins w:id="1399" w:author="Autor desconhecido" w:date="2025-09-28T20:32:00Z">
        <w:del w:id="1400" w:author="User" w:date="2025-09-29T17:11:00Z">
          <w:r w:rsidRPr="00AB1332" w:rsidDel="00AB1332">
            <w:rPr>
              <w:rFonts w:ascii="Times New Roman" w:eastAsia="Times New Roman" w:hAnsi="Times New Roman" w:cs="Times New Roman"/>
              <w:color w:val="000000"/>
              <w:rPrChange w:id="1401" w:author="User" w:date="2025-09-29T17:10:00Z">
                <w:rPr>
                  <w:rFonts w:ascii="Times New Roman" w:eastAsia="Times New Roman" w:hAnsi="Times New Roman" w:cs="Times New Roman"/>
                  <w:color w:val="000000"/>
                  <w:shd w:val="clear" w:color="auto" w:fill="8DFF00"/>
                </w:rPr>
              </w:rPrChange>
            </w:rPr>
            <w:delText>)</w:delText>
          </w:r>
        </w:del>
        <w:r w:rsidRPr="00AB1332">
          <w:rPr>
            <w:rFonts w:ascii="Times New Roman" w:eastAsia="Times New Roman" w:hAnsi="Times New Roman" w:cs="Times New Roman"/>
            <w:color w:val="000000"/>
            <w:rPrChange w:id="1402" w:author="User" w:date="2025-09-29T17:10:00Z">
              <w:rPr>
                <w:rFonts w:ascii="Times New Roman" w:eastAsia="Times New Roman" w:hAnsi="Times New Roman" w:cs="Times New Roman"/>
                <w:color w:val="000000"/>
                <w:shd w:val="clear" w:color="auto" w:fill="8DFF00"/>
              </w:rPr>
            </w:rPrChange>
          </w:rPr>
          <w:t xml:space="preserve"> nos primeiros passos devem relacionar a um movimento mais eficiente, apresentou maior controle nos ajustes de equilíbrio [18]. Será feita também uma análise cinemática dos ângulos articulares, incluindo cabeça, ombros, punhos e quadril, tanto da forma estática (</w:t>
        </w:r>
        <w:r w:rsidRPr="00AB1332">
          <w:rPr>
            <w:rFonts w:ascii="Times New Roman" w:eastAsia="Times New Roman" w:hAnsi="Times New Roman" w:cs="Times New Roman"/>
            <w:i/>
            <w:color w:val="000000"/>
            <w:rPrChange w:id="1403"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404" w:author="User" w:date="2025-09-29T17:10:00Z">
              <w:rPr>
                <w:rFonts w:ascii="Times New Roman" w:eastAsia="Times New Roman" w:hAnsi="Times New Roman" w:cs="Times New Roman"/>
                <w:color w:val="000000"/>
                <w:shd w:val="clear" w:color="auto" w:fill="8DFF00"/>
              </w:rPr>
            </w:rPrChange>
          </w:rPr>
          <w:t>) quanto da dinâmica (</w:t>
        </w:r>
        <w:r w:rsidRPr="00AB1332">
          <w:rPr>
            <w:rFonts w:ascii="Times New Roman" w:eastAsia="Times New Roman" w:hAnsi="Times New Roman" w:cs="Times New Roman"/>
            <w:i/>
            <w:color w:val="000000"/>
            <w:rPrChange w:id="1405" w:author="User" w:date="2025-09-29T17:10:00Z">
              <w:rPr>
                <w:rFonts w:ascii="Times New Roman" w:eastAsia="Times New Roman" w:hAnsi="Times New Roman" w:cs="Times New Roman"/>
                <w:i/>
                <w:color w:val="000000"/>
                <w:shd w:val="clear" w:color="auto" w:fill="8DFF00"/>
              </w:rPr>
            </w:rPrChange>
          </w:rPr>
          <w:t>HSW</w:t>
        </w:r>
        <w:r w:rsidRPr="00AB1332">
          <w:rPr>
            <w:rFonts w:ascii="Times New Roman" w:eastAsia="Times New Roman" w:hAnsi="Times New Roman" w:cs="Times New Roman"/>
            <w:color w:val="000000"/>
            <w:rPrChange w:id="1406" w:author="User" w:date="2025-09-29T17:10:00Z">
              <w:rPr>
                <w:rFonts w:ascii="Times New Roman" w:eastAsia="Times New Roman" w:hAnsi="Times New Roman" w:cs="Times New Roman"/>
                <w:color w:val="000000"/>
                <w:shd w:val="clear" w:color="auto" w:fill="8DFF00"/>
              </w:rPr>
            </w:rPrChange>
          </w:rPr>
          <w:t xml:space="preserve">). O alinhamento segmentar influencia diretamente a distribuição do centro de massa (CoM) e as demandas de torque sobre os estabilizadores articulares, podendo determinar estratégias distintas de manutenção do equilíbrio [1]. Vale ressaltar que embora muito abordado nos trabalhos envolvendo o </w:t>
        </w:r>
        <w:r w:rsidRPr="00AB1332">
          <w:rPr>
            <w:rFonts w:ascii="Times New Roman" w:eastAsia="Times New Roman" w:hAnsi="Times New Roman" w:cs="Times New Roman"/>
            <w:i/>
            <w:color w:val="000000"/>
            <w:rPrChange w:id="1407" w:author="User" w:date="2025-09-29T17:10:00Z">
              <w:rPr>
                <w:rFonts w:ascii="Times New Roman" w:eastAsia="Times New Roman" w:hAnsi="Times New Roman" w:cs="Times New Roman"/>
                <w:i/>
                <w:color w:val="000000"/>
                <w:shd w:val="clear" w:color="auto" w:fill="8DFF00"/>
              </w:rPr>
            </w:rPrChange>
          </w:rPr>
          <w:t>HS,</w:t>
        </w:r>
        <w:r w:rsidRPr="00AB1332">
          <w:rPr>
            <w:rFonts w:ascii="Times New Roman" w:eastAsia="Times New Roman" w:hAnsi="Times New Roman" w:cs="Times New Roman"/>
            <w:color w:val="000000"/>
            <w:rPrChange w:id="1408" w:author="User" w:date="2025-09-29T17:10:00Z">
              <w:rPr>
                <w:rFonts w:ascii="Times New Roman" w:eastAsia="Times New Roman" w:hAnsi="Times New Roman" w:cs="Times New Roman"/>
                <w:color w:val="000000"/>
                <w:shd w:val="clear" w:color="auto" w:fill="8DFF00"/>
              </w:rPr>
            </w:rPrChange>
          </w:rPr>
          <w:t xml:space="preserve"> alinhamento articular não será usado </w:t>
        </w:r>
        <w:r w:rsidRPr="009B0B79">
          <w:rPr>
            <w:rFonts w:ascii="Times New Roman" w:eastAsia="Times New Roman" w:hAnsi="Times New Roman" w:cs="Times New Roman"/>
            <w:color w:val="000000"/>
            <w:rPrChange w:id="1409" w:author="User" w:date="2025-09-29T17:13:00Z">
              <w:rPr>
                <w:rFonts w:ascii="Times New Roman" w:eastAsia="Times New Roman" w:hAnsi="Times New Roman" w:cs="Times New Roman"/>
                <w:color w:val="000000"/>
                <w:shd w:val="clear" w:color="auto" w:fill="8DFF00"/>
              </w:rPr>
            </w:rPrChange>
          </w:rPr>
          <w:t xml:space="preserve">como medida de desempenho e proficiência. Isso se deve ao fato que a maioria dos estudos sobre o </w:t>
        </w:r>
        <w:r w:rsidRPr="009B0B79">
          <w:rPr>
            <w:rFonts w:ascii="Times New Roman" w:eastAsia="Times New Roman" w:hAnsi="Times New Roman" w:cs="Times New Roman"/>
            <w:i/>
            <w:color w:val="000000"/>
            <w:rPrChange w:id="1410" w:author="User" w:date="2025-09-29T17:13:00Z">
              <w:rPr>
                <w:rFonts w:ascii="Times New Roman" w:eastAsia="Times New Roman" w:hAnsi="Times New Roman" w:cs="Times New Roman"/>
                <w:i/>
                <w:color w:val="000000"/>
                <w:shd w:val="clear" w:color="auto" w:fill="8DFF00"/>
              </w:rPr>
            </w:rPrChange>
          </w:rPr>
          <w:t>HS</w:t>
        </w:r>
        <w:r w:rsidRPr="009B0B79">
          <w:rPr>
            <w:rFonts w:ascii="Times New Roman" w:eastAsia="Times New Roman" w:hAnsi="Times New Roman" w:cs="Times New Roman"/>
            <w:color w:val="000000"/>
            <w:rPrChange w:id="1411" w:author="User" w:date="2025-09-29T17:13:00Z">
              <w:rPr>
                <w:rFonts w:ascii="Times New Roman" w:eastAsia="Times New Roman" w:hAnsi="Times New Roman" w:cs="Times New Roman"/>
                <w:color w:val="000000"/>
                <w:shd w:val="clear" w:color="auto" w:fill="8DFF00"/>
              </w:rPr>
            </w:rPrChange>
          </w:rPr>
          <w:t xml:space="preserve"> concentram-se em ginastas experientes, </w:t>
        </w:r>
        <w:r w:rsidRPr="009B0B79">
          <w:rPr>
            <w:rFonts w:ascii="Times New Roman" w:eastAsia="Times New Roman" w:hAnsi="Times New Roman" w:cs="Times New Roman"/>
            <w:color w:val="000000"/>
            <w:rPrChange w:id="1412" w:author="User" w:date="2025-09-29T17:13:00Z">
              <w:rPr>
                <w:rFonts w:ascii="Times New Roman" w:eastAsia="Times New Roman" w:hAnsi="Times New Roman" w:cs="Times New Roman"/>
                <w:color w:val="000000"/>
                <w:shd w:val="clear" w:color="auto" w:fill="8DFF00"/>
              </w:rPr>
            </w:rPrChange>
          </w:rPr>
          <w:lastRenderedPageBreak/>
          <w:t>frequentemente com amostras reduzidas, tornando difícil discernir se a alta proficiência é resultado do alinhamento postural ideal ou simplesmente do alto volume de prática específica. O corte etário seguirá base na literatura de controle postural em pé, a qual incluirá uma faixa abrange a população adulta jovem com o sistema neuromotor plenamente desenvolvido, mas não se limitará ao considerar declínio sens</w:t>
        </w:r>
      </w:ins>
      <w:ins w:id="1413" w:author="User" w:date="2025-09-29T17:14:00Z">
        <w:r w:rsidR="009B0B79">
          <w:rPr>
            <w:rFonts w:ascii="Times New Roman" w:eastAsia="Times New Roman" w:hAnsi="Times New Roman" w:cs="Times New Roman"/>
            <w:color w:val="000000"/>
          </w:rPr>
          <w:t>ório-</w:t>
        </w:r>
      </w:ins>
      <w:ins w:id="1414" w:author="Autor desconhecido" w:date="2025-09-28T20:32:00Z">
        <w:del w:id="1415" w:author="User" w:date="2025-09-29T17:14:00Z">
          <w:r w:rsidRPr="009B0B79" w:rsidDel="009B0B79">
            <w:rPr>
              <w:rFonts w:ascii="Times New Roman" w:eastAsia="Times New Roman" w:hAnsi="Times New Roman" w:cs="Times New Roman"/>
              <w:color w:val="000000"/>
              <w:rPrChange w:id="1416" w:author="User" w:date="2025-09-29T17:13:00Z">
                <w:rPr>
                  <w:rFonts w:ascii="Times New Roman" w:eastAsia="Times New Roman" w:hAnsi="Times New Roman" w:cs="Times New Roman"/>
                  <w:color w:val="000000"/>
                  <w:shd w:val="clear" w:color="auto" w:fill="8DFF00"/>
                </w:rPr>
              </w:rPrChange>
            </w:rPr>
            <w:delText>o</w:delText>
          </w:r>
        </w:del>
        <w:r w:rsidRPr="009B0B79">
          <w:rPr>
            <w:rFonts w:ascii="Times New Roman" w:eastAsia="Times New Roman" w:hAnsi="Times New Roman" w:cs="Times New Roman"/>
            <w:color w:val="000000"/>
            <w:rPrChange w:id="1417" w:author="User" w:date="2025-09-29T17:13:00Z">
              <w:rPr>
                <w:rFonts w:ascii="Times New Roman" w:eastAsia="Times New Roman" w:hAnsi="Times New Roman" w:cs="Times New Roman"/>
                <w:color w:val="000000"/>
                <w:shd w:val="clear" w:color="auto" w:fill="8DFF00"/>
              </w:rPr>
            </w:rPrChange>
          </w:rPr>
          <w:t>motor associado ao envelhecimento.</w:t>
        </w:r>
        <w:r w:rsidRPr="009B0B79">
          <w:rPr>
            <w:rFonts w:ascii="Times New Roman" w:eastAsia="Times New Roman" w:hAnsi="Times New Roman" w:cs="Times New Roman"/>
            <w:color w:val="000000"/>
            <w:rPrChange w:id="1418" w:author="User" w:date="2025-09-29T17:14:00Z">
              <w:rPr>
                <w:rFonts w:ascii="Times New Roman" w:eastAsia="Times New Roman" w:hAnsi="Times New Roman" w:cs="Times New Roman"/>
                <w:color w:val="000000"/>
                <w:shd w:val="clear" w:color="auto" w:fill="8DFF00"/>
              </w:rPr>
            </w:rPrChange>
          </w:rPr>
          <w:t> </w:t>
        </w:r>
      </w:ins>
    </w:p>
    <w:p w14:paraId="5D20DEB5" w14:textId="29F88120" w:rsidR="00922388" w:rsidRDefault="00854586">
      <w:pPr>
        <w:widowControl w:val="0"/>
        <w:spacing w:line="360" w:lineRule="auto"/>
        <w:rPr>
          <w:ins w:id="1419" w:author="Autor desconhecido" w:date="2025-09-28T18:35:00Z"/>
          <w:rFonts w:ascii="Times New Roman" w:eastAsia="Times New Roman" w:hAnsi="Times New Roman" w:cs="Times New Roman"/>
        </w:rPr>
      </w:pPr>
      <w:ins w:id="1420" w:author="Autor desconhecido" w:date="2025-09-28T20:35:00Z">
        <w:r>
          <w:rPr>
            <w:rFonts w:ascii="Times New Roman" w:eastAsia="Times New Roman" w:hAnsi="Times New Roman" w:cs="Times New Roman"/>
          </w:rPr>
          <w:tab/>
        </w:r>
      </w:ins>
      <w:ins w:id="1421" w:author="Autor desconhecido" w:date="2025-09-28T18:35:00Z">
        <w:r>
          <w:rPr>
            <w:rFonts w:ascii="Times New Roman" w:eastAsia="Times New Roman" w:hAnsi="Times New Roman" w:cs="Times New Roman"/>
          </w:rPr>
          <w:t xml:space="preserve">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contemplará as avaliações de força, por meio de dinamometria (força de flexores de punho e dedos), teste de resistência em posição invertida (wall-supported </w:t>
        </w:r>
        <w:r>
          <w:rPr>
            <w:rFonts w:ascii="Times New Roman" w:eastAsia="Times New Roman" w:hAnsi="Times New Roman" w:cs="Times New Roman"/>
            <w:i/>
            <w:iCs/>
          </w:rPr>
          <w:t>HS</w:t>
        </w:r>
        <w:r>
          <w:rPr>
            <w:rFonts w:ascii="Times New Roman" w:eastAsia="Times New Roman" w:hAnsi="Times New Roman" w:cs="Times New Roman"/>
          </w:rPr>
          <w:t>) e teste de uma repetição máxima (1-RM) no shoulder press, além da avaliação da composição corporal por absorciometria de raios-X de dupla energia (</w:t>
        </w:r>
        <w:r>
          <w:rPr>
            <w:rFonts w:ascii="Times New Roman" w:eastAsia="Times New Roman" w:hAnsi="Times New Roman" w:cs="Times New Roman"/>
            <w:i/>
            <w:iCs/>
          </w:rPr>
          <w:t>Dexa</w:t>
        </w:r>
        <w:r>
          <w:rPr>
            <w:rFonts w:ascii="Times New Roman" w:eastAsia="Times New Roman" w:hAnsi="Times New Roman" w:cs="Times New Roman"/>
          </w:rPr>
          <w:t xml:space="preserve">). A segunda sessão ocorrerá no Laboratório de Biomecânica e Controle Motor (LaBioCoM) e incluirá a avaliação da execução do </w:t>
        </w:r>
        <w:r>
          <w:rPr>
            <w:rFonts w:ascii="Times New Roman" w:eastAsia="Times New Roman" w:hAnsi="Times New Roman" w:cs="Times New Roman"/>
            <w:i/>
            <w:iCs/>
          </w:rPr>
          <w:t>HS</w:t>
        </w:r>
        <w:r>
          <w:rPr>
            <w:rFonts w:ascii="Times New Roman" w:eastAsia="Times New Roman" w:hAnsi="Times New Roman" w:cs="Times New Roman"/>
          </w:rPr>
          <w:t xml:space="preserve"> e do </w:t>
        </w:r>
        <w:r>
          <w:rPr>
            <w:rFonts w:ascii="Times New Roman" w:eastAsia="Times New Roman" w:hAnsi="Times New Roman" w:cs="Times New Roman"/>
            <w:i/>
            <w:iCs/>
          </w:rPr>
          <w:t>HSW</w:t>
        </w:r>
        <w:r>
          <w:rPr>
            <w:rFonts w:ascii="Times New Roman" w:eastAsia="Times New Roman" w:hAnsi="Times New Roman" w:cs="Times New Roman"/>
          </w:rPr>
          <w:t xml:space="preserve"> por meio de sistema de captura de </w:t>
        </w:r>
        <w:r w:rsidRPr="00CB4FED">
          <w:rPr>
            <w:rFonts w:ascii="Times New Roman" w:eastAsia="Times New Roman" w:hAnsi="Times New Roman" w:cs="Times New Roman"/>
          </w:rPr>
          <w:t>movimento (</w:t>
        </w:r>
        <w:r w:rsidRPr="009B0B79">
          <w:rPr>
            <w:rFonts w:ascii="Times New Roman" w:eastAsia="Times New Roman" w:hAnsi="Times New Roman" w:cs="Times New Roman"/>
            <w:rPrChange w:id="1422" w:author="User" w:date="2025-09-29T17:14:00Z">
              <w:rPr>
                <w:rFonts w:ascii="Times New Roman" w:eastAsia="Times New Roman" w:hAnsi="Times New Roman" w:cs="Times New Roman"/>
                <w:shd w:val="clear" w:color="auto" w:fill="8DFF00"/>
              </w:rPr>
            </w:rPrChange>
          </w:rPr>
          <w:t>Vicon</w:t>
        </w:r>
        <w:r w:rsidRPr="009B0B79">
          <w:rPr>
            <w:rFonts w:ascii="Times New Roman" w:eastAsia="Times New Roman" w:hAnsi="Times New Roman" w:cs="Times New Roman"/>
            <w:color w:val="0C3C60"/>
            <w:rPrChange w:id="1423" w:author="User" w:date="2025-09-29T17:14:00Z">
              <w:rPr>
                <w:rFonts w:ascii="Times New Roman" w:eastAsia="Times New Roman" w:hAnsi="Times New Roman" w:cs="Times New Roman"/>
                <w:color w:val="0C3C60"/>
                <w:shd w:val="clear" w:color="auto" w:fill="8DFF00"/>
              </w:rPr>
            </w:rPrChange>
          </w:rPr>
          <w:t>®</w:t>
        </w:r>
        <w:r w:rsidRPr="009B0B79">
          <w:rPr>
            <w:rFonts w:ascii="Times New Roman" w:eastAsia="Times New Roman" w:hAnsi="Times New Roman" w:cs="Times New Roman"/>
            <w:rPrChange w:id="1424" w:author="User" w:date="2025-09-29T17:14:00Z">
              <w:rPr>
                <w:rFonts w:ascii="Times New Roman" w:eastAsia="Times New Roman" w:hAnsi="Times New Roman" w:cs="Times New Roman"/>
                <w:shd w:val="clear" w:color="auto" w:fill="8DFF00"/>
              </w:rPr>
            </w:rPrChange>
          </w:rPr>
          <w:t>, Oxford, Reino Unido</w:t>
        </w:r>
        <w:r w:rsidRPr="00CB4FED">
          <w:rPr>
            <w:rFonts w:ascii="Times New Roman" w:eastAsia="Times New Roman" w:hAnsi="Times New Roman" w:cs="Times New Roman"/>
          </w:rPr>
          <w:t>) para</w:t>
        </w:r>
        <w:r>
          <w:rPr>
            <w:rFonts w:ascii="Times New Roman" w:eastAsia="Times New Roman" w:hAnsi="Times New Roman" w:cs="Times New Roman"/>
          </w:rPr>
          <w:t xml:space="preserve"> aquisição de dados cinemáticos: ângulos articulares (punho, ombro, quadril, cabeça), base de apoio (distância entre mãos), altura do centro de massa (CoM) e comprimentos dos membros; e com tapete de </w:t>
        </w:r>
        <w:r w:rsidRPr="00CB4FED">
          <w:rPr>
            <w:rFonts w:ascii="Times New Roman" w:eastAsia="Times New Roman" w:hAnsi="Times New Roman" w:cs="Times New Roman"/>
          </w:rPr>
          <w:t xml:space="preserve">pressão </w:t>
        </w:r>
      </w:ins>
      <w:r w:rsidRPr="009B0B79">
        <w:rPr>
          <w:rFonts w:ascii="Times New Roman" w:eastAsia="Times New Roman" w:hAnsi="Times New Roman" w:cs="Times New Roman"/>
          <w:rPrChange w:id="1425" w:author="User" w:date="2025-09-29T17:15:00Z">
            <w:rPr/>
          </w:rPrChange>
        </w:rPr>
        <w:t>(</w:t>
      </w:r>
      <w:ins w:id="1426" w:author="Autor desconhecido" w:date="2025-09-28T19:49:00Z">
        <w:r w:rsidRPr="009B0B79">
          <w:rPr>
            <w:rFonts w:ascii="Times New Roman" w:eastAsia="Times New Roman" w:hAnsi="Times New Roman" w:cs="Times New Roman"/>
            <w:rPrChange w:id="1427" w:author="User" w:date="2025-09-29T17:15:00Z">
              <w:rPr>
                <w:rFonts w:ascii="Times New Roman" w:eastAsia="Times New Roman" w:hAnsi="Times New Roman" w:cs="Times New Roman"/>
                <w:color w:val="0C3C60"/>
                <w:shd w:val="clear" w:color="auto" w:fill="8DFF00"/>
              </w:rPr>
            </w:rPrChange>
          </w:rPr>
          <w:t>G</w:t>
        </w:r>
      </w:ins>
      <w:del w:id="1428" w:author="Autor desconhecido" w:date="2025-09-28T19:52:00Z">
        <w:r w:rsidRPr="009B0B79">
          <w:rPr>
            <w:rFonts w:ascii="Times New Roman" w:eastAsia="Times New Roman" w:hAnsi="Times New Roman" w:cs="Times New Roman"/>
            <w:rPrChange w:id="1429" w:author="User" w:date="2025-09-29T17:15:00Z">
              <w:rPr>
                <w:rFonts w:ascii="Times New Roman" w:eastAsia="Times New Roman" w:hAnsi="Times New Roman" w:cs="Times New Roman"/>
                <w:color w:val="0C3C60"/>
                <w:shd w:val="clear" w:color="auto" w:fill="8DFF00"/>
              </w:rPr>
            </w:rPrChange>
          </w:rPr>
          <w:delText> PLATINUM PLUS CLAS</w:delText>
        </w:r>
      </w:del>
      <w:ins w:id="1430" w:author="Autor desconhecido" w:date="2025-09-28T19:52:00Z">
        <w:r w:rsidRPr="009B0B79">
          <w:rPr>
            <w:rFonts w:ascii="Times New Roman" w:eastAsia="Times New Roman" w:hAnsi="Times New Roman" w:cs="Times New Roman"/>
            <w:rPrChange w:id="1431" w:author="User" w:date="2025-09-29T17:15:00Z">
              <w:rPr>
                <w:rFonts w:ascii="Times New Roman" w:eastAsia="Times New Roman" w:hAnsi="Times New Roman" w:cs="Times New Roman"/>
                <w:color w:val="0C3C60"/>
                <w:shd w:val="clear" w:color="auto" w:fill="8DFF00"/>
              </w:rPr>
            </w:rPrChange>
          </w:rPr>
          <w:t>aitrite®, platinum plus classic</w:t>
        </w:r>
      </w:ins>
      <w:del w:id="1432" w:author="Autor desconhecido" w:date="2025-09-28T19:52:00Z">
        <w:r w:rsidRPr="009B0B79">
          <w:rPr>
            <w:rFonts w:ascii="Times New Roman" w:eastAsia="Times New Roman" w:hAnsi="Times New Roman" w:cs="Times New Roman"/>
            <w:rPrChange w:id="1433" w:author="User" w:date="2025-09-29T17:15:00Z">
              <w:rPr>
                <w:rFonts w:ascii="Times New Roman" w:eastAsia="Times New Roman" w:hAnsi="Times New Roman" w:cs="Times New Roman"/>
                <w:color w:val="0C3C60"/>
                <w:shd w:val="clear" w:color="auto" w:fill="8DFF00"/>
              </w:rPr>
            </w:rPrChange>
          </w:rPr>
          <w:delText>SIC</w:delText>
        </w:r>
      </w:del>
      <w:r w:rsidRPr="009B0B79">
        <w:rPr>
          <w:rFonts w:ascii="Times New Roman" w:eastAsia="Times New Roman" w:hAnsi="Times New Roman" w:cs="Times New Roman"/>
          <w:rPrChange w:id="1434" w:author="User" w:date="2025-09-29T17:15:00Z">
            <w:rPr>
              <w:shd w:val="clear" w:color="auto" w:fill="8DFF00"/>
            </w:rPr>
          </w:rPrChange>
        </w:rPr>
        <w:t>,</w:t>
      </w:r>
      <w:ins w:id="1435" w:author="Autor desconhecido" w:date="2025-09-28T19:51:00Z">
        <w:r w:rsidRPr="009B0B79">
          <w:rPr>
            <w:rFonts w:ascii="Times New Roman" w:eastAsia="Times New Roman" w:hAnsi="Times New Roman" w:cs="Times New Roman"/>
            <w:rPrChange w:id="1436" w:author="User" w:date="2025-09-29T17:15:00Z">
              <w:rPr>
                <w:rFonts w:ascii="Times New Roman" w:eastAsia="Times New Roman" w:hAnsi="Times New Roman" w:cs="Times New Roman"/>
                <w:color w:val="0C3C60"/>
                <w:shd w:val="clear" w:color="auto" w:fill="8DFF00"/>
              </w:rPr>
            </w:rPrChange>
          </w:rPr>
          <w:t xml:space="preserve"> Franklin,</w:t>
        </w:r>
      </w:ins>
      <w:r w:rsidRPr="009B0B79">
        <w:rPr>
          <w:rFonts w:ascii="Times New Roman" w:eastAsia="Times New Roman" w:hAnsi="Times New Roman" w:cs="Times New Roman"/>
          <w:rPrChange w:id="1437" w:author="User" w:date="2025-09-29T17:15:00Z">
            <w:rPr>
              <w:shd w:val="clear" w:color="auto" w:fill="8DFF00"/>
            </w:rPr>
          </w:rPrChange>
        </w:rPr>
        <w:t xml:space="preserve"> NJ, USA)</w:t>
      </w:r>
      <w:ins w:id="1438" w:author="Autor desconhecido" w:date="2025-09-28T18:35:00Z">
        <w:r w:rsidRPr="00CB4FED">
          <w:rPr>
            <w:rFonts w:ascii="Times New Roman" w:eastAsia="Times New Roman" w:hAnsi="Times New Roman" w:cs="Times New Roman"/>
          </w:rPr>
          <w:t xml:space="preserve"> para registro</w:t>
        </w:r>
        <w:r>
          <w:rPr>
            <w:rFonts w:ascii="Times New Roman" w:eastAsia="Times New Roman" w:hAnsi="Times New Roman" w:cs="Times New Roman"/>
          </w:rPr>
          <w:t xml:space="preserve"> de parâmetros espaço-temporais, incluindo distância percorrida, tempo de execução, velocidade média, comprimento médio das passadas, cadência, tempo de contato das mãos com o solo, tempo em duplo suporte, variabilidade entre passadas e simetria do deslocamento; e de plataforma de </w:t>
        </w:r>
        <w:r w:rsidRPr="00CB4FED">
          <w:rPr>
            <w:rFonts w:ascii="Times New Roman" w:eastAsia="Times New Roman" w:hAnsi="Times New Roman" w:cs="Times New Roman"/>
          </w:rPr>
          <w:t>força (</w:t>
        </w:r>
        <w:r w:rsidRPr="009B0B79">
          <w:rPr>
            <w:rFonts w:ascii="Times New Roman" w:eastAsia="Times New Roman" w:hAnsi="Times New Roman" w:cs="Times New Roman"/>
            <w:rPrChange w:id="1439" w:author="User" w:date="2025-09-29T17:15:00Z">
              <w:rPr>
                <w:rFonts w:ascii="Times New Roman" w:eastAsia="Times New Roman" w:hAnsi="Times New Roman" w:cs="Times New Roman"/>
                <w:shd w:val="clear" w:color="auto" w:fill="8DFF00"/>
              </w:rPr>
            </w:rPrChange>
          </w:rPr>
          <w:t>Bertec®, Columbus, OH, USA</w:t>
        </w:r>
        <w:r w:rsidRPr="00CB4FED">
          <w:rPr>
            <w:rFonts w:ascii="Times New Roman" w:eastAsia="Times New Roman" w:hAnsi="Times New Roman" w:cs="Times New Roman"/>
          </w:rPr>
          <w:t>) para</w:t>
        </w:r>
        <w:r>
          <w:rPr>
            <w:rFonts w:ascii="Times New Roman" w:eastAsia="Times New Roman" w:hAnsi="Times New Roman" w:cs="Times New Roman"/>
          </w:rPr>
          <w:t xml:space="preserve"> quantificação de parâmetros estabilométricos e dinâmicos, como variabilidade do centro de pressão (CoP) e </w:t>
        </w:r>
      </w:ins>
      <w:ins w:id="1440" w:author="User" w:date="2025-09-29T17:15:00Z">
        <w:r w:rsidR="009B0B79">
          <w:rPr>
            <w:rFonts w:ascii="Times New Roman" w:eastAsia="Times New Roman" w:hAnsi="Times New Roman" w:cs="Times New Roman"/>
          </w:rPr>
          <w:t>da</w:t>
        </w:r>
      </w:ins>
      <w:ins w:id="1441" w:author="Autor desconhecido" w:date="2025-09-28T18:35:00Z">
        <w:del w:id="1442" w:author="User" w:date="2025-09-29T17:15:00Z">
          <w:r w:rsidDel="009B0B79">
            <w:rPr>
              <w:rFonts w:ascii="Times New Roman" w:eastAsia="Times New Roman" w:hAnsi="Times New Roman" w:cs="Times New Roman"/>
            </w:rPr>
            <w:delText>as</w:delText>
          </w:r>
        </w:del>
        <w:r>
          <w:rPr>
            <w:rFonts w:ascii="Times New Roman" w:eastAsia="Times New Roman" w:hAnsi="Times New Roman" w:cs="Times New Roman"/>
          </w:rPr>
          <w:t xml:space="preserve"> </w:t>
        </w:r>
        <w:r>
          <w:rPr>
            <w:rFonts w:ascii="Times New Roman" w:eastAsia="Times New Roman" w:hAnsi="Times New Roman" w:cs="Times New Roman"/>
            <w:i/>
            <w:iCs/>
          </w:rPr>
          <w:t>G</w:t>
        </w:r>
        <w:del w:id="1443" w:author="User" w:date="2025-09-29T17:15:00Z">
          <w:r w:rsidDel="009B0B79">
            <w:rPr>
              <w:rFonts w:ascii="Times New Roman" w:eastAsia="Times New Roman" w:hAnsi="Times New Roman" w:cs="Times New Roman"/>
              <w:i/>
              <w:iCs/>
            </w:rPr>
            <w:delText>R</w:delText>
          </w:r>
        </w:del>
        <w:r>
          <w:rPr>
            <w:rFonts w:ascii="Times New Roman" w:eastAsia="Times New Roman" w:hAnsi="Times New Roman" w:cs="Times New Roman"/>
            <w:i/>
            <w:iCs/>
          </w:rPr>
          <w:t>F</w:t>
        </w:r>
      </w:ins>
      <w:ins w:id="1444" w:author="User" w:date="2025-09-29T17:15:00Z">
        <w:r w:rsidR="009B0B79">
          <w:rPr>
            <w:rFonts w:ascii="Times New Roman" w:eastAsia="Times New Roman" w:hAnsi="Times New Roman" w:cs="Times New Roman"/>
            <w:i/>
            <w:iCs/>
          </w:rPr>
          <w:t>R</w:t>
        </w:r>
      </w:ins>
      <w:ins w:id="1445" w:author="Autor desconhecido" w:date="2025-09-28T18:35:00Z">
        <w:r>
          <w:rPr>
            <w:rFonts w:ascii="Times New Roman" w:eastAsia="Times New Roman" w:hAnsi="Times New Roman" w:cs="Times New Roman"/>
          </w:rPr>
          <w:t xml:space="preserve">. Para garantir a validade das medidas de força, em que os efeitos da fadiga neuromuscular são detrimentais, a coleta de dados sempre começará com a sessão das avaliações de força [34]. A sessão de avaliação do desempenho no </w:t>
        </w:r>
        <w:r>
          <w:rPr>
            <w:rFonts w:ascii="Times New Roman" w:eastAsia="Times New Roman" w:hAnsi="Times New Roman" w:cs="Times New Roman"/>
            <w:i/>
            <w:iCs/>
          </w:rPr>
          <w:t>HS</w:t>
        </w:r>
        <w:r>
          <w:rPr>
            <w:rFonts w:ascii="Times New Roman" w:eastAsia="Times New Roman" w:hAnsi="Times New Roman" w:cs="Times New Roman"/>
          </w:rPr>
          <w:t xml:space="preserve"> e </w:t>
        </w:r>
        <w:r>
          <w:rPr>
            <w:rFonts w:ascii="Times New Roman" w:eastAsia="Times New Roman" w:hAnsi="Times New Roman" w:cs="Times New Roman"/>
            <w:i/>
            <w:iCs/>
          </w:rPr>
          <w:t>HSW</w:t>
        </w:r>
        <w:r>
          <w:rPr>
            <w:rFonts w:ascii="Times New Roman" w:eastAsia="Times New Roman" w:hAnsi="Times New Roman" w:cs="Times New Roman"/>
          </w:rPr>
          <w: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t>
        </w:r>
      </w:ins>
    </w:p>
    <w:p w14:paraId="510CB625" w14:textId="77777777" w:rsidR="00922388" w:rsidRDefault="00854586">
      <w:pPr>
        <w:spacing w:line="360" w:lineRule="auto"/>
        <w:ind w:firstLine="426"/>
        <w:rPr>
          <w:ins w:id="1446" w:author="Autor desconhecido" w:date="2025-09-28T19:27:00Z"/>
        </w:rPr>
      </w:pPr>
      <w:r w:rsidRPr="00B053C6">
        <w:rPr>
          <w:rFonts w:ascii="Times New Roman" w:eastAsia="Times New Roman" w:hAnsi="Times New Roman" w:cs="Times New Roman"/>
          <w:rPrChange w:id="1447" w:author="User" w:date="2025-09-29T17:16:00Z">
            <w:rPr/>
          </w:rPrChange>
        </w:rPr>
        <w:t xml:space="preserve">O desempenho no </w:t>
      </w:r>
      <w:r w:rsidRPr="00B053C6">
        <w:rPr>
          <w:rFonts w:ascii="Times New Roman" w:eastAsia="Times New Roman" w:hAnsi="Times New Roman" w:cs="Times New Roman"/>
          <w:rPrChange w:id="1448" w:author="User" w:date="2025-09-29T17:16:00Z">
            <w:rPr>
              <w:i/>
              <w:shd w:val="clear" w:color="auto" w:fill="8DFF00"/>
            </w:rPr>
          </w:rPrChange>
        </w:rPr>
        <w:t>HS</w:t>
      </w:r>
      <w:r w:rsidRPr="00B053C6">
        <w:rPr>
          <w:rFonts w:ascii="Times New Roman" w:eastAsia="Times New Roman" w:hAnsi="Times New Roman" w:cs="Times New Roman"/>
          <w:rPrChange w:id="1449" w:author="User" w:date="2025-09-29T17:16:00Z">
            <w:rPr>
              <w:shd w:val="clear" w:color="auto" w:fill="8DFF00"/>
            </w:rPr>
          </w:rPrChange>
        </w:rPr>
        <w:t xml:space="preserve"> será definido pelo tempo máximo de sustentação (s), que associado</w:t>
      </w:r>
      <w:r>
        <w:rPr>
          <w:rFonts w:ascii="Times New Roman" w:hAnsi="Times New Roman"/>
          <w:shd w:val="clear" w:color="auto" w:fill="8DFF00"/>
          <w:rPrChange w:id="1450" w:author="Autor desconhecido" w:date="2025-09-28T19:30:00Z">
            <w:rPr>
              <w:shd w:val="clear" w:color="auto" w:fill="8DFF00"/>
            </w:rPr>
          </w:rPrChange>
        </w:rPr>
        <w:t xml:space="preserve"> </w:t>
      </w:r>
      <w:r w:rsidRPr="00B053C6">
        <w:rPr>
          <w:rFonts w:ascii="Times New Roman" w:eastAsia="Times New Roman" w:hAnsi="Times New Roman" w:cs="Times New Roman"/>
          <w:rPrChange w:id="1451" w:author="User" w:date="2025-09-29T17:16:00Z">
            <w:rPr>
              <w:shd w:val="clear" w:color="auto" w:fill="8DFF00"/>
            </w:rPr>
          </w:rPrChange>
        </w:rPr>
        <w:t xml:space="preserve">as outras variáveis poderão distinguir a proficiência de praticantes que sustentam por mais </w:t>
      </w:r>
      <w:r w:rsidRPr="00B053C6">
        <w:rPr>
          <w:rFonts w:ascii="Times New Roman" w:eastAsia="Times New Roman" w:hAnsi="Times New Roman" w:cs="Times New Roman"/>
          <w:rPrChange w:id="1452" w:author="User" w:date="2025-09-29T17:16:00Z">
            <w:rPr>
              <w:shd w:val="clear" w:color="auto" w:fill="8DFF00"/>
            </w:rPr>
          </w:rPrChange>
        </w:rPr>
        <w:lastRenderedPageBreak/>
        <w:t xml:space="preserve">tempo em condições de maior estabilidade, em contraste com aqueles que recorrem a ajustes excessivos e apresentam maior variabilidade oscilatória. No </w:t>
      </w:r>
      <w:r w:rsidRPr="00B053C6">
        <w:rPr>
          <w:rFonts w:ascii="Times New Roman" w:eastAsia="Times New Roman" w:hAnsi="Times New Roman" w:cs="Times New Roman"/>
          <w:i/>
          <w:iCs/>
          <w:rPrChange w:id="1453" w:author="User" w:date="2025-09-29T17:16:00Z">
            <w:rPr>
              <w:shd w:val="clear" w:color="auto" w:fill="8DFF00"/>
            </w:rPr>
          </w:rPrChange>
        </w:rPr>
        <w:t>HSW</w:t>
      </w:r>
      <w:r w:rsidRPr="00B053C6">
        <w:rPr>
          <w:rFonts w:ascii="Times New Roman" w:eastAsia="Times New Roman" w:hAnsi="Times New Roman" w:cs="Times New Roman"/>
          <w:rPrChange w:id="1454" w:author="User" w:date="2025-09-29T17:16:00Z">
            <w:rPr>
              <w:shd w:val="clear" w:color="auto" w:fill="8DFF00"/>
            </w:rPr>
          </w:rPrChange>
        </w:rPr>
        <w:t>, por sua vez, o desempenho será avaliado pela</w:t>
      </w:r>
      <w:r w:rsidRPr="00B053C6">
        <w:rPr>
          <w:rFonts w:ascii="Times New Roman" w:eastAsia="Times New Roman" w:hAnsi="Times New Roman" w:cs="Times New Roman"/>
          <w:rPrChange w:id="1455" w:author="User" w:date="2025-09-29T17:16:00Z">
            <w:rPr>
              <w:b/>
              <w:shd w:val="clear" w:color="auto" w:fill="8DFF00"/>
            </w:rPr>
          </w:rPrChange>
        </w:rPr>
        <w:t xml:space="preserve"> </w:t>
      </w:r>
      <w:r w:rsidRPr="00B053C6">
        <w:rPr>
          <w:rFonts w:ascii="Times New Roman" w:eastAsia="Times New Roman" w:hAnsi="Times New Roman" w:cs="Times New Roman"/>
          <w:rPrChange w:id="1456" w:author="User" w:date="2025-09-29T17:16:00Z">
            <w:rPr>
              <w:shd w:val="clear" w:color="auto" w:fill="8DFF00"/>
            </w:rPr>
          </w:rPrChange>
        </w:rPr>
        <w:t xml:space="preserve">mediana da distância percorrida (m) das tentativas, devido a sua robustez frente a valores extremos, evitando que uma queda precoce ou uma única tentativa ótima distorça o desempenho representativo do indivíduo [23]. Todos os parâmetros avaliados poderão comparar estratégias de estabilidade e caracterizar os perfis de cada modalidade. </w:t>
      </w:r>
      <w:ins w:id="1457" w:author="Autor desconhecido" w:date="2025-09-28T19:27:00Z">
        <w:r w:rsidRPr="00B053C6">
          <w:rPr>
            <w:rFonts w:ascii="Times New Roman" w:eastAsia="Times New Roman" w:hAnsi="Times New Roman" w:cs="Times New Roman"/>
            <w:rPrChange w:id="1458" w:author="User" w:date="2025-09-29T17:16:00Z">
              <w:rPr>
                <w:rFonts w:ascii="Times New Roman" w:eastAsia="Times New Roman" w:hAnsi="Times New Roman" w:cs="Times New Roman"/>
                <w:color w:val="000000"/>
                <w:shd w:val="clear" w:color="auto" w:fill="8DFF00"/>
              </w:rPr>
            </w:rPrChange>
          </w:rPr>
          <w:t xml:space="preserve">As variáveis avaliadas, métodos de medição e justificativa que serão correlacionados ao nível de desempenho do </w:t>
        </w:r>
      </w:ins>
      <w:r w:rsidRPr="00B053C6">
        <w:rPr>
          <w:rFonts w:ascii="Times New Roman" w:eastAsia="Times New Roman" w:hAnsi="Times New Roman" w:cs="Times New Roman"/>
          <w:i/>
          <w:iCs/>
          <w:rPrChange w:id="1459" w:author="User" w:date="2025-09-29T17:16:00Z">
            <w:rPr>
              <w:i/>
              <w:shd w:val="clear" w:color="auto" w:fill="8DFF00"/>
            </w:rPr>
          </w:rPrChange>
        </w:rPr>
        <w:t>HS</w:t>
      </w:r>
      <w:r w:rsidRPr="00B053C6">
        <w:rPr>
          <w:rFonts w:ascii="Times New Roman" w:eastAsia="Times New Roman" w:hAnsi="Times New Roman" w:cs="Times New Roman"/>
          <w:rPrChange w:id="1460" w:author="User" w:date="2025-09-29T17:16:00Z">
            <w:rPr>
              <w:shd w:val="clear" w:color="auto" w:fill="8DFF00"/>
            </w:rPr>
          </w:rPrChange>
        </w:rPr>
        <w:t xml:space="preserve"> estão apresentadas no Quadro 1 </w:t>
      </w:r>
      <w:bookmarkStart w:id="1461" w:name="docs-internal-guid-8216d3de-7fff-2599-8c"/>
      <w:bookmarkEnd w:id="1461"/>
      <w:ins w:id="1462" w:author="Autor desconhecido" w:date="2025-09-28T19:31:00Z">
        <w:r w:rsidRPr="00B053C6">
          <w:rPr>
            <w:rFonts w:ascii="Times New Roman" w:eastAsia="Times New Roman" w:hAnsi="Times New Roman" w:cs="Times New Roman"/>
            <w:rPrChange w:id="1463" w:author="User" w:date="2025-09-29T17:16:00Z">
              <w:rPr>
                <w:rFonts w:ascii="Times New Roman" w:hAnsi="Times New Roman"/>
                <w:color w:val="000000"/>
                <w:shd w:val="clear" w:color="auto" w:fill="8DFF00"/>
              </w:rPr>
            </w:rPrChange>
          </w:rPr>
          <w:t xml:space="preserve">e as correlacionadas ao nível de desempenho do </w:t>
        </w:r>
        <w:r w:rsidRPr="00B053C6">
          <w:rPr>
            <w:rFonts w:ascii="Times New Roman" w:eastAsia="Times New Roman" w:hAnsi="Times New Roman" w:cs="Times New Roman"/>
            <w:i/>
            <w:iCs/>
            <w:rPrChange w:id="1464" w:author="User" w:date="2025-09-29T17:16:00Z">
              <w:rPr>
                <w:i/>
                <w:sz w:val="22"/>
                <w:shd w:val="clear" w:color="auto" w:fill="8DFF00"/>
              </w:rPr>
            </w:rPrChange>
          </w:rPr>
          <w:t>HSW</w:t>
        </w:r>
      </w:ins>
      <w:r w:rsidRPr="00B053C6">
        <w:rPr>
          <w:rFonts w:ascii="Times New Roman" w:eastAsia="Times New Roman" w:hAnsi="Times New Roman" w:cs="Times New Roman"/>
          <w:rPrChange w:id="1465" w:author="User" w:date="2025-09-29T17:16:00Z">
            <w:rPr>
              <w:shd w:val="clear" w:color="auto" w:fill="8DFF00"/>
            </w:rPr>
          </w:rPrChange>
        </w:rPr>
        <w:t xml:space="preserve"> </w:t>
      </w:r>
      <w:r w:rsidRPr="00B053C6">
        <w:rPr>
          <w:rFonts w:ascii="Times New Roman" w:eastAsia="Times New Roman" w:hAnsi="Times New Roman" w:cs="Times New Roman"/>
          <w:rPrChange w:id="1466" w:author="User" w:date="2025-09-29T17:16:00Z">
            <w:rPr>
              <w:sz w:val="22"/>
              <w:shd w:val="clear" w:color="auto" w:fill="8DFF00"/>
            </w:rPr>
          </w:rPrChange>
        </w:rPr>
        <w:t>no Quadro 2.</w:t>
      </w:r>
      <w:r>
        <w:rPr>
          <w:rFonts w:ascii="Times New Roman" w:hAnsi="Times New Roman"/>
          <w:shd w:val="clear" w:color="auto" w:fill="8DFF00"/>
          <w:rPrChange w:id="1467" w:author="Autor desconhecido" w:date="2025-09-28T19:32:00Z">
            <w:rPr>
              <w:shd w:val="clear" w:color="auto" w:fill="8DFF00"/>
            </w:rPr>
          </w:rPrChange>
        </w:rPr>
        <w:t xml:space="preserve"> </w:t>
      </w:r>
      <w:bookmarkStart w:id="1468" w:name="_heading=h.3d7ijnhyh4lu_Copia_1"/>
      <w:bookmarkEnd w:id="1468"/>
    </w:p>
    <w:p w14:paraId="7DC3944E" w14:textId="77777777" w:rsidR="00922388" w:rsidRPr="00B053C6" w:rsidRDefault="00854586" w:rsidP="00CB4FED">
      <w:pPr>
        <w:spacing w:line="360" w:lineRule="auto"/>
        <w:ind w:firstLine="426"/>
        <w:rPr>
          <w:ins w:id="1469" w:author="Autor desconhecido" w:date="2025-09-28T19:29:00Z"/>
          <w:rFonts w:ascii="Times New Roman" w:eastAsia="Times New Roman" w:hAnsi="Times New Roman" w:cs="Times New Roman"/>
          <w:rPrChange w:id="1470" w:author="User" w:date="2025-09-29T17:17:00Z">
            <w:rPr>
              <w:ins w:id="1471" w:author="Autor desconhecido" w:date="2025-09-28T19:29:00Z"/>
              <w:shd w:val="clear" w:color="auto" w:fill="8DFF00"/>
            </w:rPr>
          </w:rPrChange>
        </w:rPr>
      </w:pPr>
      <w:ins w:id="1472" w:author="Autor desconhecido" w:date="2025-09-28T19:29:00Z">
        <w:r w:rsidRPr="00B053C6">
          <w:rPr>
            <w:rFonts w:ascii="Times New Roman" w:eastAsia="Times New Roman" w:hAnsi="Times New Roman" w:cs="Times New Roman"/>
            <w:rPrChange w:id="1473" w:author="User" w:date="2025-09-29T17:17:00Z">
              <w:rPr>
                <w:rFonts w:ascii="Times New Roman" w:eastAsia="Times New Roman" w:hAnsi="Times New Roman" w:cs="Times New Roman"/>
                <w:shd w:val="clear" w:color="auto" w:fill="8DFF00"/>
              </w:rPr>
            </w:rPrChange>
          </w:rPr>
          <w:t xml:space="preserve">QUADRO 1 – Variáveis relacionadas ao desempenho no </w:t>
        </w:r>
        <w:r w:rsidRPr="00B053C6">
          <w:rPr>
            <w:rFonts w:ascii="Times New Roman" w:eastAsia="Times New Roman" w:hAnsi="Times New Roman" w:cs="Times New Roman"/>
            <w:rPrChange w:id="1474" w:author="User" w:date="2025-09-29T17:17:00Z">
              <w:rPr>
                <w:rFonts w:ascii="Times New Roman" w:eastAsia="Times New Roman" w:hAnsi="Times New Roman" w:cs="Times New Roman"/>
                <w:i/>
                <w:shd w:val="clear" w:color="auto" w:fill="8DFF00"/>
              </w:rPr>
            </w:rPrChange>
          </w:rPr>
          <w:t>HS.</w:t>
        </w:r>
      </w:ins>
    </w:p>
    <w:tbl>
      <w:tblPr>
        <w:tblW w:w="9186" w:type="dxa"/>
        <w:jc w:val="center"/>
        <w:tblLayout w:type="fixed"/>
        <w:tblLook w:val="04A0" w:firstRow="1" w:lastRow="0" w:firstColumn="1" w:lastColumn="0" w:noHBand="0" w:noVBand="1"/>
        <w:tblPrChange w:id="1475" w:author="User" w:date="2025-09-29T17:20:00Z">
          <w:tblPr>
            <w:tblW w:w="9186" w:type="dxa"/>
            <w:jc w:val="center"/>
            <w:tblLayout w:type="fixed"/>
            <w:tblLook w:val="04A0" w:firstRow="1" w:lastRow="0" w:firstColumn="1" w:lastColumn="0" w:noHBand="0" w:noVBand="1"/>
          </w:tblPr>
        </w:tblPrChange>
      </w:tblPr>
      <w:tblGrid>
        <w:gridCol w:w="2992"/>
        <w:gridCol w:w="2532"/>
        <w:gridCol w:w="3662"/>
        <w:tblGridChange w:id="1476">
          <w:tblGrid>
            <w:gridCol w:w="2990"/>
            <w:gridCol w:w="2"/>
            <w:gridCol w:w="2449"/>
            <w:gridCol w:w="3"/>
            <w:gridCol w:w="3737"/>
            <w:gridCol w:w="5"/>
          </w:tblGrid>
        </w:tblGridChange>
      </w:tblGrid>
      <w:tr w:rsidR="00922388" w:rsidRPr="00CB4FED" w14:paraId="0DF716E1" w14:textId="77777777" w:rsidTr="00CB4FED">
        <w:trPr>
          <w:tblHeader/>
          <w:jc w:val="center"/>
          <w:ins w:id="1477" w:author="Autor desconhecido" w:date="2025-09-28T19:29:00Z"/>
          <w:trPrChange w:id="1478" w:author="User" w:date="2025-09-29T17:20:00Z">
            <w:trPr>
              <w:tblHeader/>
              <w:jc w:val="center"/>
            </w:trPr>
          </w:trPrChange>
        </w:trPr>
        <w:tc>
          <w:tcPr>
            <w:tcW w:w="2992" w:type="dxa"/>
            <w:tcBorders>
              <w:top w:val="single" w:sz="4" w:space="0" w:color="000000"/>
              <w:left w:val="single" w:sz="4" w:space="0" w:color="000000"/>
              <w:bottom w:val="single" w:sz="4" w:space="0" w:color="000000"/>
              <w:right w:val="single" w:sz="4" w:space="0" w:color="000000"/>
            </w:tcBorders>
            <w:shd w:val="clear" w:color="auto" w:fill="D9D9D9"/>
            <w:vAlign w:val="center"/>
            <w:tcPrChange w:id="1479" w:author="User" w:date="2025-09-29T17:20:00Z">
              <w:tcPr>
                <w:tcW w:w="299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tcPrChange>
          </w:tcPr>
          <w:p w14:paraId="531D66C0" w14:textId="77777777" w:rsidR="00922388" w:rsidRPr="00CB4FED" w:rsidRDefault="00854586" w:rsidP="00CB4FED">
            <w:pPr>
              <w:spacing w:line="240" w:lineRule="auto"/>
              <w:jc w:val="left"/>
              <w:rPr>
                <w:ins w:id="1480" w:author="Autor desconhecido" w:date="2025-09-28T19:29:00Z"/>
                <w:rFonts w:ascii="Times New Roman" w:eastAsia="Times New Roman" w:hAnsi="Times New Roman" w:cs="Times New Roman"/>
                <w:b/>
                <w:bCs/>
                <w:rPrChange w:id="1481" w:author="User" w:date="2025-09-29T17:18:00Z">
                  <w:rPr>
                    <w:ins w:id="1482" w:author="Autor desconhecido" w:date="2025-09-28T19:29:00Z"/>
                    <w:rFonts w:ascii="Times New Roman" w:eastAsia="Times New Roman" w:hAnsi="Times New Roman" w:cs="Times New Roman"/>
                    <w:b/>
                    <w:shd w:val="clear" w:color="auto" w:fill="8DFF00"/>
                  </w:rPr>
                </w:rPrChange>
              </w:rPr>
            </w:pPr>
            <w:ins w:id="1483" w:author="Autor desconhecido" w:date="2025-09-28T19:29:00Z">
              <w:r w:rsidRPr="00CB4FED">
                <w:rPr>
                  <w:rFonts w:ascii="Times New Roman" w:eastAsia="Times New Roman" w:hAnsi="Times New Roman" w:cs="Times New Roman"/>
                  <w:b/>
                  <w:bCs/>
                  <w:rPrChange w:id="1484" w:author="User" w:date="2025-09-29T17:18:00Z">
                    <w:rPr>
                      <w:rFonts w:ascii="Times New Roman" w:eastAsia="Times New Roman" w:hAnsi="Times New Roman" w:cs="Times New Roman"/>
                      <w:b/>
                      <w:shd w:val="clear" w:color="auto" w:fill="8DFF00"/>
                    </w:rPr>
                  </w:rPrChange>
                </w:rPr>
                <w:t>Variável</w:t>
              </w:r>
            </w:ins>
          </w:p>
        </w:tc>
        <w:tc>
          <w:tcPr>
            <w:tcW w:w="2532" w:type="dxa"/>
            <w:tcBorders>
              <w:top w:val="single" w:sz="4" w:space="0" w:color="000000"/>
              <w:left w:val="single" w:sz="4" w:space="0" w:color="000000"/>
              <w:bottom w:val="single" w:sz="4" w:space="0" w:color="000000"/>
              <w:right w:val="single" w:sz="4" w:space="0" w:color="000000"/>
            </w:tcBorders>
            <w:shd w:val="clear" w:color="auto" w:fill="D9D9D9"/>
            <w:vAlign w:val="center"/>
            <w:tcPrChange w:id="1485" w:author="User" w:date="2025-09-29T17:20:00Z">
              <w:tcPr>
                <w:tcW w:w="2451"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tcPrChange>
          </w:tcPr>
          <w:p w14:paraId="29FBBBAD" w14:textId="77777777" w:rsidR="00922388" w:rsidRPr="00CB4FED" w:rsidRDefault="00854586" w:rsidP="00CB4FED">
            <w:pPr>
              <w:spacing w:line="240" w:lineRule="auto"/>
              <w:jc w:val="left"/>
              <w:rPr>
                <w:ins w:id="1486" w:author="Autor desconhecido" w:date="2025-09-28T19:29:00Z"/>
                <w:rFonts w:ascii="Times New Roman" w:eastAsia="Times New Roman" w:hAnsi="Times New Roman" w:cs="Times New Roman"/>
                <w:b/>
                <w:bCs/>
                <w:rPrChange w:id="1487" w:author="User" w:date="2025-09-29T17:18:00Z">
                  <w:rPr>
                    <w:ins w:id="1488" w:author="Autor desconhecido" w:date="2025-09-28T19:29:00Z"/>
                    <w:rFonts w:ascii="Times New Roman" w:eastAsia="Times New Roman" w:hAnsi="Times New Roman" w:cs="Times New Roman"/>
                    <w:b/>
                    <w:shd w:val="clear" w:color="auto" w:fill="8DFF00"/>
                  </w:rPr>
                </w:rPrChange>
              </w:rPr>
              <w:pPrChange w:id="1489" w:author="User" w:date="2025-09-29T17:17:00Z">
                <w:pPr>
                  <w:spacing w:line="240" w:lineRule="auto"/>
                  <w:jc w:val="left"/>
                </w:pPr>
              </w:pPrChange>
            </w:pPr>
            <w:ins w:id="1490" w:author="Autor desconhecido" w:date="2025-09-28T19:29:00Z">
              <w:r w:rsidRPr="00CB4FED">
                <w:rPr>
                  <w:rFonts w:ascii="Times New Roman" w:eastAsia="Times New Roman" w:hAnsi="Times New Roman" w:cs="Times New Roman"/>
                  <w:b/>
                  <w:bCs/>
                  <w:rPrChange w:id="1491" w:author="User" w:date="2025-09-29T17:18:00Z">
                    <w:rPr>
                      <w:rFonts w:ascii="Times New Roman" w:eastAsia="Times New Roman" w:hAnsi="Times New Roman" w:cs="Times New Roman"/>
                      <w:b/>
                      <w:shd w:val="clear" w:color="auto" w:fill="8DFF00"/>
                    </w:rPr>
                  </w:rPrChange>
                </w:rPr>
                <w:t>Método de Medição</w:t>
              </w:r>
            </w:ins>
          </w:p>
        </w:tc>
        <w:tc>
          <w:tcPr>
            <w:tcW w:w="3662" w:type="dxa"/>
            <w:tcBorders>
              <w:top w:val="single" w:sz="4" w:space="0" w:color="000000"/>
              <w:left w:val="single" w:sz="4" w:space="0" w:color="000000"/>
              <w:bottom w:val="single" w:sz="4" w:space="0" w:color="000000"/>
              <w:right w:val="single" w:sz="4" w:space="0" w:color="000000"/>
            </w:tcBorders>
            <w:shd w:val="clear" w:color="auto" w:fill="D9D9D9"/>
            <w:vAlign w:val="center"/>
            <w:tcPrChange w:id="1492" w:author="User" w:date="2025-09-29T17:20:00Z">
              <w:tcPr>
                <w:tcW w:w="374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tcPrChange>
          </w:tcPr>
          <w:p w14:paraId="395BB337" w14:textId="77777777" w:rsidR="00922388" w:rsidRPr="00CB4FED" w:rsidRDefault="00854586" w:rsidP="00CB4FED">
            <w:pPr>
              <w:spacing w:line="240" w:lineRule="auto"/>
              <w:jc w:val="left"/>
              <w:rPr>
                <w:ins w:id="1493" w:author="Autor desconhecido" w:date="2025-09-28T19:29:00Z"/>
                <w:rFonts w:ascii="Times New Roman" w:eastAsia="Times New Roman" w:hAnsi="Times New Roman" w:cs="Times New Roman"/>
                <w:b/>
                <w:bCs/>
                <w:rPrChange w:id="1494" w:author="User" w:date="2025-09-29T17:18:00Z">
                  <w:rPr>
                    <w:ins w:id="1495" w:author="Autor desconhecido" w:date="2025-09-28T19:29:00Z"/>
                    <w:rFonts w:ascii="Times New Roman" w:eastAsia="Times New Roman" w:hAnsi="Times New Roman" w:cs="Times New Roman"/>
                    <w:b/>
                    <w:shd w:val="clear" w:color="auto" w:fill="8DFF00"/>
                  </w:rPr>
                </w:rPrChange>
              </w:rPr>
              <w:pPrChange w:id="1496" w:author="User" w:date="2025-09-29T17:17:00Z">
                <w:pPr>
                  <w:spacing w:line="240" w:lineRule="auto"/>
                  <w:jc w:val="left"/>
                </w:pPr>
              </w:pPrChange>
            </w:pPr>
            <w:ins w:id="1497" w:author="Autor desconhecido" w:date="2025-09-28T19:29:00Z">
              <w:r w:rsidRPr="00CB4FED">
                <w:rPr>
                  <w:rFonts w:ascii="Times New Roman" w:eastAsia="Times New Roman" w:hAnsi="Times New Roman" w:cs="Times New Roman"/>
                  <w:b/>
                  <w:bCs/>
                  <w:rPrChange w:id="1498" w:author="User" w:date="2025-09-29T17:18:00Z">
                    <w:rPr>
                      <w:rFonts w:ascii="Times New Roman" w:eastAsia="Times New Roman" w:hAnsi="Times New Roman" w:cs="Times New Roman"/>
                      <w:b/>
                      <w:shd w:val="clear" w:color="auto" w:fill="8DFF00"/>
                    </w:rPr>
                  </w:rPrChange>
                </w:rPr>
                <w:t>Justificativa</w:t>
              </w:r>
            </w:ins>
          </w:p>
        </w:tc>
      </w:tr>
      <w:tr w:rsidR="00922388" w:rsidRPr="00CB4FED" w14:paraId="102A0157" w14:textId="77777777" w:rsidTr="00CB4FED">
        <w:trPr>
          <w:jc w:val="center"/>
          <w:ins w:id="1499" w:author="Autor desconhecido" w:date="2025-09-28T19:29:00Z"/>
          <w:trPrChange w:id="1500"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501"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5B357DAB" w14:textId="77777777" w:rsidR="00922388" w:rsidRPr="00CB4FED" w:rsidRDefault="00854586" w:rsidP="00CB4FED">
            <w:pPr>
              <w:spacing w:line="240" w:lineRule="auto"/>
              <w:jc w:val="left"/>
              <w:rPr>
                <w:ins w:id="1502" w:author="Autor desconhecido" w:date="2025-09-28T19:29:00Z"/>
                <w:rFonts w:ascii="Times New Roman" w:eastAsia="Times New Roman" w:hAnsi="Times New Roman" w:cs="Times New Roman"/>
                <w:rPrChange w:id="1503" w:author="User" w:date="2025-09-29T17:17:00Z">
                  <w:rPr>
                    <w:ins w:id="1504" w:author="Autor desconhecido" w:date="2025-09-28T19:29:00Z"/>
                    <w:rFonts w:ascii="Times New Roman" w:eastAsia="Times New Roman" w:hAnsi="Times New Roman" w:cs="Times New Roman"/>
                    <w:shd w:val="clear" w:color="auto" w:fill="8DFF00"/>
                  </w:rPr>
                </w:rPrChange>
              </w:rPr>
            </w:pPr>
            <w:ins w:id="1505" w:author="Autor desconhecido" w:date="2025-09-28T19:29:00Z">
              <w:r w:rsidRPr="00CB4FED">
                <w:rPr>
                  <w:rFonts w:ascii="Times New Roman" w:eastAsia="Times New Roman" w:hAnsi="Times New Roman" w:cs="Times New Roman"/>
                  <w:rPrChange w:id="1506" w:author="User" w:date="2025-09-29T17:17:00Z">
                    <w:rPr>
                      <w:rFonts w:ascii="Times New Roman" w:eastAsia="Times New Roman" w:hAnsi="Times New Roman" w:cs="Times New Roman"/>
                      <w:shd w:val="clear" w:color="auto" w:fill="8DFF00"/>
                    </w:rPr>
                  </w:rPrChange>
                </w:rPr>
                <w:t>Tempo de sustentação</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507"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2E22F159" w14:textId="77777777" w:rsidR="00922388" w:rsidRPr="00CB4FED" w:rsidRDefault="00854586" w:rsidP="00CB4FED">
            <w:pPr>
              <w:spacing w:line="240" w:lineRule="auto"/>
              <w:jc w:val="left"/>
              <w:rPr>
                <w:ins w:id="1508" w:author="Autor desconhecido" w:date="2025-09-28T19:29:00Z"/>
                <w:rFonts w:ascii="Times New Roman" w:eastAsia="Times New Roman" w:hAnsi="Times New Roman" w:cs="Times New Roman"/>
                <w:rPrChange w:id="1509" w:author="User" w:date="2025-09-29T17:17:00Z">
                  <w:rPr>
                    <w:ins w:id="1510" w:author="Autor desconhecido" w:date="2025-09-28T19:29:00Z"/>
                    <w:rFonts w:ascii="Times New Roman" w:eastAsia="Times New Roman" w:hAnsi="Times New Roman" w:cs="Times New Roman"/>
                    <w:shd w:val="clear" w:color="auto" w:fill="8DFF00"/>
                  </w:rPr>
                </w:rPrChange>
              </w:rPr>
              <w:pPrChange w:id="1511" w:author="User" w:date="2025-09-29T17:17:00Z">
                <w:pPr>
                  <w:spacing w:line="240" w:lineRule="auto"/>
                  <w:jc w:val="left"/>
                </w:pPr>
              </w:pPrChange>
            </w:pPr>
            <w:ins w:id="1512" w:author="Autor desconhecido" w:date="2025-09-28T19:29:00Z">
              <w:r w:rsidRPr="00CB4FED">
                <w:rPr>
                  <w:rFonts w:ascii="Times New Roman" w:eastAsia="Times New Roman" w:hAnsi="Times New Roman" w:cs="Times New Roman"/>
                  <w:rPrChange w:id="1513" w:author="User" w:date="2025-09-29T17:17:00Z">
                    <w:rPr>
                      <w:rFonts w:ascii="Times New Roman" w:eastAsia="Times New Roman" w:hAnsi="Times New Roman" w:cs="Times New Roman"/>
                      <w:shd w:val="clear" w:color="auto" w:fill="8DFF00"/>
                    </w:rPr>
                  </w:rPrChange>
                </w:rPr>
                <w:t xml:space="preserve">Captura de Movimento  </w:t>
              </w:r>
            </w:ins>
          </w:p>
          <w:p w14:paraId="0D91B036" w14:textId="77777777" w:rsidR="00922388" w:rsidRPr="00CB4FED" w:rsidRDefault="00854586" w:rsidP="00CB4FED">
            <w:pPr>
              <w:spacing w:line="240" w:lineRule="auto"/>
              <w:jc w:val="left"/>
              <w:rPr>
                <w:ins w:id="1514" w:author="Autor desconhecido" w:date="2025-09-28T19:29:00Z"/>
                <w:rFonts w:ascii="Times New Roman" w:eastAsia="Times New Roman" w:hAnsi="Times New Roman" w:cs="Times New Roman"/>
                <w:rPrChange w:id="1515" w:author="User" w:date="2025-09-29T17:17:00Z">
                  <w:rPr>
                    <w:ins w:id="1516" w:author="Autor desconhecido" w:date="2025-09-28T19:29:00Z"/>
                    <w:rFonts w:ascii="Times New Roman" w:eastAsia="Times New Roman" w:hAnsi="Times New Roman" w:cs="Times New Roman"/>
                    <w:shd w:val="clear" w:color="auto" w:fill="8DFF00"/>
                  </w:rPr>
                </w:rPrChange>
              </w:rPr>
              <w:pPrChange w:id="1517" w:author="User" w:date="2025-09-29T17:17:00Z">
                <w:pPr>
                  <w:spacing w:line="240" w:lineRule="auto"/>
                  <w:jc w:val="left"/>
                </w:pPr>
              </w:pPrChange>
            </w:pPr>
            <w:ins w:id="1518" w:author="Autor desconhecido" w:date="2025-09-28T19:29:00Z">
              <w:r w:rsidRPr="00CB4FED">
                <w:rPr>
                  <w:rFonts w:ascii="Times New Roman" w:eastAsia="Times New Roman" w:hAnsi="Times New Roman" w:cs="Times New Roman"/>
                  <w:rPrChange w:id="1519" w:author="User" w:date="2025-09-29T17:17:00Z">
                    <w:rPr>
                      <w:rFonts w:ascii="Times New Roman" w:eastAsia="Times New Roman" w:hAnsi="Times New Roman" w:cs="Times New Roman"/>
                      <w:shd w:val="clear" w:color="auto" w:fill="8DFF00"/>
                    </w:rPr>
                  </w:rPrChange>
                </w:rPr>
                <w:t>(Vicon®)</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520"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2921C908" w14:textId="77777777" w:rsidR="00922388" w:rsidRPr="00CB4FED" w:rsidRDefault="00854586" w:rsidP="00CB4FED">
            <w:pPr>
              <w:spacing w:line="240" w:lineRule="auto"/>
              <w:jc w:val="left"/>
              <w:rPr>
                <w:ins w:id="1521" w:author="Autor desconhecido" w:date="2025-09-28T19:29:00Z"/>
                <w:rFonts w:ascii="Times New Roman" w:eastAsia="Times New Roman" w:hAnsi="Times New Roman" w:cs="Times New Roman"/>
                <w:rPrChange w:id="1522" w:author="User" w:date="2025-09-29T17:17:00Z">
                  <w:rPr>
                    <w:ins w:id="1523" w:author="Autor desconhecido" w:date="2025-09-28T19:29:00Z"/>
                    <w:rFonts w:ascii="Times New Roman" w:eastAsia="Times New Roman" w:hAnsi="Times New Roman" w:cs="Times New Roman"/>
                    <w:shd w:val="clear" w:color="auto" w:fill="8DFF00"/>
                  </w:rPr>
                </w:rPrChange>
              </w:rPr>
              <w:pPrChange w:id="1524" w:author="User" w:date="2025-09-29T17:17:00Z">
                <w:pPr>
                  <w:spacing w:line="240" w:lineRule="auto"/>
                  <w:jc w:val="left"/>
                </w:pPr>
              </w:pPrChange>
            </w:pPr>
            <w:ins w:id="1525" w:author="Autor desconhecido" w:date="2025-09-28T19:29:00Z">
              <w:r w:rsidRPr="00CB4FED">
                <w:rPr>
                  <w:rFonts w:ascii="Times New Roman" w:eastAsia="Times New Roman" w:hAnsi="Times New Roman" w:cs="Times New Roman"/>
                  <w:rPrChange w:id="1526" w:author="User" w:date="2025-09-29T17:17:00Z">
                    <w:rPr>
                      <w:rFonts w:ascii="Times New Roman" w:eastAsia="Times New Roman" w:hAnsi="Times New Roman" w:cs="Times New Roman"/>
                      <w:shd w:val="clear" w:color="auto" w:fill="8DFF00"/>
                    </w:rPr>
                  </w:rPrChange>
                </w:rPr>
                <w:t>Reflete a capacidade básica de manutenção do equilíbrio.</w:t>
              </w:r>
            </w:ins>
          </w:p>
        </w:tc>
      </w:tr>
      <w:tr w:rsidR="00922388" w:rsidRPr="00CB4FED" w14:paraId="58AD6A51" w14:textId="77777777" w:rsidTr="00CB4FED">
        <w:trPr>
          <w:jc w:val="center"/>
          <w:ins w:id="1527" w:author="Autor desconhecido" w:date="2025-09-28T19:29:00Z"/>
          <w:trPrChange w:id="1528"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529"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36821A62" w14:textId="77777777" w:rsidR="00922388" w:rsidRPr="00CB4FED" w:rsidRDefault="00854586" w:rsidP="00CB4FED">
            <w:pPr>
              <w:spacing w:line="240" w:lineRule="auto"/>
              <w:jc w:val="left"/>
              <w:rPr>
                <w:ins w:id="1530" w:author="Autor desconhecido" w:date="2025-09-28T19:29:00Z"/>
                <w:rFonts w:ascii="Times New Roman" w:eastAsia="Times New Roman" w:hAnsi="Times New Roman" w:cs="Times New Roman"/>
                <w:rPrChange w:id="1531" w:author="User" w:date="2025-09-29T17:17:00Z">
                  <w:rPr>
                    <w:ins w:id="1532" w:author="Autor desconhecido" w:date="2025-09-28T19:29:00Z"/>
                    <w:rFonts w:ascii="Times New Roman" w:eastAsia="Times New Roman" w:hAnsi="Times New Roman" w:cs="Times New Roman"/>
                    <w:shd w:val="clear" w:color="auto" w:fill="8DFF00"/>
                  </w:rPr>
                </w:rPrChange>
              </w:rPr>
            </w:pPr>
            <w:ins w:id="1533" w:author="Autor desconhecido" w:date="2025-09-28T19:29:00Z">
              <w:r w:rsidRPr="00CB4FED">
                <w:rPr>
                  <w:rFonts w:ascii="Times New Roman" w:eastAsia="Times New Roman" w:hAnsi="Times New Roman" w:cs="Times New Roman"/>
                  <w:rPrChange w:id="1534" w:author="User" w:date="2025-09-29T17:17:00Z">
                    <w:rPr>
                      <w:rFonts w:ascii="Times New Roman" w:eastAsia="Times New Roman" w:hAnsi="Times New Roman" w:cs="Times New Roman"/>
                      <w:shd w:val="clear" w:color="auto" w:fill="8DFF00"/>
                    </w:rPr>
                  </w:rPrChange>
                </w:rPr>
                <w:t>Ângulos de punho, ombro e quadril</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535"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383AE8C9" w14:textId="77777777" w:rsidR="00922388" w:rsidRPr="00CB4FED" w:rsidRDefault="00854586" w:rsidP="00CB4FED">
            <w:pPr>
              <w:spacing w:line="240" w:lineRule="auto"/>
              <w:jc w:val="left"/>
              <w:rPr>
                <w:ins w:id="1536" w:author="Autor desconhecido" w:date="2025-09-28T19:29:00Z"/>
                <w:rFonts w:ascii="Times New Roman" w:eastAsia="Times New Roman" w:hAnsi="Times New Roman" w:cs="Times New Roman"/>
                <w:rPrChange w:id="1537" w:author="User" w:date="2025-09-29T17:17:00Z">
                  <w:rPr>
                    <w:ins w:id="1538" w:author="Autor desconhecido" w:date="2025-09-28T19:29:00Z"/>
                    <w:rFonts w:ascii="Times New Roman" w:eastAsia="Times New Roman" w:hAnsi="Times New Roman" w:cs="Times New Roman"/>
                    <w:shd w:val="clear" w:color="auto" w:fill="8DFF00"/>
                  </w:rPr>
                </w:rPrChange>
              </w:rPr>
              <w:pPrChange w:id="1539" w:author="User" w:date="2025-09-29T17:17:00Z">
                <w:pPr>
                  <w:spacing w:line="240" w:lineRule="auto"/>
                  <w:jc w:val="left"/>
                </w:pPr>
              </w:pPrChange>
            </w:pPr>
            <w:ins w:id="1540" w:author="Autor desconhecido" w:date="2025-09-28T19:29:00Z">
              <w:r w:rsidRPr="00CB4FED">
                <w:rPr>
                  <w:rFonts w:ascii="Times New Roman" w:eastAsia="Times New Roman" w:hAnsi="Times New Roman" w:cs="Times New Roman"/>
                  <w:rPrChange w:id="1541" w:author="User" w:date="2025-09-29T17:17:00Z">
                    <w:rPr>
                      <w:rFonts w:ascii="Times New Roman" w:eastAsia="Times New Roman" w:hAnsi="Times New Roman" w:cs="Times New Roman"/>
                      <w:shd w:val="clear" w:color="auto" w:fill="8DFF00"/>
                    </w:rPr>
                  </w:rPrChange>
                </w:rPr>
                <w:t xml:space="preserve">Captura de Movimento </w:t>
              </w:r>
            </w:ins>
          </w:p>
          <w:p w14:paraId="47012FED" w14:textId="77777777" w:rsidR="00922388" w:rsidRPr="00CB4FED" w:rsidRDefault="00854586" w:rsidP="00CB4FED">
            <w:pPr>
              <w:spacing w:line="240" w:lineRule="auto"/>
              <w:jc w:val="left"/>
              <w:rPr>
                <w:ins w:id="1542" w:author="Autor desconhecido" w:date="2025-09-28T19:29:00Z"/>
                <w:rFonts w:ascii="Times New Roman" w:eastAsia="Times New Roman" w:hAnsi="Times New Roman" w:cs="Times New Roman"/>
                <w:rPrChange w:id="1543" w:author="User" w:date="2025-09-29T17:17:00Z">
                  <w:rPr>
                    <w:ins w:id="1544" w:author="Autor desconhecido" w:date="2025-09-28T19:29:00Z"/>
                    <w:rFonts w:ascii="Times New Roman" w:eastAsia="Times New Roman" w:hAnsi="Times New Roman" w:cs="Times New Roman"/>
                    <w:shd w:val="clear" w:color="auto" w:fill="8DFF00"/>
                  </w:rPr>
                </w:rPrChange>
              </w:rPr>
              <w:pPrChange w:id="1545" w:author="User" w:date="2025-09-29T17:17:00Z">
                <w:pPr>
                  <w:spacing w:line="240" w:lineRule="auto"/>
                  <w:jc w:val="left"/>
                </w:pPr>
              </w:pPrChange>
            </w:pPr>
            <w:ins w:id="1546" w:author="Autor desconhecido" w:date="2025-09-28T19:29:00Z">
              <w:r w:rsidRPr="00CB4FED">
                <w:rPr>
                  <w:rFonts w:ascii="Times New Roman" w:eastAsia="Times New Roman" w:hAnsi="Times New Roman" w:cs="Times New Roman"/>
                  <w:rPrChange w:id="1547" w:author="User" w:date="2025-09-29T17:17:00Z">
                    <w:rPr>
                      <w:rFonts w:ascii="Times New Roman" w:eastAsia="Times New Roman" w:hAnsi="Times New Roman" w:cs="Times New Roman"/>
                      <w:shd w:val="clear" w:color="auto" w:fill="8DFF00"/>
                    </w:rPr>
                  </w:rPrChange>
                </w:rPr>
                <w:t xml:space="preserve">(Vicon®) </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548"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139866D3" w14:textId="77777777" w:rsidR="00922388" w:rsidRPr="00CB4FED" w:rsidRDefault="00854586" w:rsidP="00CB4FED">
            <w:pPr>
              <w:spacing w:line="240" w:lineRule="auto"/>
              <w:jc w:val="left"/>
              <w:rPr>
                <w:ins w:id="1549" w:author="Autor desconhecido" w:date="2025-09-28T19:29:00Z"/>
                <w:rFonts w:ascii="Times New Roman" w:eastAsia="Times New Roman" w:hAnsi="Times New Roman" w:cs="Times New Roman"/>
                <w:rPrChange w:id="1550" w:author="User" w:date="2025-09-29T17:17:00Z">
                  <w:rPr>
                    <w:ins w:id="1551" w:author="Autor desconhecido" w:date="2025-09-28T19:29:00Z"/>
                    <w:rFonts w:ascii="Times New Roman" w:eastAsia="Times New Roman" w:hAnsi="Times New Roman" w:cs="Times New Roman"/>
                    <w:shd w:val="clear" w:color="auto" w:fill="8DFF00"/>
                  </w:rPr>
                </w:rPrChange>
              </w:rPr>
              <w:pPrChange w:id="1552" w:author="User" w:date="2025-09-29T17:17:00Z">
                <w:pPr>
                  <w:spacing w:line="240" w:lineRule="auto"/>
                  <w:jc w:val="left"/>
                </w:pPr>
              </w:pPrChange>
            </w:pPr>
            <w:ins w:id="1553" w:author="Autor desconhecido" w:date="2025-09-28T19:29:00Z">
              <w:r w:rsidRPr="00CB4FED">
                <w:rPr>
                  <w:rFonts w:ascii="Times New Roman" w:eastAsia="Times New Roman" w:hAnsi="Times New Roman" w:cs="Times New Roman"/>
                  <w:rPrChange w:id="1554" w:author="User" w:date="2025-09-29T17:17:00Z">
                    <w:rPr>
                      <w:rFonts w:ascii="Times New Roman" w:eastAsia="Times New Roman" w:hAnsi="Times New Roman" w:cs="Times New Roman"/>
                      <w:shd w:val="clear" w:color="auto" w:fill="8DFF00"/>
                    </w:rPr>
                  </w:rPrChange>
                </w:rPr>
                <w:t>Verifica o alinhamento corporal e estratégias de compensação.</w:t>
              </w:r>
            </w:ins>
          </w:p>
        </w:tc>
      </w:tr>
      <w:tr w:rsidR="00922388" w:rsidRPr="00CB4FED" w14:paraId="7637BAD4" w14:textId="77777777" w:rsidTr="00CB4FED">
        <w:trPr>
          <w:jc w:val="center"/>
          <w:ins w:id="1555" w:author="Autor desconhecido" w:date="2025-09-28T19:29:00Z"/>
          <w:trPrChange w:id="1556"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557"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0FD49213" w14:textId="77777777" w:rsidR="00922388" w:rsidRPr="00CB4FED" w:rsidRDefault="00854586" w:rsidP="00CB4FED">
            <w:pPr>
              <w:spacing w:line="240" w:lineRule="auto"/>
              <w:jc w:val="left"/>
              <w:rPr>
                <w:ins w:id="1558" w:author="Autor desconhecido" w:date="2025-09-28T19:29:00Z"/>
                <w:rFonts w:ascii="Times New Roman" w:eastAsia="Times New Roman" w:hAnsi="Times New Roman" w:cs="Times New Roman"/>
                <w:rPrChange w:id="1559" w:author="User" w:date="2025-09-29T17:17:00Z">
                  <w:rPr>
                    <w:ins w:id="1560" w:author="Autor desconhecido" w:date="2025-09-28T19:29:00Z"/>
                    <w:rFonts w:ascii="Times New Roman" w:eastAsia="Times New Roman" w:hAnsi="Times New Roman" w:cs="Times New Roman"/>
                    <w:shd w:val="clear" w:color="auto" w:fill="8DFF00"/>
                  </w:rPr>
                </w:rPrChange>
              </w:rPr>
            </w:pPr>
            <w:ins w:id="1561" w:author="Autor desconhecido" w:date="2025-09-28T19:29:00Z">
              <w:r w:rsidRPr="00CB4FED">
                <w:rPr>
                  <w:rFonts w:ascii="Times New Roman" w:eastAsia="Times New Roman" w:hAnsi="Times New Roman" w:cs="Times New Roman"/>
                  <w:rPrChange w:id="1562" w:author="User" w:date="2025-09-29T17:17:00Z">
                    <w:rPr>
                      <w:rFonts w:ascii="Times New Roman" w:eastAsia="Times New Roman" w:hAnsi="Times New Roman" w:cs="Times New Roman"/>
                      <w:shd w:val="clear" w:color="auto" w:fill="8DFF00"/>
                    </w:rPr>
                  </w:rPrChange>
                </w:rPr>
                <w:t>Base de apoio</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563"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68F4A4E9" w14:textId="77777777" w:rsidR="00922388" w:rsidRPr="00CB4FED" w:rsidRDefault="00854586" w:rsidP="00CB4FED">
            <w:pPr>
              <w:spacing w:line="240" w:lineRule="auto"/>
              <w:jc w:val="left"/>
              <w:rPr>
                <w:ins w:id="1564" w:author="Autor desconhecido" w:date="2025-09-28T19:29:00Z"/>
                <w:rFonts w:ascii="Times New Roman" w:eastAsia="Times New Roman" w:hAnsi="Times New Roman" w:cs="Times New Roman"/>
                <w:rPrChange w:id="1565" w:author="User" w:date="2025-09-29T17:17:00Z">
                  <w:rPr>
                    <w:ins w:id="1566" w:author="Autor desconhecido" w:date="2025-09-28T19:29:00Z"/>
                    <w:rFonts w:ascii="Times New Roman" w:eastAsia="Times New Roman" w:hAnsi="Times New Roman" w:cs="Times New Roman"/>
                    <w:shd w:val="clear" w:color="auto" w:fill="8DFF00"/>
                  </w:rPr>
                </w:rPrChange>
              </w:rPr>
              <w:pPrChange w:id="1567" w:author="User" w:date="2025-09-29T17:17:00Z">
                <w:pPr>
                  <w:spacing w:line="240" w:lineRule="auto"/>
                  <w:jc w:val="left"/>
                </w:pPr>
              </w:pPrChange>
            </w:pPr>
            <w:ins w:id="1568" w:author="Autor desconhecido" w:date="2025-09-28T19:29:00Z">
              <w:r w:rsidRPr="00CB4FED">
                <w:rPr>
                  <w:rFonts w:ascii="Times New Roman" w:eastAsia="Times New Roman" w:hAnsi="Times New Roman" w:cs="Times New Roman"/>
                  <w:rPrChange w:id="1569" w:author="User" w:date="2025-09-29T17:17:00Z">
                    <w:rPr>
                      <w:rFonts w:ascii="Times New Roman" w:eastAsia="Times New Roman" w:hAnsi="Times New Roman" w:cs="Times New Roman"/>
                      <w:shd w:val="clear" w:color="auto" w:fill="8DFF00"/>
                    </w:rPr>
                  </w:rPrChange>
                </w:rPr>
                <w:t xml:space="preserve">Captura de Movimento </w:t>
              </w:r>
            </w:ins>
          </w:p>
          <w:p w14:paraId="0C677FD3" w14:textId="77777777" w:rsidR="00922388" w:rsidRPr="00CB4FED" w:rsidRDefault="00854586" w:rsidP="00CB4FED">
            <w:pPr>
              <w:spacing w:line="240" w:lineRule="auto"/>
              <w:jc w:val="left"/>
              <w:rPr>
                <w:ins w:id="1570" w:author="Autor desconhecido" w:date="2025-09-28T19:29:00Z"/>
                <w:rFonts w:ascii="Times New Roman" w:eastAsia="Times New Roman" w:hAnsi="Times New Roman" w:cs="Times New Roman"/>
                <w:rPrChange w:id="1571" w:author="User" w:date="2025-09-29T17:17:00Z">
                  <w:rPr>
                    <w:ins w:id="1572" w:author="Autor desconhecido" w:date="2025-09-28T19:29:00Z"/>
                    <w:rFonts w:ascii="Times New Roman" w:eastAsia="Times New Roman" w:hAnsi="Times New Roman" w:cs="Times New Roman"/>
                    <w:shd w:val="clear" w:color="auto" w:fill="8DFF00"/>
                  </w:rPr>
                </w:rPrChange>
              </w:rPr>
              <w:pPrChange w:id="1573" w:author="User" w:date="2025-09-29T17:17:00Z">
                <w:pPr>
                  <w:spacing w:line="240" w:lineRule="auto"/>
                  <w:jc w:val="left"/>
                </w:pPr>
              </w:pPrChange>
            </w:pPr>
            <w:ins w:id="1574" w:author="Autor desconhecido" w:date="2025-09-28T19:29:00Z">
              <w:r w:rsidRPr="00CB4FED">
                <w:rPr>
                  <w:rFonts w:ascii="Times New Roman" w:eastAsia="Times New Roman" w:hAnsi="Times New Roman" w:cs="Times New Roman"/>
                  <w:rPrChange w:id="1575" w:author="User" w:date="2025-09-29T17:17:00Z">
                    <w:rPr>
                      <w:rFonts w:ascii="Times New Roman" w:eastAsia="Times New Roman" w:hAnsi="Times New Roman" w:cs="Times New Roman"/>
                      <w:shd w:val="clear" w:color="auto" w:fill="8DFF00"/>
                    </w:rPr>
                  </w:rPrChange>
                </w:rPr>
                <w:t>(Vicon®)</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576"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799F7AD2" w14:textId="77777777" w:rsidR="00922388" w:rsidRPr="00CB4FED" w:rsidRDefault="00854586" w:rsidP="00CB4FED">
            <w:pPr>
              <w:spacing w:line="240" w:lineRule="auto"/>
              <w:jc w:val="left"/>
              <w:rPr>
                <w:ins w:id="1577" w:author="Autor desconhecido" w:date="2025-09-28T19:29:00Z"/>
                <w:rFonts w:ascii="Times New Roman" w:eastAsia="Times New Roman" w:hAnsi="Times New Roman" w:cs="Times New Roman"/>
                <w:rPrChange w:id="1578" w:author="User" w:date="2025-09-29T17:17:00Z">
                  <w:rPr>
                    <w:ins w:id="1579" w:author="Autor desconhecido" w:date="2025-09-28T19:29:00Z"/>
                    <w:rFonts w:ascii="Times New Roman" w:eastAsia="Times New Roman" w:hAnsi="Times New Roman" w:cs="Times New Roman"/>
                    <w:shd w:val="clear" w:color="auto" w:fill="8DFF00"/>
                  </w:rPr>
                </w:rPrChange>
              </w:rPr>
              <w:pPrChange w:id="1580" w:author="User" w:date="2025-09-29T17:17:00Z">
                <w:pPr>
                  <w:spacing w:line="240" w:lineRule="auto"/>
                  <w:jc w:val="left"/>
                </w:pPr>
              </w:pPrChange>
            </w:pPr>
            <w:ins w:id="1581" w:author="Autor desconhecido" w:date="2025-09-28T19:29:00Z">
              <w:r w:rsidRPr="00CB4FED">
                <w:rPr>
                  <w:rFonts w:ascii="Times New Roman" w:eastAsia="Times New Roman" w:hAnsi="Times New Roman" w:cs="Times New Roman"/>
                  <w:rPrChange w:id="1582" w:author="User" w:date="2025-09-29T17:17:00Z">
                    <w:rPr>
                      <w:rFonts w:ascii="Times New Roman" w:eastAsia="Times New Roman" w:hAnsi="Times New Roman" w:cs="Times New Roman"/>
                      <w:shd w:val="clear" w:color="auto" w:fill="8DFF00"/>
                    </w:rPr>
                  </w:rPrChange>
                </w:rPr>
                <w:t>Avalia se uma base mais estreita ou mais ampla influencia a estabilidade.</w:t>
              </w:r>
            </w:ins>
          </w:p>
        </w:tc>
      </w:tr>
      <w:tr w:rsidR="00922388" w:rsidRPr="00CB4FED" w14:paraId="00A887BF" w14:textId="77777777" w:rsidTr="00CB4FED">
        <w:trPr>
          <w:jc w:val="center"/>
          <w:ins w:id="1583" w:author="Autor desconhecido" w:date="2025-09-28T19:29:00Z"/>
          <w:trPrChange w:id="1584"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585"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530750A0" w14:textId="77777777" w:rsidR="00922388" w:rsidRPr="00CB4FED" w:rsidRDefault="00854586" w:rsidP="00CB4FED">
            <w:pPr>
              <w:spacing w:line="240" w:lineRule="auto"/>
              <w:jc w:val="left"/>
              <w:rPr>
                <w:ins w:id="1586" w:author="Autor desconhecido" w:date="2025-09-28T19:29:00Z"/>
                <w:rFonts w:ascii="Times New Roman" w:eastAsia="Times New Roman" w:hAnsi="Times New Roman" w:cs="Times New Roman"/>
                <w:rPrChange w:id="1587" w:author="User" w:date="2025-09-29T17:17:00Z">
                  <w:rPr>
                    <w:ins w:id="1588" w:author="Autor desconhecido" w:date="2025-09-28T19:29:00Z"/>
                    <w:rFonts w:ascii="Times New Roman" w:eastAsia="Times New Roman" w:hAnsi="Times New Roman" w:cs="Times New Roman"/>
                    <w:shd w:val="clear" w:color="auto" w:fill="8DFF00"/>
                  </w:rPr>
                </w:rPrChange>
              </w:rPr>
            </w:pPr>
            <w:ins w:id="1589" w:author="Autor desconhecido" w:date="2025-09-28T19:29:00Z">
              <w:r w:rsidRPr="00CB4FED">
                <w:rPr>
                  <w:rFonts w:ascii="Times New Roman" w:eastAsia="Times New Roman" w:hAnsi="Times New Roman" w:cs="Times New Roman"/>
                  <w:rPrChange w:id="1590" w:author="User" w:date="2025-09-29T17:17:00Z">
                    <w:rPr>
                      <w:rFonts w:ascii="Times New Roman" w:eastAsia="Times New Roman" w:hAnsi="Times New Roman" w:cs="Times New Roman"/>
                      <w:shd w:val="clear" w:color="auto" w:fill="8DFF00"/>
                    </w:rPr>
                  </w:rPrChange>
                </w:rPr>
                <w:t>Variabilidade do CoP</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591"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5AACDC78" w14:textId="77777777" w:rsidR="00922388" w:rsidRPr="00CB4FED" w:rsidRDefault="00854586" w:rsidP="00CB4FED">
            <w:pPr>
              <w:spacing w:line="240" w:lineRule="auto"/>
              <w:jc w:val="left"/>
              <w:rPr>
                <w:ins w:id="1592" w:author="Autor desconhecido" w:date="2025-09-28T19:29:00Z"/>
                <w:rFonts w:ascii="Times New Roman" w:eastAsia="Times New Roman" w:hAnsi="Times New Roman" w:cs="Times New Roman"/>
                <w:rPrChange w:id="1593" w:author="User" w:date="2025-09-29T17:17:00Z">
                  <w:rPr>
                    <w:ins w:id="1594" w:author="Autor desconhecido" w:date="2025-09-28T19:29:00Z"/>
                    <w:rFonts w:ascii="Times New Roman" w:eastAsia="Times New Roman" w:hAnsi="Times New Roman" w:cs="Times New Roman"/>
                    <w:shd w:val="clear" w:color="auto" w:fill="8DFF00"/>
                  </w:rPr>
                </w:rPrChange>
              </w:rPr>
              <w:pPrChange w:id="1595" w:author="User" w:date="2025-09-29T17:17:00Z">
                <w:pPr>
                  <w:spacing w:line="240" w:lineRule="auto"/>
                  <w:jc w:val="left"/>
                </w:pPr>
              </w:pPrChange>
            </w:pPr>
            <w:ins w:id="1596" w:author="Autor desconhecido" w:date="2025-09-28T19:29:00Z">
              <w:r w:rsidRPr="00CB4FED">
                <w:rPr>
                  <w:rFonts w:ascii="Times New Roman" w:eastAsia="Times New Roman" w:hAnsi="Times New Roman" w:cs="Times New Roman"/>
                  <w:rPrChange w:id="1597" w:author="User" w:date="2025-09-29T17:17:00Z">
                    <w:rPr>
                      <w:rFonts w:ascii="Times New Roman" w:eastAsia="Times New Roman" w:hAnsi="Times New Roman" w:cs="Times New Roman"/>
                      <w:shd w:val="clear" w:color="auto" w:fill="8DFF00"/>
                    </w:rPr>
                  </w:rPrChange>
                </w:rPr>
                <w:t>Plataforma de Força (Bertec®)</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598"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3492D956" w14:textId="77777777" w:rsidR="00922388" w:rsidRPr="00CB4FED" w:rsidRDefault="00854586" w:rsidP="00CB4FED">
            <w:pPr>
              <w:spacing w:line="240" w:lineRule="auto"/>
              <w:jc w:val="left"/>
              <w:rPr>
                <w:ins w:id="1599" w:author="Autor desconhecido" w:date="2025-09-28T19:29:00Z"/>
                <w:rFonts w:ascii="Times New Roman" w:eastAsia="Times New Roman" w:hAnsi="Times New Roman" w:cs="Times New Roman"/>
                <w:rPrChange w:id="1600" w:author="User" w:date="2025-09-29T17:17:00Z">
                  <w:rPr>
                    <w:ins w:id="1601" w:author="Autor desconhecido" w:date="2025-09-28T19:29:00Z"/>
                    <w:rFonts w:ascii="Times New Roman" w:eastAsia="Times New Roman" w:hAnsi="Times New Roman" w:cs="Times New Roman"/>
                    <w:shd w:val="clear" w:color="auto" w:fill="8DFF00"/>
                  </w:rPr>
                </w:rPrChange>
              </w:rPr>
              <w:pPrChange w:id="1602" w:author="User" w:date="2025-09-29T17:17:00Z">
                <w:pPr>
                  <w:spacing w:line="240" w:lineRule="auto"/>
                  <w:jc w:val="left"/>
                </w:pPr>
              </w:pPrChange>
            </w:pPr>
            <w:ins w:id="1603" w:author="Autor desconhecido" w:date="2025-09-28T19:29:00Z">
              <w:r w:rsidRPr="00CB4FED">
                <w:rPr>
                  <w:rFonts w:ascii="Times New Roman" w:eastAsia="Times New Roman" w:hAnsi="Times New Roman" w:cs="Times New Roman"/>
                  <w:rPrChange w:id="1604" w:author="User" w:date="2025-09-29T17:17:00Z">
                    <w:rPr>
                      <w:rFonts w:ascii="Times New Roman" w:eastAsia="Times New Roman" w:hAnsi="Times New Roman" w:cs="Times New Roman"/>
                      <w:shd w:val="clear" w:color="auto" w:fill="8DFF00"/>
                    </w:rPr>
                  </w:rPrChange>
                </w:rPr>
                <w:t>Quantifica a estabilidade e a complexidade dos ajustes posturais.</w:t>
              </w:r>
            </w:ins>
          </w:p>
        </w:tc>
      </w:tr>
      <w:tr w:rsidR="00922388" w:rsidRPr="00CB4FED" w14:paraId="30DDB823" w14:textId="77777777" w:rsidTr="00CB4FED">
        <w:trPr>
          <w:jc w:val="center"/>
          <w:ins w:id="1605" w:author="Autor desconhecido" w:date="2025-09-28T19:29:00Z"/>
          <w:trPrChange w:id="1606"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607"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5C6C5325" w14:textId="77777777" w:rsidR="00922388" w:rsidRPr="00CB4FED" w:rsidRDefault="00854586" w:rsidP="00CB4FED">
            <w:pPr>
              <w:spacing w:line="240" w:lineRule="auto"/>
              <w:jc w:val="left"/>
              <w:rPr>
                <w:ins w:id="1608" w:author="Autor desconhecido" w:date="2025-09-28T19:29:00Z"/>
                <w:rFonts w:ascii="Times New Roman" w:eastAsia="Times New Roman" w:hAnsi="Times New Roman" w:cs="Times New Roman"/>
                <w:rPrChange w:id="1609" w:author="User" w:date="2025-09-29T17:17:00Z">
                  <w:rPr>
                    <w:ins w:id="1610" w:author="Autor desconhecido" w:date="2025-09-28T19:29:00Z"/>
                    <w:rFonts w:ascii="Times New Roman" w:eastAsia="Times New Roman" w:hAnsi="Times New Roman" w:cs="Times New Roman"/>
                    <w:shd w:val="clear" w:color="auto" w:fill="8DFF00"/>
                  </w:rPr>
                </w:rPrChange>
              </w:rPr>
            </w:pPr>
            <w:ins w:id="1611" w:author="Autor desconhecido" w:date="2025-09-28T19:29:00Z">
              <w:r w:rsidRPr="00CB4FED">
                <w:rPr>
                  <w:rFonts w:ascii="Times New Roman" w:eastAsia="Times New Roman" w:hAnsi="Times New Roman" w:cs="Times New Roman"/>
                  <w:rPrChange w:id="1612" w:author="User" w:date="2025-09-29T17:17:00Z">
                    <w:rPr>
                      <w:rFonts w:ascii="Times New Roman" w:eastAsia="Times New Roman" w:hAnsi="Times New Roman" w:cs="Times New Roman"/>
                      <w:shd w:val="clear" w:color="auto" w:fill="8DFF00"/>
                    </w:rPr>
                  </w:rPrChange>
                </w:rPr>
                <w:t>Força de flexores de punhos</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613"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42BEAB74" w14:textId="77777777" w:rsidR="00922388" w:rsidRPr="00CB4FED" w:rsidRDefault="00854586" w:rsidP="00CB4FED">
            <w:pPr>
              <w:spacing w:line="240" w:lineRule="auto"/>
              <w:jc w:val="left"/>
              <w:rPr>
                <w:ins w:id="1614" w:author="Autor desconhecido" w:date="2025-09-28T19:29:00Z"/>
                <w:rFonts w:ascii="Times New Roman" w:eastAsia="Times New Roman" w:hAnsi="Times New Roman" w:cs="Times New Roman"/>
                <w:rPrChange w:id="1615" w:author="User" w:date="2025-09-29T17:17:00Z">
                  <w:rPr>
                    <w:ins w:id="1616" w:author="Autor desconhecido" w:date="2025-09-28T19:29:00Z"/>
                    <w:rFonts w:ascii="Times New Roman" w:eastAsia="Times New Roman" w:hAnsi="Times New Roman" w:cs="Times New Roman"/>
                    <w:shd w:val="clear" w:color="auto" w:fill="8DFF00"/>
                  </w:rPr>
                </w:rPrChange>
              </w:rPr>
              <w:pPrChange w:id="1617" w:author="User" w:date="2025-09-29T17:17:00Z">
                <w:pPr>
                  <w:spacing w:line="240" w:lineRule="auto"/>
                  <w:jc w:val="left"/>
                </w:pPr>
              </w:pPrChange>
            </w:pPr>
            <w:ins w:id="1618" w:author="Autor desconhecido" w:date="2025-09-28T19:29:00Z">
              <w:r w:rsidRPr="00CB4FED">
                <w:rPr>
                  <w:rFonts w:ascii="Times New Roman" w:eastAsia="Times New Roman" w:hAnsi="Times New Roman" w:cs="Times New Roman"/>
                  <w:rPrChange w:id="1619" w:author="User" w:date="2025-09-29T17:17:00Z">
                    <w:rPr>
                      <w:rFonts w:ascii="Times New Roman" w:eastAsia="Times New Roman" w:hAnsi="Times New Roman" w:cs="Times New Roman"/>
                      <w:shd w:val="clear" w:color="auto" w:fill="8DFF00"/>
                    </w:rPr>
                  </w:rPrChange>
                </w:rPr>
                <w:t xml:space="preserve">Dinamômetro </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620"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27C44D7F" w14:textId="77777777" w:rsidR="00922388" w:rsidRPr="00CB4FED" w:rsidRDefault="00854586" w:rsidP="00CB4FED">
            <w:pPr>
              <w:spacing w:line="240" w:lineRule="auto"/>
              <w:jc w:val="left"/>
              <w:rPr>
                <w:ins w:id="1621" w:author="Autor desconhecido" w:date="2025-09-28T19:29:00Z"/>
                <w:rFonts w:ascii="Times New Roman" w:eastAsia="Times New Roman" w:hAnsi="Times New Roman" w:cs="Times New Roman"/>
                <w:rPrChange w:id="1622" w:author="User" w:date="2025-09-29T17:17:00Z">
                  <w:rPr>
                    <w:ins w:id="1623" w:author="Autor desconhecido" w:date="2025-09-28T19:29:00Z"/>
                    <w:rFonts w:ascii="Times New Roman" w:eastAsia="Times New Roman" w:hAnsi="Times New Roman" w:cs="Times New Roman"/>
                    <w:shd w:val="clear" w:color="auto" w:fill="8DFF00"/>
                  </w:rPr>
                </w:rPrChange>
              </w:rPr>
              <w:pPrChange w:id="1624" w:author="User" w:date="2025-09-29T17:17:00Z">
                <w:pPr>
                  <w:spacing w:line="240" w:lineRule="auto"/>
                  <w:jc w:val="left"/>
                </w:pPr>
              </w:pPrChange>
            </w:pPr>
            <w:ins w:id="1625" w:author="Autor desconhecido" w:date="2025-09-28T19:29:00Z">
              <w:r w:rsidRPr="00CB4FED">
                <w:rPr>
                  <w:rFonts w:ascii="Times New Roman" w:eastAsia="Times New Roman" w:hAnsi="Times New Roman" w:cs="Times New Roman"/>
                  <w:rPrChange w:id="1626" w:author="User" w:date="2025-09-29T17:17:00Z">
                    <w:rPr>
                      <w:rFonts w:ascii="Times New Roman" w:eastAsia="Times New Roman" w:hAnsi="Times New Roman" w:cs="Times New Roman"/>
                      <w:shd w:val="clear" w:color="auto" w:fill="8DFF00"/>
                    </w:rPr>
                  </w:rPrChange>
                </w:rPr>
                <w:t>Relaciona-se à capacidade de ajustes finos na base de apoio.</w:t>
              </w:r>
            </w:ins>
          </w:p>
        </w:tc>
      </w:tr>
      <w:tr w:rsidR="00922388" w:rsidRPr="00CB4FED" w14:paraId="0AA7784B" w14:textId="77777777" w:rsidTr="00CB4FED">
        <w:trPr>
          <w:jc w:val="center"/>
          <w:ins w:id="1627" w:author="Autor desconhecido" w:date="2025-09-28T19:29:00Z"/>
          <w:trPrChange w:id="1628"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629"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44EDD6A1" w14:textId="77777777" w:rsidR="00922388" w:rsidRPr="00CB4FED" w:rsidRDefault="00854586" w:rsidP="00CB4FED">
            <w:pPr>
              <w:spacing w:line="240" w:lineRule="auto"/>
              <w:jc w:val="left"/>
              <w:rPr>
                <w:ins w:id="1630" w:author="Autor desconhecido" w:date="2025-09-28T19:29:00Z"/>
                <w:rFonts w:ascii="Times New Roman" w:eastAsia="Times New Roman" w:hAnsi="Times New Roman" w:cs="Times New Roman"/>
                <w:rPrChange w:id="1631" w:author="User" w:date="2025-09-29T17:17:00Z">
                  <w:rPr>
                    <w:ins w:id="1632" w:author="Autor desconhecido" w:date="2025-09-28T19:29:00Z"/>
                    <w:rFonts w:ascii="Times New Roman" w:eastAsia="Times New Roman" w:hAnsi="Times New Roman" w:cs="Times New Roman"/>
                    <w:shd w:val="clear" w:color="auto" w:fill="8DFF00"/>
                  </w:rPr>
                </w:rPrChange>
              </w:rPr>
            </w:pPr>
            <w:ins w:id="1633" w:author="Autor desconhecido" w:date="2025-09-28T19:29:00Z">
              <w:r w:rsidRPr="00CB4FED">
                <w:rPr>
                  <w:rFonts w:ascii="Times New Roman" w:eastAsia="Times New Roman" w:hAnsi="Times New Roman" w:cs="Times New Roman"/>
                  <w:rPrChange w:id="1634" w:author="User" w:date="2025-09-29T17:17:00Z">
                    <w:rPr>
                      <w:rFonts w:ascii="Times New Roman" w:eastAsia="Times New Roman" w:hAnsi="Times New Roman" w:cs="Times New Roman"/>
                      <w:shd w:val="clear" w:color="auto" w:fill="8DFF00"/>
                    </w:rPr>
                  </w:rPrChange>
                </w:rPr>
                <w:t>Força de flexores dos dedos</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635"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734FB600" w14:textId="77777777" w:rsidR="00922388" w:rsidRPr="00CB4FED" w:rsidRDefault="00854586" w:rsidP="00CB4FED">
            <w:pPr>
              <w:spacing w:line="240" w:lineRule="auto"/>
              <w:jc w:val="left"/>
              <w:rPr>
                <w:ins w:id="1636" w:author="Autor desconhecido" w:date="2025-09-28T19:29:00Z"/>
                <w:rFonts w:ascii="Times New Roman" w:eastAsia="Times New Roman" w:hAnsi="Times New Roman" w:cs="Times New Roman"/>
                <w:rPrChange w:id="1637" w:author="User" w:date="2025-09-29T17:17:00Z">
                  <w:rPr>
                    <w:ins w:id="1638" w:author="Autor desconhecido" w:date="2025-09-28T19:29:00Z"/>
                    <w:rFonts w:ascii="Times New Roman" w:eastAsia="Times New Roman" w:hAnsi="Times New Roman" w:cs="Times New Roman"/>
                    <w:shd w:val="clear" w:color="auto" w:fill="8DFF00"/>
                  </w:rPr>
                </w:rPrChange>
              </w:rPr>
              <w:pPrChange w:id="1639" w:author="User" w:date="2025-09-29T17:17:00Z">
                <w:pPr>
                  <w:spacing w:line="240" w:lineRule="auto"/>
                  <w:jc w:val="left"/>
                </w:pPr>
              </w:pPrChange>
            </w:pPr>
            <w:ins w:id="1640" w:author="Autor desconhecido" w:date="2025-09-28T19:29:00Z">
              <w:r w:rsidRPr="00CB4FED">
                <w:rPr>
                  <w:rFonts w:ascii="Times New Roman" w:eastAsia="Times New Roman" w:hAnsi="Times New Roman" w:cs="Times New Roman"/>
                  <w:rPrChange w:id="1641" w:author="User" w:date="2025-09-29T17:17:00Z">
                    <w:rPr>
                      <w:rFonts w:ascii="Times New Roman" w:eastAsia="Times New Roman" w:hAnsi="Times New Roman" w:cs="Times New Roman"/>
                      <w:shd w:val="clear" w:color="auto" w:fill="8DFF00"/>
                    </w:rPr>
                  </w:rPrChange>
                </w:rPr>
                <w:t xml:space="preserve">Dinamômetro </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642"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54062432" w14:textId="77777777" w:rsidR="00922388" w:rsidRPr="00CB4FED" w:rsidRDefault="00854586" w:rsidP="00CB4FED">
            <w:pPr>
              <w:spacing w:line="240" w:lineRule="auto"/>
              <w:jc w:val="left"/>
              <w:rPr>
                <w:ins w:id="1643" w:author="Autor desconhecido" w:date="2025-09-28T19:29:00Z"/>
                <w:rFonts w:ascii="Times New Roman" w:eastAsia="Times New Roman" w:hAnsi="Times New Roman" w:cs="Times New Roman"/>
                <w:rPrChange w:id="1644" w:author="User" w:date="2025-09-29T17:17:00Z">
                  <w:rPr>
                    <w:ins w:id="1645" w:author="Autor desconhecido" w:date="2025-09-28T19:29:00Z"/>
                    <w:rFonts w:ascii="Times New Roman" w:eastAsia="Times New Roman" w:hAnsi="Times New Roman" w:cs="Times New Roman"/>
                    <w:shd w:val="clear" w:color="auto" w:fill="8DFF00"/>
                  </w:rPr>
                </w:rPrChange>
              </w:rPr>
              <w:pPrChange w:id="1646" w:author="User" w:date="2025-09-29T17:17:00Z">
                <w:pPr>
                  <w:spacing w:line="240" w:lineRule="auto"/>
                  <w:jc w:val="left"/>
                </w:pPr>
              </w:pPrChange>
            </w:pPr>
            <w:ins w:id="1647" w:author="Autor desconhecido" w:date="2025-09-28T19:29:00Z">
              <w:r w:rsidRPr="00CB4FED">
                <w:rPr>
                  <w:rFonts w:ascii="Times New Roman" w:eastAsia="Times New Roman" w:hAnsi="Times New Roman" w:cs="Times New Roman"/>
                  <w:rPrChange w:id="1648" w:author="User" w:date="2025-09-29T17:17:00Z">
                    <w:rPr>
                      <w:rFonts w:ascii="Times New Roman" w:eastAsia="Times New Roman" w:hAnsi="Times New Roman" w:cs="Times New Roman"/>
                      <w:shd w:val="clear" w:color="auto" w:fill="8DFF00"/>
                    </w:rPr>
                  </w:rPrChange>
                </w:rPr>
                <w:t>Relaciona-se à capacidade de ajustes finos na base de apoio.</w:t>
              </w:r>
            </w:ins>
          </w:p>
        </w:tc>
      </w:tr>
      <w:tr w:rsidR="00922388" w:rsidRPr="00CB4FED" w14:paraId="0721DB09" w14:textId="77777777" w:rsidTr="00CB4FED">
        <w:trPr>
          <w:jc w:val="center"/>
          <w:ins w:id="1649" w:author="Autor desconhecido" w:date="2025-09-28T19:29:00Z"/>
          <w:trPrChange w:id="1650"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651"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55BE9ED3" w14:textId="77777777" w:rsidR="00922388" w:rsidRPr="00CB4FED" w:rsidRDefault="00854586" w:rsidP="00CB4FED">
            <w:pPr>
              <w:spacing w:line="240" w:lineRule="auto"/>
              <w:jc w:val="left"/>
              <w:rPr>
                <w:ins w:id="1652" w:author="Autor desconhecido" w:date="2025-09-28T19:29:00Z"/>
                <w:rFonts w:ascii="Times New Roman" w:eastAsia="Times New Roman" w:hAnsi="Times New Roman" w:cs="Times New Roman"/>
                <w:rPrChange w:id="1653" w:author="User" w:date="2025-09-29T17:17:00Z">
                  <w:rPr>
                    <w:ins w:id="1654" w:author="Autor desconhecido" w:date="2025-09-28T19:29:00Z"/>
                    <w:rFonts w:ascii="Times New Roman" w:hAnsi="Times New Roman"/>
                    <w:shd w:val="clear" w:color="auto" w:fill="8DFF00"/>
                  </w:rPr>
                </w:rPrChange>
              </w:rPr>
            </w:pPr>
            <w:ins w:id="1655" w:author="Autor desconhecido" w:date="2025-09-28T19:29:00Z">
              <w:r w:rsidRPr="00CB4FED">
                <w:rPr>
                  <w:rFonts w:ascii="Times New Roman" w:eastAsia="Times New Roman" w:hAnsi="Times New Roman" w:cs="Times New Roman"/>
                  <w:rPrChange w:id="1656" w:author="User" w:date="2025-09-29T17:17:00Z">
                    <w:rPr>
                      <w:rFonts w:ascii="Times New Roman" w:eastAsia="Times New Roman" w:hAnsi="Times New Roman" w:cs="Times New Roman"/>
                      <w:shd w:val="clear" w:color="auto" w:fill="8DFF00"/>
                    </w:rPr>
                  </w:rPrChange>
                </w:rPr>
                <w:t xml:space="preserve">Força máxima relativa à massa corporal no </w:t>
              </w:r>
              <w:r w:rsidRPr="00CB4FED">
                <w:rPr>
                  <w:rFonts w:ascii="Times New Roman" w:eastAsia="Times New Roman" w:hAnsi="Times New Roman" w:cs="Times New Roman"/>
                  <w:rPrChange w:id="1657" w:author="User" w:date="2025-09-29T17:17:00Z">
                    <w:rPr>
                      <w:rFonts w:ascii="Times New Roman" w:eastAsia="Times New Roman" w:hAnsi="Times New Roman" w:cs="Times New Roman"/>
                      <w:i/>
                      <w:shd w:val="clear" w:color="auto" w:fill="8DFF00"/>
                    </w:rPr>
                  </w:rPrChange>
                </w:rPr>
                <w:t>shoulder press</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658"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0CDFECBB" w14:textId="77777777" w:rsidR="00922388" w:rsidRPr="00CB4FED" w:rsidRDefault="00854586" w:rsidP="00CB4FED">
            <w:pPr>
              <w:spacing w:line="240" w:lineRule="auto"/>
              <w:jc w:val="left"/>
              <w:rPr>
                <w:ins w:id="1659" w:author="Autor desconhecido" w:date="2025-09-28T19:29:00Z"/>
                <w:rFonts w:ascii="Times New Roman" w:eastAsia="Times New Roman" w:hAnsi="Times New Roman" w:cs="Times New Roman"/>
                <w:rPrChange w:id="1660" w:author="User" w:date="2025-09-29T17:17:00Z">
                  <w:rPr>
                    <w:ins w:id="1661" w:author="Autor desconhecido" w:date="2025-09-28T19:29:00Z"/>
                    <w:rFonts w:ascii="Times New Roman" w:eastAsia="Times New Roman" w:hAnsi="Times New Roman" w:cs="Times New Roman"/>
                    <w:shd w:val="clear" w:color="auto" w:fill="8DFF00"/>
                  </w:rPr>
                </w:rPrChange>
              </w:rPr>
              <w:pPrChange w:id="1662" w:author="User" w:date="2025-09-29T17:17:00Z">
                <w:pPr>
                  <w:spacing w:line="240" w:lineRule="auto"/>
                  <w:jc w:val="left"/>
                </w:pPr>
              </w:pPrChange>
            </w:pPr>
            <w:ins w:id="1663" w:author="Autor desconhecido" w:date="2025-09-28T19:29:00Z">
              <w:r w:rsidRPr="00CB4FED">
                <w:rPr>
                  <w:rFonts w:ascii="Times New Roman" w:eastAsia="Times New Roman" w:hAnsi="Times New Roman" w:cs="Times New Roman"/>
                  <w:rPrChange w:id="1664" w:author="User" w:date="2025-09-29T17:17:00Z">
                    <w:rPr>
                      <w:rFonts w:ascii="Times New Roman" w:eastAsia="Times New Roman" w:hAnsi="Times New Roman" w:cs="Times New Roman"/>
                      <w:shd w:val="clear" w:color="auto" w:fill="8DFF00"/>
                    </w:rPr>
                  </w:rPrChange>
                </w:rPr>
                <w:t>Teste de 1-RM</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665"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058980E1" w14:textId="77777777" w:rsidR="00922388" w:rsidRPr="00CB4FED" w:rsidRDefault="00854586" w:rsidP="00CB4FED">
            <w:pPr>
              <w:spacing w:line="240" w:lineRule="auto"/>
              <w:jc w:val="left"/>
              <w:rPr>
                <w:ins w:id="1666" w:author="Autor desconhecido" w:date="2025-09-28T19:29:00Z"/>
                <w:rFonts w:ascii="Times New Roman" w:eastAsia="Times New Roman" w:hAnsi="Times New Roman" w:cs="Times New Roman"/>
                <w:rPrChange w:id="1667" w:author="User" w:date="2025-09-29T17:17:00Z">
                  <w:rPr>
                    <w:ins w:id="1668" w:author="Autor desconhecido" w:date="2025-09-28T19:29:00Z"/>
                    <w:rFonts w:ascii="Times New Roman" w:eastAsia="Times New Roman" w:hAnsi="Times New Roman" w:cs="Times New Roman"/>
                    <w:shd w:val="clear" w:color="auto" w:fill="8DFF00"/>
                  </w:rPr>
                </w:rPrChange>
              </w:rPr>
              <w:pPrChange w:id="1669" w:author="User" w:date="2025-09-29T17:17:00Z">
                <w:pPr>
                  <w:spacing w:line="240" w:lineRule="auto"/>
                  <w:jc w:val="left"/>
                </w:pPr>
              </w:pPrChange>
            </w:pPr>
            <w:ins w:id="1670" w:author="Autor desconhecido" w:date="2025-09-28T19:29:00Z">
              <w:r w:rsidRPr="00CB4FED">
                <w:rPr>
                  <w:rFonts w:ascii="Times New Roman" w:eastAsia="Times New Roman" w:hAnsi="Times New Roman" w:cs="Times New Roman"/>
                  <w:rPrChange w:id="1671" w:author="User" w:date="2025-09-29T17:17:00Z">
                    <w:rPr>
                      <w:rFonts w:ascii="Times New Roman" w:eastAsia="Times New Roman" w:hAnsi="Times New Roman" w:cs="Times New Roman"/>
                      <w:shd w:val="clear" w:color="auto" w:fill="8DFF00"/>
                    </w:rPr>
                  </w:rPrChange>
                </w:rPr>
                <w:t>Relaciona-se à capacidade de sustentação da massa corporal.</w:t>
              </w:r>
            </w:ins>
          </w:p>
        </w:tc>
      </w:tr>
      <w:tr w:rsidR="00922388" w:rsidRPr="00CB4FED" w14:paraId="2B52BFE6" w14:textId="77777777" w:rsidTr="00CB4FED">
        <w:trPr>
          <w:jc w:val="center"/>
          <w:ins w:id="1672" w:author="Autor desconhecido" w:date="2025-09-28T19:29:00Z"/>
          <w:trPrChange w:id="1673"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674"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38DC8A96" w14:textId="77777777" w:rsidR="00922388" w:rsidRPr="00CB4FED" w:rsidRDefault="00854586" w:rsidP="00CB4FED">
            <w:pPr>
              <w:spacing w:line="240" w:lineRule="auto"/>
              <w:jc w:val="left"/>
              <w:rPr>
                <w:ins w:id="1675" w:author="Autor desconhecido" w:date="2025-09-28T19:29:00Z"/>
                <w:rFonts w:ascii="Times New Roman" w:eastAsia="Times New Roman" w:hAnsi="Times New Roman" w:cs="Times New Roman"/>
                <w:rPrChange w:id="1676" w:author="User" w:date="2025-09-29T17:17:00Z">
                  <w:rPr>
                    <w:ins w:id="1677" w:author="Autor desconhecido" w:date="2025-09-28T19:29:00Z"/>
                    <w:rFonts w:ascii="Times New Roman" w:hAnsi="Times New Roman"/>
                    <w:shd w:val="clear" w:color="auto" w:fill="8DFF00"/>
                  </w:rPr>
                </w:rPrChange>
              </w:rPr>
            </w:pPr>
            <w:ins w:id="1678" w:author="Autor desconhecido" w:date="2025-09-28T19:29:00Z">
              <w:r w:rsidRPr="00CB4FED">
                <w:rPr>
                  <w:rFonts w:ascii="Times New Roman" w:eastAsia="Times New Roman" w:hAnsi="Times New Roman" w:cs="Times New Roman"/>
                  <w:rPrChange w:id="1679" w:author="User" w:date="2025-09-29T17:17:00Z">
                    <w:rPr>
                      <w:rFonts w:ascii="Times New Roman" w:eastAsia="Times New Roman" w:hAnsi="Times New Roman" w:cs="Times New Roman"/>
                      <w:shd w:val="clear" w:color="auto" w:fill="8DFF00"/>
                    </w:rPr>
                  </w:rPrChange>
                </w:rPr>
                <w:t>Resistência em posição invertida (</w:t>
              </w:r>
              <w:r w:rsidRPr="00CB4FED">
                <w:rPr>
                  <w:rFonts w:ascii="Times New Roman" w:eastAsia="Times New Roman" w:hAnsi="Times New Roman" w:cs="Times New Roman"/>
                  <w:rPrChange w:id="1680" w:author="User" w:date="2025-09-29T17:17:00Z">
                    <w:rPr>
                      <w:rFonts w:ascii="Times New Roman" w:eastAsia="Times New Roman" w:hAnsi="Times New Roman" w:cs="Times New Roman"/>
                      <w:i/>
                      <w:shd w:val="clear" w:color="auto" w:fill="8DFF00"/>
                    </w:rPr>
                  </w:rPrChange>
                </w:rPr>
                <w:t>wall-supported HS)</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681"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7FBD7DAC" w14:textId="77777777" w:rsidR="00922388" w:rsidRPr="00CB4FED" w:rsidRDefault="00854586" w:rsidP="00CB4FED">
            <w:pPr>
              <w:spacing w:line="240" w:lineRule="auto"/>
              <w:jc w:val="left"/>
              <w:rPr>
                <w:ins w:id="1682" w:author="Autor desconhecido" w:date="2025-09-28T19:29:00Z"/>
                <w:rFonts w:ascii="Times New Roman" w:eastAsia="Times New Roman" w:hAnsi="Times New Roman" w:cs="Times New Roman"/>
                <w:rPrChange w:id="1683" w:author="User" w:date="2025-09-29T17:17:00Z">
                  <w:rPr>
                    <w:ins w:id="1684" w:author="Autor desconhecido" w:date="2025-09-28T19:29:00Z"/>
                    <w:rFonts w:ascii="Times New Roman" w:eastAsia="Times New Roman" w:hAnsi="Times New Roman" w:cs="Times New Roman"/>
                    <w:shd w:val="clear" w:color="auto" w:fill="8DFF00"/>
                  </w:rPr>
                </w:rPrChange>
              </w:rPr>
              <w:pPrChange w:id="1685" w:author="User" w:date="2025-09-29T17:17:00Z">
                <w:pPr>
                  <w:spacing w:line="240" w:lineRule="auto"/>
                  <w:jc w:val="left"/>
                </w:pPr>
              </w:pPrChange>
            </w:pPr>
            <w:ins w:id="1686" w:author="Autor desconhecido" w:date="2025-09-28T19:29:00Z">
              <w:r w:rsidRPr="00CB4FED">
                <w:rPr>
                  <w:rFonts w:ascii="Times New Roman" w:eastAsia="Times New Roman" w:hAnsi="Times New Roman" w:cs="Times New Roman"/>
                  <w:rPrChange w:id="1687" w:author="User" w:date="2025-09-29T17:17:00Z">
                    <w:rPr>
                      <w:rFonts w:ascii="Times New Roman" w:eastAsia="Times New Roman" w:hAnsi="Times New Roman" w:cs="Times New Roman"/>
                      <w:shd w:val="clear" w:color="auto" w:fill="8DFF00"/>
                    </w:rPr>
                  </w:rPrChange>
                </w:rPr>
                <w:t>Cronometro Digital</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688"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238B1FE1" w14:textId="77777777" w:rsidR="00922388" w:rsidRPr="00CB4FED" w:rsidRDefault="00854586" w:rsidP="00CB4FED">
            <w:pPr>
              <w:spacing w:line="240" w:lineRule="auto"/>
              <w:jc w:val="left"/>
              <w:rPr>
                <w:ins w:id="1689" w:author="Autor desconhecido" w:date="2025-09-28T19:29:00Z"/>
                <w:rFonts w:ascii="Times New Roman" w:eastAsia="Times New Roman" w:hAnsi="Times New Roman" w:cs="Times New Roman"/>
                <w:rPrChange w:id="1690" w:author="User" w:date="2025-09-29T17:17:00Z">
                  <w:rPr>
                    <w:ins w:id="1691" w:author="Autor desconhecido" w:date="2025-09-28T19:29:00Z"/>
                    <w:rFonts w:ascii="Times New Roman" w:eastAsia="Times New Roman" w:hAnsi="Times New Roman" w:cs="Times New Roman"/>
                    <w:shd w:val="clear" w:color="auto" w:fill="8DFF00"/>
                  </w:rPr>
                </w:rPrChange>
              </w:rPr>
              <w:pPrChange w:id="1692" w:author="User" w:date="2025-09-29T17:17:00Z">
                <w:pPr>
                  <w:spacing w:line="240" w:lineRule="auto"/>
                  <w:jc w:val="left"/>
                </w:pPr>
              </w:pPrChange>
            </w:pPr>
            <w:ins w:id="1693" w:author="Autor desconhecido" w:date="2025-09-28T19:29:00Z">
              <w:r w:rsidRPr="00CB4FED">
                <w:rPr>
                  <w:rFonts w:ascii="Times New Roman" w:eastAsia="Times New Roman" w:hAnsi="Times New Roman" w:cs="Times New Roman"/>
                  <w:rPrChange w:id="1694" w:author="User" w:date="2025-09-29T17:17:00Z">
                    <w:rPr>
                      <w:rFonts w:ascii="Times New Roman" w:eastAsia="Times New Roman" w:hAnsi="Times New Roman" w:cs="Times New Roman"/>
                      <w:shd w:val="clear" w:color="auto" w:fill="8DFF00"/>
                    </w:rPr>
                  </w:rPrChange>
                </w:rPr>
                <w:t xml:space="preserve">Avalia capacidade de resistir à fadiga em posição invertida </w:t>
              </w:r>
            </w:ins>
          </w:p>
        </w:tc>
      </w:tr>
      <w:tr w:rsidR="00922388" w:rsidRPr="00CB4FED" w14:paraId="4F7F4FEB" w14:textId="77777777" w:rsidTr="00CB4FED">
        <w:trPr>
          <w:jc w:val="center"/>
          <w:ins w:id="1695" w:author="Autor desconhecido" w:date="2025-09-28T19:29:00Z"/>
          <w:trPrChange w:id="1696"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697"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2098A722" w14:textId="77777777" w:rsidR="00922388" w:rsidRPr="00CB4FED" w:rsidRDefault="00854586" w:rsidP="00CB4FED">
            <w:pPr>
              <w:spacing w:line="240" w:lineRule="auto"/>
              <w:jc w:val="left"/>
              <w:rPr>
                <w:ins w:id="1698" w:author="Autor desconhecido" w:date="2025-09-28T19:29:00Z"/>
                <w:rFonts w:ascii="Times New Roman" w:eastAsia="Times New Roman" w:hAnsi="Times New Roman" w:cs="Times New Roman"/>
                <w:rPrChange w:id="1699" w:author="User" w:date="2025-09-29T17:17:00Z">
                  <w:rPr>
                    <w:ins w:id="1700" w:author="Autor desconhecido" w:date="2025-09-28T19:29:00Z"/>
                    <w:rFonts w:ascii="Times New Roman" w:eastAsia="Times New Roman" w:hAnsi="Times New Roman" w:cs="Times New Roman"/>
                    <w:shd w:val="clear" w:color="auto" w:fill="8DFF00"/>
                  </w:rPr>
                </w:rPrChange>
              </w:rPr>
            </w:pPr>
            <w:ins w:id="1701" w:author="Autor desconhecido" w:date="2025-09-28T19:29:00Z">
              <w:r w:rsidRPr="00CB4FED">
                <w:rPr>
                  <w:rFonts w:ascii="Times New Roman" w:eastAsia="Times New Roman" w:hAnsi="Times New Roman" w:cs="Times New Roman"/>
                  <w:rPrChange w:id="1702" w:author="User" w:date="2025-09-29T17:17:00Z">
                    <w:rPr>
                      <w:rFonts w:ascii="Times New Roman" w:eastAsia="Times New Roman" w:hAnsi="Times New Roman" w:cs="Times New Roman"/>
                      <w:shd w:val="clear" w:color="auto" w:fill="8DFF00"/>
                    </w:rPr>
                  </w:rPrChange>
                </w:rPr>
                <w:t>Altura do CoM</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703"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1B508F42" w14:textId="77777777" w:rsidR="00922388" w:rsidRPr="00CB4FED" w:rsidRDefault="00854586" w:rsidP="00CB4FED">
            <w:pPr>
              <w:spacing w:line="240" w:lineRule="auto"/>
              <w:jc w:val="left"/>
              <w:rPr>
                <w:ins w:id="1704" w:author="Autor desconhecido" w:date="2025-09-28T19:29:00Z"/>
                <w:rFonts w:ascii="Times New Roman" w:eastAsia="Times New Roman" w:hAnsi="Times New Roman" w:cs="Times New Roman"/>
                <w:rPrChange w:id="1705" w:author="User" w:date="2025-09-29T17:17:00Z">
                  <w:rPr>
                    <w:ins w:id="1706" w:author="Autor desconhecido" w:date="2025-09-28T19:29:00Z"/>
                    <w:rFonts w:ascii="Times New Roman" w:eastAsia="Times New Roman" w:hAnsi="Times New Roman" w:cs="Times New Roman"/>
                    <w:shd w:val="clear" w:color="auto" w:fill="8DFF00"/>
                  </w:rPr>
                </w:rPrChange>
              </w:rPr>
              <w:pPrChange w:id="1707" w:author="User" w:date="2025-09-29T17:17:00Z">
                <w:pPr>
                  <w:spacing w:line="240" w:lineRule="auto"/>
                  <w:jc w:val="left"/>
                </w:pPr>
              </w:pPrChange>
            </w:pPr>
            <w:ins w:id="1708" w:author="Autor desconhecido" w:date="2025-09-28T19:29:00Z">
              <w:r w:rsidRPr="00CB4FED">
                <w:rPr>
                  <w:rFonts w:ascii="Times New Roman" w:eastAsia="Times New Roman" w:hAnsi="Times New Roman" w:cs="Times New Roman"/>
                  <w:rPrChange w:id="1709" w:author="User" w:date="2025-09-29T17:17:00Z">
                    <w:rPr>
                      <w:rFonts w:ascii="Times New Roman" w:eastAsia="Times New Roman" w:hAnsi="Times New Roman" w:cs="Times New Roman"/>
                      <w:shd w:val="clear" w:color="auto" w:fill="8DFF00"/>
                    </w:rPr>
                  </w:rPrChange>
                </w:rPr>
                <w:t xml:space="preserve">Captura de Movimento </w:t>
              </w:r>
            </w:ins>
          </w:p>
          <w:p w14:paraId="7C948A86" w14:textId="77777777" w:rsidR="00922388" w:rsidRPr="00CB4FED" w:rsidRDefault="00854586" w:rsidP="00CB4FED">
            <w:pPr>
              <w:spacing w:line="240" w:lineRule="auto"/>
              <w:jc w:val="left"/>
              <w:rPr>
                <w:ins w:id="1710" w:author="Autor desconhecido" w:date="2025-09-28T19:29:00Z"/>
                <w:rFonts w:ascii="Times New Roman" w:eastAsia="Times New Roman" w:hAnsi="Times New Roman" w:cs="Times New Roman"/>
                <w:rPrChange w:id="1711" w:author="User" w:date="2025-09-29T17:17:00Z">
                  <w:rPr>
                    <w:ins w:id="1712" w:author="Autor desconhecido" w:date="2025-09-28T19:29:00Z"/>
                    <w:rFonts w:ascii="Times New Roman" w:eastAsia="Times New Roman" w:hAnsi="Times New Roman" w:cs="Times New Roman"/>
                    <w:shd w:val="clear" w:color="auto" w:fill="8DFF00"/>
                  </w:rPr>
                </w:rPrChange>
              </w:rPr>
              <w:pPrChange w:id="1713" w:author="User" w:date="2025-09-29T17:17:00Z">
                <w:pPr>
                  <w:spacing w:line="240" w:lineRule="auto"/>
                  <w:jc w:val="left"/>
                </w:pPr>
              </w:pPrChange>
            </w:pPr>
            <w:ins w:id="1714" w:author="Autor desconhecido" w:date="2025-09-28T19:29:00Z">
              <w:r w:rsidRPr="00CB4FED">
                <w:rPr>
                  <w:rFonts w:ascii="Times New Roman" w:eastAsia="Times New Roman" w:hAnsi="Times New Roman" w:cs="Times New Roman"/>
                  <w:rPrChange w:id="1715" w:author="User" w:date="2025-09-29T17:17:00Z">
                    <w:rPr>
                      <w:rFonts w:ascii="Times New Roman" w:eastAsia="Times New Roman" w:hAnsi="Times New Roman" w:cs="Times New Roman"/>
                      <w:shd w:val="clear" w:color="auto" w:fill="8DFF00"/>
                    </w:rPr>
                  </w:rPrChange>
                </w:rPr>
                <w:t>(Vicon®)</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716"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699335AE" w14:textId="77777777" w:rsidR="00922388" w:rsidRPr="00CB4FED" w:rsidRDefault="00854586" w:rsidP="00CB4FED">
            <w:pPr>
              <w:spacing w:line="240" w:lineRule="auto"/>
              <w:jc w:val="left"/>
              <w:rPr>
                <w:ins w:id="1717" w:author="Autor desconhecido" w:date="2025-09-28T19:29:00Z"/>
                <w:rFonts w:ascii="Times New Roman" w:eastAsia="Times New Roman" w:hAnsi="Times New Roman" w:cs="Times New Roman"/>
                <w:rPrChange w:id="1718" w:author="User" w:date="2025-09-29T17:17:00Z">
                  <w:rPr>
                    <w:ins w:id="1719" w:author="Autor desconhecido" w:date="2025-09-28T19:29:00Z"/>
                    <w:rFonts w:ascii="Times New Roman" w:eastAsia="Times New Roman" w:hAnsi="Times New Roman" w:cs="Times New Roman"/>
                    <w:shd w:val="clear" w:color="auto" w:fill="8DFF00"/>
                  </w:rPr>
                </w:rPrChange>
              </w:rPr>
              <w:pPrChange w:id="1720" w:author="User" w:date="2025-09-29T17:17:00Z">
                <w:pPr>
                  <w:spacing w:line="240" w:lineRule="auto"/>
                  <w:jc w:val="left"/>
                </w:pPr>
              </w:pPrChange>
            </w:pPr>
            <w:ins w:id="1721" w:author="Autor desconhecido" w:date="2025-09-28T19:29:00Z">
              <w:r w:rsidRPr="00CB4FED">
                <w:rPr>
                  <w:rFonts w:ascii="Times New Roman" w:eastAsia="Times New Roman" w:hAnsi="Times New Roman" w:cs="Times New Roman"/>
                  <w:rPrChange w:id="1722" w:author="User" w:date="2025-09-29T17:17:00Z">
                    <w:rPr>
                      <w:rFonts w:ascii="Times New Roman" w:eastAsia="Times New Roman" w:hAnsi="Times New Roman" w:cs="Times New Roman"/>
                      <w:shd w:val="clear" w:color="auto" w:fill="8DFF00"/>
                    </w:rPr>
                  </w:rPrChange>
                </w:rPr>
                <w:t>Verifica o nível instabilidade inerente à tarefa.</w:t>
              </w:r>
            </w:ins>
          </w:p>
        </w:tc>
      </w:tr>
      <w:tr w:rsidR="00922388" w:rsidRPr="00CB4FED" w14:paraId="4A4F44C0" w14:textId="77777777" w:rsidTr="00CB4FED">
        <w:trPr>
          <w:jc w:val="center"/>
          <w:ins w:id="1723" w:author="Autor desconhecido" w:date="2025-09-28T19:29:00Z"/>
          <w:trPrChange w:id="1724"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725"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6229BFF0" w14:textId="77777777" w:rsidR="00922388" w:rsidRPr="00CB4FED" w:rsidRDefault="00854586" w:rsidP="00CB4FED">
            <w:pPr>
              <w:spacing w:line="240" w:lineRule="auto"/>
              <w:jc w:val="left"/>
              <w:rPr>
                <w:ins w:id="1726" w:author="Autor desconhecido" w:date="2025-09-28T19:29:00Z"/>
                <w:rFonts w:ascii="Times New Roman" w:eastAsia="Times New Roman" w:hAnsi="Times New Roman" w:cs="Times New Roman"/>
                <w:rPrChange w:id="1727" w:author="User" w:date="2025-09-29T17:17:00Z">
                  <w:rPr>
                    <w:ins w:id="1728" w:author="Autor desconhecido" w:date="2025-09-28T19:29:00Z"/>
                    <w:rFonts w:ascii="Times New Roman" w:eastAsia="Times New Roman" w:hAnsi="Times New Roman" w:cs="Times New Roman"/>
                    <w:shd w:val="clear" w:color="auto" w:fill="8DFF00"/>
                  </w:rPr>
                </w:rPrChange>
              </w:rPr>
            </w:pPr>
            <w:ins w:id="1729" w:author="Autor desconhecido" w:date="2025-09-28T19:29:00Z">
              <w:r w:rsidRPr="00CB4FED">
                <w:rPr>
                  <w:rFonts w:ascii="Times New Roman" w:eastAsia="Times New Roman" w:hAnsi="Times New Roman" w:cs="Times New Roman"/>
                  <w:rPrChange w:id="1730" w:author="User" w:date="2025-09-29T17:17:00Z">
                    <w:rPr>
                      <w:rFonts w:ascii="Times New Roman" w:eastAsia="Times New Roman" w:hAnsi="Times New Roman" w:cs="Times New Roman"/>
                      <w:shd w:val="clear" w:color="auto" w:fill="8DFF00"/>
                    </w:rPr>
                  </w:rPrChange>
                </w:rPr>
                <w:t>Comprimentos dos Membros</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731"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76B544A8" w14:textId="77777777" w:rsidR="00922388" w:rsidRPr="00CB4FED" w:rsidRDefault="00854586" w:rsidP="00CB4FED">
            <w:pPr>
              <w:spacing w:line="240" w:lineRule="auto"/>
              <w:jc w:val="left"/>
              <w:rPr>
                <w:ins w:id="1732" w:author="Autor desconhecido" w:date="2025-09-28T19:29:00Z"/>
                <w:rFonts w:ascii="Times New Roman" w:eastAsia="Times New Roman" w:hAnsi="Times New Roman" w:cs="Times New Roman"/>
                <w:rPrChange w:id="1733" w:author="User" w:date="2025-09-29T17:17:00Z">
                  <w:rPr>
                    <w:ins w:id="1734" w:author="Autor desconhecido" w:date="2025-09-28T19:29:00Z"/>
                    <w:rFonts w:ascii="Times New Roman" w:eastAsia="Times New Roman" w:hAnsi="Times New Roman" w:cs="Times New Roman"/>
                    <w:shd w:val="clear" w:color="auto" w:fill="8DFF00"/>
                  </w:rPr>
                </w:rPrChange>
              </w:rPr>
              <w:pPrChange w:id="1735" w:author="User" w:date="2025-09-29T17:17:00Z">
                <w:pPr>
                  <w:spacing w:line="240" w:lineRule="auto"/>
                  <w:jc w:val="left"/>
                </w:pPr>
              </w:pPrChange>
            </w:pPr>
            <w:ins w:id="1736" w:author="Autor desconhecido" w:date="2025-09-28T19:29:00Z">
              <w:r w:rsidRPr="00CB4FED">
                <w:rPr>
                  <w:rFonts w:ascii="Times New Roman" w:eastAsia="Times New Roman" w:hAnsi="Times New Roman" w:cs="Times New Roman"/>
                  <w:rPrChange w:id="1737" w:author="User" w:date="2025-09-29T17:17:00Z">
                    <w:rPr>
                      <w:rFonts w:ascii="Times New Roman" w:eastAsia="Times New Roman" w:hAnsi="Times New Roman" w:cs="Times New Roman"/>
                      <w:shd w:val="clear" w:color="auto" w:fill="8DFF00"/>
                    </w:rPr>
                  </w:rPrChange>
                </w:rPr>
                <w:t xml:space="preserve">Captura de Movimento </w:t>
              </w:r>
            </w:ins>
          </w:p>
          <w:p w14:paraId="2317E582" w14:textId="77777777" w:rsidR="00922388" w:rsidRPr="00CB4FED" w:rsidRDefault="00854586" w:rsidP="00CB4FED">
            <w:pPr>
              <w:spacing w:line="240" w:lineRule="auto"/>
              <w:jc w:val="left"/>
              <w:rPr>
                <w:ins w:id="1738" w:author="Autor desconhecido" w:date="2025-09-28T19:29:00Z"/>
                <w:rFonts w:ascii="Times New Roman" w:eastAsia="Times New Roman" w:hAnsi="Times New Roman" w:cs="Times New Roman"/>
                <w:rPrChange w:id="1739" w:author="User" w:date="2025-09-29T17:17:00Z">
                  <w:rPr>
                    <w:ins w:id="1740" w:author="Autor desconhecido" w:date="2025-09-28T19:29:00Z"/>
                    <w:rFonts w:ascii="Times New Roman" w:eastAsia="Times New Roman" w:hAnsi="Times New Roman" w:cs="Times New Roman"/>
                    <w:shd w:val="clear" w:color="auto" w:fill="8DFF00"/>
                  </w:rPr>
                </w:rPrChange>
              </w:rPr>
              <w:pPrChange w:id="1741" w:author="User" w:date="2025-09-29T17:17:00Z">
                <w:pPr>
                  <w:spacing w:line="240" w:lineRule="auto"/>
                  <w:jc w:val="left"/>
                </w:pPr>
              </w:pPrChange>
            </w:pPr>
            <w:ins w:id="1742" w:author="Autor desconhecido" w:date="2025-09-28T19:29:00Z">
              <w:r w:rsidRPr="00CB4FED">
                <w:rPr>
                  <w:rFonts w:ascii="Times New Roman" w:eastAsia="Times New Roman" w:hAnsi="Times New Roman" w:cs="Times New Roman"/>
                  <w:rPrChange w:id="1743" w:author="User" w:date="2025-09-29T17:17:00Z">
                    <w:rPr>
                      <w:rFonts w:ascii="Times New Roman" w:eastAsia="Times New Roman" w:hAnsi="Times New Roman" w:cs="Times New Roman"/>
                      <w:shd w:val="clear" w:color="auto" w:fill="8DFF00"/>
                    </w:rPr>
                  </w:rPrChange>
                </w:rPr>
                <w:t>(Vicon®)</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744"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66CC6518" w14:textId="77777777" w:rsidR="00922388" w:rsidRPr="00CB4FED" w:rsidRDefault="00854586" w:rsidP="00CB4FED">
            <w:pPr>
              <w:spacing w:line="240" w:lineRule="auto"/>
              <w:jc w:val="left"/>
              <w:rPr>
                <w:ins w:id="1745" w:author="Autor desconhecido" w:date="2025-09-28T19:29:00Z"/>
                <w:rFonts w:ascii="Times New Roman" w:eastAsia="Times New Roman" w:hAnsi="Times New Roman" w:cs="Times New Roman"/>
                <w:rPrChange w:id="1746" w:author="User" w:date="2025-09-29T17:17:00Z">
                  <w:rPr>
                    <w:ins w:id="1747" w:author="Autor desconhecido" w:date="2025-09-28T19:29:00Z"/>
                    <w:rFonts w:ascii="Times New Roman" w:eastAsia="Times New Roman" w:hAnsi="Times New Roman" w:cs="Times New Roman"/>
                    <w:shd w:val="clear" w:color="auto" w:fill="8DFF00"/>
                  </w:rPr>
                </w:rPrChange>
              </w:rPr>
              <w:pPrChange w:id="1748" w:author="User" w:date="2025-09-29T17:17:00Z">
                <w:pPr>
                  <w:spacing w:line="240" w:lineRule="auto"/>
                  <w:jc w:val="left"/>
                </w:pPr>
              </w:pPrChange>
            </w:pPr>
            <w:ins w:id="1749" w:author="Autor desconhecido" w:date="2025-09-28T19:29:00Z">
              <w:r w:rsidRPr="00CB4FED">
                <w:rPr>
                  <w:rFonts w:ascii="Times New Roman" w:eastAsia="Times New Roman" w:hAnsi="Times New Roman" w:cs="Times New Roman"/>
                  <w:rPrChange w:id="1750" w:author="User" w:date="2025-09-29T17:17:00Z">
                    <w:rPr>
                      <w:rFonts w:ascii="Times New Roman" w:eastAsia="Times New Roman" w:hAnsi="Times New Roman" w:cs="Times New Roman"/>
                      <w:shd w:val="clear" w:color="auto" w:fill="8DFF00"/>
                    </w:rPr>
                  </w:rPrChange>
                </w:rPr>
                <w:t>Avalia o quanto o tamanho de braços e pernas pode influenciar na estabilidade.</w:t>
              </w:r>
            </w:ins>
          </w:p>
        </w:tc>
      </w:tr>
      <w:tr w:rsidR="00922388" w:rsidRPr="00CB4FED" w14:paraId="3BF38FE9" w14:textId="77777777" w:rsidTr="00CB4FED">
        <w:trPr>
          <w:jc w:val="center"/>
          <w:ins w:id="1751" w:author="Autor desconhecido" w:date="2025-09-28T19:29:00Z"/>
          <w:trPrChange w:id="1752" w:author="User" w:date="2025-09-29T17:20:00Z">
            <w:trPr>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753" w:author="User" w:date="2025-09-29T17:20:00Z">
              <w:tcPr>
                <w:tcW w:w="2990" w:type="dxa"/>
                <w:gridSpan w:val="2"/>
                <w:tcBorders>
                  <w:top w:val="single" w:sz="4" w:space="0" w:color="000000"/>
                  <w:left w:val="single" w:sz="4" w:space="0" w:color="000000"/>
                  <w:bottom w:val="single" w:sz="4" w:space="0" w:color="000000"/>
                  <w:right w:val="single" w:sz="4" w:space="0" w:color="000000"/>
                </w:tcBorders>
                <w:vAlign w:val="center"/>
              </w:tcPr>
            </w:tcPrChange>
          </w:tcPr>
          <w:p w14:paraId="5E0D5D54" w14:textId="77777777" w:rsidR="00922388" w:rsidRPr="00CB4FED" w:rsidRDefault="00854586" w:rsidP="00CB4FED">
            <w:pPr>
              <w:spacing w:line="240" w:lineRule="auto"/>
              <w:jc w:val="left"/>
              <w:rPr>
                <w:ins w:id="1754" w:author="Autor desconhecido" w:date="2025-09-28T19:29:00Z"/>
                <w:rFonts w:ascii="Times New Roman" w:eastAsia="Times New Roman" w:hAnsi="Times New Roman" w:cs="Times New Roman"/>
                <w:rPrChange w:id="1755" w:author="User" w:date="2025-09-29T17:17:00Z">
                  <w:rPr>
                    <w:ins w:id="1756" w:author="Autor desconhecido" w:date="2025-09-28T19:29:00Z"/>
                    <w:rFonts w:ascii="Times New Roman" w:eastAsia="Times New Roman" w:hAnsi="Times New Roman" w:cs="Times New Roman"/>
                    <w:shd w:val="clear" w:color="auto" w:fill="8DFF00"/>
                  </w:rPr>
                </w:rPrChange>
              </w:rPr>
            </w:pPr>
            <w:ins w:id="1757" w:author="Autor desconhecido" w:date="2025-09-28T19:29:00Z">
              <w:r w:rsidRPr="00CB4FED">
                <w:rPr>
                  <w:rFonts w:ascii="Times New Roman" w:eastAsia="Times New Roman" w:hAnsi="Times New Roman" w:cs="Times New Roman"/>
                  <w:rPrChange w:id="1758" w:author="User" w:date="2025-09-29T17:17:00Z">
                    <w:rPr>
                      <w:rFonts w:ascii="Times New Roman" w:eastAsia="Times New Roman" w:hAnsi="Times New Roman" w:cs="Times New Roman"/>
                      <w:shd w:val="clear" w:color="auto" w:fill="8DFF00"/>
                    </w:rPr>
                  </w:rPrChange>
                </w:rPr>
                <w:t>Composição Corporal</w:t>
              </w:r>
            </w:ins>
          </w:p>
        </w:tc>
        <w:tc>
          <w:tcPr>
            <w:tcW w:w="2532" w:type="dxa"/>
            <w:tcBorders>
              <w:top w:val="single" w:sz="4" w:space="0" w:color="000000"/>
              <w:left w:val="single" w:sz="4" w:space="0" w:color="000000"/>
              <w:bottom w:val="single" w:sz="4" w:space="0" w:color="000000"/>
              <w:right w:val="single" w:sz="4" w:space="0" w:color="000000"/>
            </w:tcBorders>
            <w:vAlign w:val="center"/>
            <w:tcPrChange w:id="1759" w:author="User" w:date="2025-09-29T17:20:00Z">
              <w:tcPr>
                <w:tcW w:w="2451" w:type="dxa"/>
                <w:gridSpan w:val="2"/>
                <w:tcBorders>
                  <w:top w:val="single" w:sz="4" w:space="0" w:color="000000"/>
                  <w:left w:val="single" w:sz="4" w:space="0" w:color="000000"/>
                  <w:bottom w:val="single" w:sz="4" w:space="0" w:color="000000"/>
                  <w:right w:val="single" w:sz="4" w:space="0" w:color="000000"/>
                </w:tcBorders>
                <w:vAlign w:val="center"/>
              </w:tcPr>
            </w:tcPrChange>
          </w:tcPr>
          <w:p w14:paraId="41C248B7" w14:textId="77777777" w:rsidR="00922388" w:rsidRPr="00CB4FED" w:rsidRDefault="00854586" w:rsidP="00CB4FED">
            <w:pPr>
              <w:spacing w:line="240" w:lineRule="auto"/>
              <w:jc w:val="left"/>
              <w:rPr>
                <w:ins w:id="1760" w:author="Autor desconhecido" w:date="2025-09-28T19:29:00Z"/>
                <w:rFonts w:ascii="Times New Roman" w:eastAsia="Times New Roman" w:hAnsi="Times New Roman" w:cs="Times New Roman"/>
                <w:rPrChange w:id="1761" w:author="User" w:date="2025-09-29T17:17:00Z">
                  <w:rPr>
                    <w:ins w:id="1762" w:author="Autor desconhecido" w:date="2025-09-28T19:29:00Z"/>
                    <w:rFonts w:ascii="Times New Roman" w:hAnsi="Times New Roman"/>
                    <w:shd w:val="clear" w:color="auto" w:fill="8DFF00"/>
                  </w:rPr>
                </w:rPrChange>
              </w:rPr>
              <w:pPrChange w:id="1763" w:author="User" w:date="2025-09-29T17:17:00Z">
                <w:pPr>
                  <w:spacing w:line="240" w:lineRule="auto"/>
                  <w:jc w:val="left"/>
                </w:pPr>
              </w:pPrChange>
            </w:pPr>
            <w:ins w:id="1764" w:author="Autor desconhecido" w:date="2025-09-28T19:29:00Z">
              <w:r w:rsidRPr="00CB4FED">
                <w:rPr>
                  <w:rFonts w:ascii="Times New Roman" w:eastAsia="Times New Roman" w:hAnsi="Times New Roman" w:cs="Times New Roman"/>
                  <w:rPrChange w:id="1765" w:author="User" w:date="2025-09-29T17:17:00Z">
                    <w:rPr>
                      <w:rFonts w:ascii="Times New Roman" w:eastAsia="Times New Roman" w:hAnsi="Times New Roman" w:cs="Times New Roman"/>
                      <w:shd w:val="clear" w:color="auto" w:fill="8DFF00"/>
                    </w:rPr>
                  </w:rPrChange>
                </w:rPr>
                <w:t>Absorciometria de Raios-X de Dupla Energia (</w:t>
              </w:r>
              <w:r w:rsidRPr="00CB4FED">
                <w:rPr>
                  <w:rFonts w:ascii="Times New Roman" w:eastAsia="Times New Roman" w:hAnsi="Times New Roman" w:cs="Times New Roman"/>
                  <w:rPrChange w:id="1766" w:author="User" w:date="2025-09-29T17:17:00Z">
                    <w:rPr>
                      <w:rFonts w:ascii="Times New Roman" w:eastAsia="Times New Roman" w:hAnsi="Times New Roman" w:cs="Times New Roman"/>
                      <w:i/>
                      <w:iCs/>
                      <w:shd w:val="clear" w:color="auto" w:fill="8DFF00"/>
                    </w:rPr>
                  </w:rPrChange>
                </w:rPr>
                <w:t>Dexa</w:t>
              </w:r>
              <w:r w:rsidRPr="00CB4FED">
                <w:rPr>
                  <w:rFonts w:ascii="Times New Roman" w:eastAsia="Times New Roman" w:hAnsi="Times New Roman" w:cs="Times New Roman"/>
                  <w:rPrChange w:id="1767" w:author="User" w:date="2025-09-29T17:17:00Z">
                    <w:rPr>
                      <w:rFonts w:ascii="Times New Roman" w:eastAsia="Times New Roman" w:hAnsi="Times New Roman" w:cs="Times New Roman"/>
                      <w:shd w:val="clear" w:color="auto" w:fill="8DFF00"/>
                    </w:rPr>
                  </w:rPrChange>
                </w:rPr>
                <w:t>)</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768"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556C6F38" w14:textId="77777777" w:rsidR="00922388" w:rsidRPr="00CB4FED" w:rsidRDefault="00854586" w:rsidP="00CB4FED">
            <w:pPr>
              <w:spacing w:line="240" w:lineRule="auto"/>
              <w:jc w:val="left"/>
              <w:rPr>
                <w:ins w:id="1769" w:author="Autor desconhecido" w:date="2025-09-28T19:29:00Z"/>
                <w:rFonts w:ascii="Times New Roman" w:eastAsia="Times New Roman" w:hAnsi="Times New Roman" w:cs="Times New Roman"/>
                <w:rPrChange w:id="1770" w:author="User" w:date="2025-09-29T17:17:00Z">
                  <w:rPr>
                    <w:ins w:id="1771" w:author="Autor desconhecido" w:date="2025-09-28T19:29:00Z"/>
                    <w:rFonts w:ascii="Times New Roman" w:eastAsia="Times New Roman" w:hAnsi="Times New Roman" w:cs="Times New Roman"/>
                    <w:shd w:val="clear" w:color="auto" w:fill="8DFF00"/>
                  </w:rPr>
                </w:rPrChange>
              </w:rPr>
              <w:pPrChange w:id="1772" w:author="User" w:date="2025-09-29T17:17:00Z">
                <w:pPr>
                  <w:spacing w:line="240" w:lineRule="auto"/>
                  <w:jc w:val="left"/>
                </w:pPr>
              </w:pPrChange>
            </w:pPr>
            <w:ins w:id="1773" w:author="Autor desconhecido" w:date="2025-09-28T19:29:00Z">
              <w:r w:rsidRPr="00CB4FED">
                <w:rPr>
                  <w:rFonts w:ascii="Times New Roman" w:eastAsia="Times New Roman" w:hAnsi="Times New Roman" w:cs="Times New Roman"/>
                  <w:rPrChange w:id="1774" w:author="User" w:date="2025-09-29T17:17:00Z">
                    <w:rPr>
                      <w:rFonts w:ascii="Times New Roman" w:eastAsia="Times New Roman" w:hAnsi="Times New Roman" w:cs="Times New Roman"/>
                      <w:shd w:val="clear" w:color="auto" w:fill="8DFF00"/>
                    </w:rPr>
                  </w:rPrChange>
                </w:rPr>
                <w:t xml:space="preserve">Mede a quantidade de gordura e massa muscular. </w:t>
              </w:r>
            </w:ins>
          </w:p>
        </w:tc>
      </w:tr>
      <w:tr w:rsidR="00922388" w:rsidRPr="00CB4FED" w14:paraId="19C5BCB4" w14:textId="77777777" w:rsidTr="00CB4FED">
        <w:tblPrEx>
          <w:tblPrExChange w:id="1775" w:author="User" w:date="2025-09-29T17:20:00Z">
            <w:tblPrEx>
              <w:tblW w:w="9181" w:type="dxa"/>
            </w:tblPrEx>
          </w:tblPrExChange>
        </w:tblPrEx>
        <w:trPr>
          <w:trHeight w:val="1216"/>
          <w:jc w:val="center"/>
          <w:ins w:id="1776" w:author="Autor desconhecido" w:date="2025-09-28T19:29:00Z"/>
          <w:trPrChange w:id="1777" w:author="User" w:date="2025-09-29T17:20:00Z">
            <w:trPr>
              <w:gridAfter w:val="0"/>
              <w:trHeight w:val="1216"/>
              <w:jc w:val="center"/>
            </w:trPr>
          </w:trPrChange>
        </w:trPr>
        <w:tc>
          <w:tcPr>
            <w:tcW w:w="2992" w:type="dxa"/>
            <w:tcBorders>
              <w:top w:val="single" w:sz="4" w:space="0" w:color="000000"/>
              <w:left w:val="single" w:sz="4" w:space="0" w:color="000000"/>
              <w:bottom w:val="single" w:sz="4" w:space="0" w:color="000000"/>
              <w:right w:val="single" w:sz="4" w:space="0" w:color="000000"/>
            </w:tcBorders>
            <w:vAlign w:val="center"/>
            <w:tcPrChange w:id="1778" w:author="User" w:date="2025-09-29T17:20:00Z">
              <w:tcPr>
                <w:tcW w:w="2990" w:type="dxa"/>
                <w:tcBorders>
                  <w:top w:val="single" w:sz="4" w:space="0" w:color="000000"/>
                  <w:left w:val="single" w:sz="4" w:space="0" w:color="000000"/>
                  <w:bottom w:val="single" w:sz="4" w:space="0" w:color="000000"/>
                  <w:right w:val="single" w:sz="4" w:space="0" w:color="000000"/>
                </w:tcBorders>
              </w:tcPr>
            </w:tcPrChange>
          </w:tcPr>
          <w:p w14:paraId="09E4ABF3" w14:textId="43E88A0C" w:rsidR="00922388" w:rsidRPr="00CB4FED" w:rsidDel="00CB4FED" w:rsidRDefault="00922388" w:rsidP="00CB4FED">
            <w:pPr>
              <w:widowControl w:val="0"/>
              <w:spacing w:line="276" w:lineRule="auto"/>
              <w:jc w:val="left"/>
              <w:rPr>
                <w:ins w:id="1779" w:author="Autor desconhecido" w:date="2025-09-28T19:29:00Z"/>
                <w:del w:id="1780" w:author="User" w:date="2025-09-29T17:18:00Z"/>
                <w:rFonts w:ascii="Times New Roman" w:eastAsia="Times New Roman" w:hAnsi="Times New Roman" w:cs="Times New Roman"/>
                <w:rPrChange w:id="1781" w:author="User" w:date="2025-09-29T17:17:00Z">
                  <w:rPr>
                    <w:ins w:id="1782" w:author="Autor desconhecido" w:date="2025-09-28T19:29:00Z"/>
                    <w:del w:id="1783" w:author="User" w:date="2025-09-29T17:18:00Z"/>
                    <w:rFonts w:ascii="Times New Roman" w:eastAsia="Times New Roman" w:hAnsi="Times New Roman" w:cs="Times New Roman"/>
                    <w:shd w:val="clear" w:color="auto" w:fill="8DFF00"/>
                  </w:rPr>
                </w:rPrChange>
              </w:rPr>
            </w:pPr>
          </w:p>
          <w:tbl>
            <w:tblPr>
              <w:tblW w:w="9801" w:type="dxa"/>
              <w:tblLayout w:type="fixed"/>
              <w:tblLook w:val="04A0" w:firstRow="1" w:lastRow="0" w:firstColumn="1" w:lastColumn="0" w:noHBand="0" w:noVBand="1"/>
              <w:tblPrChange w:id="1784" w:author="User" w:date="2025-09-29T17:19:00Z">
                <w:tblPr>
                  <w:tblW w:w="1771" w:type="dxa"/>
                  <w:tblLayout w:type="fixed"/>
                  <w:tblLook w:val="04A0" w:firstRow="1" w:lastRow="0" w:firstColumn="1" w:lastColumn="0" w:noHBand="0" w:noVBand="1"/>
                </w:tblPr>
              </w:tblPrChange>
            </w:tblPr>
            <w:tblGrid>
              <w:gridCol w:w="9801"/>
              <w:tblGridChange w:id="1785">
                <w:tblGrid>
                  <w:gridCol w:w="1771"/>
                  <w:gridCol w:w="8030"/>
                </w:tblGrid>
              </w:tblGridChange>
            </w:tblGrid>
            <w:tr w:rsidR="00922388" w:rsidRPr="00CB4FED" w:rsidDel="00CB4FED" w14:paraId="71077612" w14:textId="2C235512" w:rsidTr="00CB4FED">
              <w:trPr>
                <w:trHeight w:val="301"/>
                <w:ins w:id="1786" w:author="Autor desconhecido" w:date="2025-09-28T19:29:00Z"/>
                <w:del w:id="1787" w:author="User" w:date="2025-09-29T17:22:00Z"/>
                <w:trPrChange w:id="1788" w:author="User" w:date="2025-09-29T17:19:00Z">
                  <w:trPr>
                    <w:gridAfter w:val="0"/>
                  </w:trPr>
                </w:trPrChange>
              </w:trPr>
              <w:tc>
                <w:tcPr>
                  <w:tcW w:w="9801" w:type="dxa"/>
                  <w:vAlign w:val="center"/>
                  <w:tcPrChange w:id="1789" w:author="User" w:date="2025-09-29T17:19:00Z">
                    <w:tcPr>
                      <w:tcW w:w="1771" w:type="dxa"/>
                      <w:vAlign w:val="center"/>
                    </w:tcPr>
                  </w:tcPrChange>
                </w:tcPr>
                <w:p w14:paraId="24A535A3" w14:textId="4C567716" w:rsidR="00922388" w:rsidRPr="00CB4FED" w:rsidDel="00CB4FED" w:rsidRDefault="00854586" w:rsidP="00CB4FED">
                  <w:pPr>
                    <w:spacing w:line="240" w:lineRule="auto"/>
                    <w:rPr>
                      <w:ins w:id="1790" w:author="Autor desconhecido" w:date="2025-09-28T19:29:00Z"/>
                      <w:del w:id="1791" w:author="User" w:date="2025-09-29T17:22:00Z"/>
                      <w:rFonts w:ascii="Times New Roman" w:eastAsia="Times New Roman" w:hAnsi="Times New Roman" w:cs="Times New Roman"/>
                      <w:rPrChange w:id="1792" w:author="User" w:date="2025-09-29T17:17:00Z">
                        <w:rPr>
                          <w:ins w:id="1793" w:author="Autor desconhecido" w:date="2025-09-28T19:29:00Z"/>
                          <w:del w:id="1794" w:author="User" w:date="2025-09-29T17:22:00Z"/>
                          <w:rFonts w:ascii="Times New Roman" w:eastAsia="Times New Roman" w:hAnsi="Times New Roman" w:cs="Times New Roman"/>
                          <w:shd w:val="clear" w:color="auto" w:fill="8DFF00"/>
                        </w:rPr>
                      </w:rPrChange>
                    </w:rPr>
                    <w:pPrChange w:id="1795" w:author="User" w:date="2025-09-29T17:17:00Z">
                      <w:pPr>
                        <w:spacing w:line="240" w:lineRule="auto"/>
                      </w:pPr>
                    </w:pPrChange>
                  </w:pPr>
                  <w:ins w:id="1796" w:author="Autor desconhecido" w:date="2025-09-28T19:29:00Z">
                    <w:del w:id="1797" w:author="User" w:date="2025-09-29T17:22:00Z">
                      <w:r w:rsidRPr="00CB4FED" w:rsidDel="00CB4FED">
                        <w:rPr>
                          <w:rFonts w:ascii="Times New Roman" w:eastAsia="Times New Roman" w:hAnsi="Times New Roman" w:cs="Times New Roman"/>
                          <w:rPrChange w:id="1798" w:author="User" w:date="2025-09-29T17:17:00Z">
                            <w:rPr>
                              <w:rFonts w:ascii="Times New Roman" w:eastAsia="Times New Roman" w:hAnsi="Times New Roman" w:cs="Times New Roman"/>
                              <w:shd w:val="clear" w:color="auto" w:fill="8DFF00"/>
                            </w:rPr>
                          </w:rPrChange>
                        </w:rPr>
                        <w:delText xml:space="preserve">Tempo de prática </w:delText>
                      </w:r>
                    </w:del>
                  </w:ins>
                </w:p>
              </w:tc>
            </w:tr>
            <w:tr w:rsidR="00CB4FED" w:rsidRPr="008079BC" w14:paraId="1C4657EE" w14:textId="77777777" w:rsidTr="008079BC">
              <w:trPr>
                <w:trHeight w:val="301"/>
                <w:ins w:id="1799" w:author="User" w:date="2025-09-29T17:22:00Z"/>
              </w:trPr>
              <w:tc>
                <w:tcPr>
                  <w:tcW w:w="9801" w:type="dxa"/>
                  <w:vAlign w:val="center"/>
                </w:tcPr>
                <w:p w14:paraId="62D4E447" w14:textId="77777777" w:rsidR="00CB4FED" w:rsidRPr="008079BC" w:rsidRDefault="00CB4FED" w:rsidP="00CB4FED">
                  <w:pPr>
                    <w:spacing w:line="240" w:lineRule="auto"/>
                    <w:rPr>
                      <w:ins w:id="1800" w:author="User" w:date="2025-09-29T17:22:00Z"/>
                      <w:rFonts w:ascii="Times New Roman" w:eastAsia="Times New Roman" w:hAnsi="Times New Roman" w:cs="Times New Roman"/>
                    </w:rPr>
                  </w:pPr>
                  <w:ins w:id="1801" w:author="User" w:date="2025-09-29T17:22:00Z">
                    <w:r w:rsidRPr="008079BC">
                      <w:rPr>
                        <w:rFonts w:ascii="Times New Roman" w:eastAsia="Times New Roman" w:hAnsi="Times New Roman" w:cs="Times New Roman"/>
                      </w:rPr>
                      <w:t xml:space="preserve">Tempo de prática </w:t>
                    </w:r>
                  </w:ins>
                </w:p>
              </w:tc>
            </w:tr>
          </w:tbl>
          <w:p w14:paraId="464971CC" w14:textId="3447FDE3" w:rsidR="00922388" w:rsidRPr="00CB4FED" w:rsidRDefault="00CB4FED" w:rsidP="00CB4FED">
            <w:pPr>
              <w:spacing w:line="240" w:lineRule="auto"/>
              <w:rPr>
                <w:ins w:id="1802" w:author="Autor desconhecido" w:date="2025-09-28T19:29:00Z"/>
                <w:rFonts w:ascii="Times New Roman" w:eastAsia="Times New Roman" w:hAnsi="Times New Roman" w:cs="Times New Roman"/>
                <w:rPrChange w:id="1803" w:author="User" w:date="2025-09-29T17:17:00Z">
                  <w:rPr>
                    <w:ins w:id="1804" w:author="Autor desconhecido" w:date="2025-09-28T19:29:00Z"/>
                    <w:rFonts w:ascii="Times New Roman" w:eastAsia="Times New Roman" w:hAnsi="Times New Roman" w:cs="Times New Roman"/>
                    <w:shd w:val="clear" w:color="auto" w:fill="8DFF00"/>
                  </w:rPr>
                </w:rPrChange>
              </w:rPr>
            </w:pPr>
            <w:ins w:id="1805" w:author="User" w:date="2025-09-29T17:22:00Z">
              <w:r w:rsidRPr="008079BC">
                <w:rPr>
                  <w:rFonts w:ascii="Times New Roman" w:eastAsia="Times New Roman" w:hAnsi="Times New Roman" w:cs="Times New Roman"/>
                </w:rPr>
                <w:t>e idade cronológica</w:t>
              </w:r>
              <w:r w:rsidRPr="00CB4FED" w:rsidDel="00CB4FED">
                <w:rPr>
                  <w:rFonts w:ascii="Times New Roman" w:eastAsia="Times New Roman" w:hAnsi="Times New Roman" w:cs="Times New Roman"/>
                  <w:rPrChange w:id="1806" w:author="User" w:date="2025-09-29T17:17:00Z">
                    <w:rPr>
                      <w:rFonts w:ascii="Times New Roman" w:eastAsia="Times New Roman" w:hAnsi="Times New Roman" w:cs="Times New Roman"/>
                    </w:rPr>
                  </w:rPrChange>
                </w:rPr>
                <w:t xml:space="preserve"> </w:t>
              </w:r>
            </w:ins>
            <w:ins w:id="1807" w:author="Autor desconhecido" w:date="2025-09-28T19:29:00Z">
              <w:del w:id="1808" w:author="User" w:date="2025-09-29T17:22:00Z">
                <w:r w:rsidR="00854586" w:rsidRPr="00CB4FED" w:rsidDel="00CB4FED">
                  <w:rPr>
                    <w:rFonts w:ascii="Times New Roman" w:eastAsia="Times New Roman" w:hAnsi="Times New Roman" w:cs="Times New Roman"/>
                    <w:rPrChange w:id="1809" w:author="User" w:date="2025-09-29T17:17:00Z">
                      <w:rPr>
                        <w:rFonts w:ascii="Times New Roman" w:eastAsia="Times New Roman" w:hAnsi="Times New Roman" w:cs="Times New Roman"/>
                        <w:shd w:val="clear" w:color="auto" w:fill="8DFF00"/>
                      </w:rPr>
                    </w:rPrChange>
                  </w:rPr>
                  <w:delText>e idade cronológica</w:delText>
                </w:r>
              </w:del>
            </w:ins>
          </w:p>
        </w:tc>
        <w:tc>
          <w:tcPr>
            <w:tcW w:w="2532" w:type="dxa"/>
            <w:tcBorders>
              <w:top w:val="single" w:sz="4" w:space="0" w:color="000000"/>
              <w:left w:val="single" w:sz="4" w:space="0" w:color="000000"/>
              <w:bottom w:val="single" w:sz="4" w:space="0" w:color="000000"/>
              <w:right w:val="single" w:sz="4" w:space="0" w:color="000000"/>
            </w:tcBorders>
            <w:vAlign w:val="center"/>
            <w:tcPrChange w:id="1810" w:author="User" w:date="2025-09-29T17:20:00Z">
              <w:tcPr>
                <w:tcW w:w="2451" w:type="dxa"/>
                <w:gridSpan w:val="2"/>
                <w:tcBorders>
                  <w:top w:val="single" w:sz="4" w:space="0" w:color="000000"/>
                  <w:left w:val="single" w:sz="4" w:space="0" w:color="000000"/>
                  <w:bottom w:val="single" w:sz="4" w:space="0" w:color="000000"/>
                  <w:right w:val="single" w:sz="4" w:space="0" w:color="000000"/>
                </w:tcBorders>
              </w:tcPr>
            </w:tcPrChange>
          </w:tcPr>
          <w:p w14:paraId="0A9F7043" w14:textId="320FA97B" w:rsidR="00922388" w:rsidRPr="00CB4FED" w:rsidDel="00CB4FED" w:rsidRDefault="00922388" w:rsidP="00CB4FED">
            <w:pPr>
              <w:widowControl w:val="0"/>
              <w:spacing w:line="276" w:lineRule="auto"/>
              <w:jc w:val="left"/>
              <w:rPr>
                <w:ins w:id="1811" w:author="Autor desconhecido" w:date="2025-09-28T19:29:00Z"/>
                <w:del w:id="1812" w:author="User" w:date="2025-09-29T17:19:00Z"/>
                <w:rFonts w:ascii="Times New Roman" w:eastAsia="Times New Roman" w:hAnsi="Times New Roman" w:cs="Times New Roman"/>
                <w:rPrChange w:id="1813" w:author="User" w:date="2025-09-29T17:17:00Z">
                  <w:rPr>
                    <w:ins w:id="1814" w:author="Autor desconhecido" w:date="2025-09-28T19:29:00Z"/>
                    <w:del w:id="1815" w:author="User" w:date="2025-09-29T17:19:00Z"/>
                    <w:rFonts w:ascii="Times New Roman" w:eastAsia="Times New Roman" w:hAnsi="Times New Roman" w:cs="Times New Roman"/>
                    <w:shd w:val="clear" w:color="auto" w:fill="8DFF00"/>
                  </w:rPr>
                </w:rPrChange>
              </w:rPr>
              <w:pPrChange w:id="1816" w:author="User" w:date="2025-09-29T17:17:00Z">
                <w:pPr>
                  <w:widowControl w:val="0"/>
                  <w:spacing w:line="276" w:lineRule="auto"/>
                  <w:jc w:val="left"/>
                </w:pPr>
              </w:pPrChange>
            </w:pPr>
          </w:p>
          <w:tbl>
            <w:tblPr>
              <w:tblW w:w="96" w:type="dxa"/>
              <w:tblLayout w:type="fixed"/>
              <w:tblLook w:val="04A0" w:firstRow="1" w:lastRow="0" w:firstColumn="1" w:lastColumn="0" w:noHBand="0" w:noVBand="1"/>
            </w:tblPr>
            <w:tblGrid>
              <w:gridCol w:w="236"/>
            </w:tblGrid>
            <w:tr w:rsidR="00922388" w:rsidRPr="00CB4FED" w:rsidDel="00CB4FED" w14:paraId="6DBAEF59" w14:textId="370B0893">
              <w:trPr>
                <w:ins w:id="1817" w:author="Autor desconhecido" w:date="2025-09-28T19:29:00Z"/>
                <w:del w:id="1818" w:author="User" w:date="2025-09-29T17:19:00Z"/>
              </w:trPr>
              <w:tc>
                <w:tcPr>
                  <w:tcW w:w="96" w:type="dxa"/>
                  <w:vAlign w:val="center"/>
                </w:tcPr>
                <w:p w14:paraId="21A262F4" w14:textId="1F4BB928" w:rsidR="00922388" w:rsidRPr="00CB4FED" w:rsidDel="00CB4FED" w:rsidRDefault="00922388" w:rsidP="00CB4FED">
                  <w:pPr>
                    <w:spacing w:line="240" w:lineRule="auto"/>
                    <w:rPr>
                      <w:ins w:id="1819" w:author="Autor desconhecido" w:date="2025-09-28T19:29:00Z"/>
                      <w:del w:id="1820" w:author="User" w:date="2025-09-29T17:19:00Z"/>
                      <w:rFonts w:ascii="Times New Roman" w:eastAsia="Times New Roman" w:hAnsi="Times New Roman" w:cs="Times New Roman"/>
                      <w:rPrChange w:id="1821" w:author="User" w:date="2025-09-29T17:17:00Z">
                        <w:rPr>
                          <w:ins w:id="1822" w:author="Autor desconhecido" w:date="2025-09-28T19:29:00Z"/>
                          <w:del w:id="1823" w:author="User" w:date="2025-09-29T17:19:00Z"/>
                          <w:rFonts w:ascii="Times New Roman" w:eastAsia="Times New Roman" w:hAnsi="Times New Roman" w:cs="Times New Roman"/>
                          <w:shd w:val="clear" w:color="auto" w:fill="8DFF00"/>
                        </w:rPr>
                      </w:rPrChange>
                    </w:rPr>
                    <w:pPrChange w:id="1824" w:author="User" w:date="2025-09-29T17:17:00Z">
                      <w:pPr>
                        <w:spacing w:line="240" w:lineRule="auto"/>
                      </w:pPr>
                    </w:pPrChange>
                  </w:pPr>
                </w:p>
              </w:tc>
            </w:tr>
          </w:tbl>
          <w:p w14:paraId="377D18D4" w14:textId="77777777" w:rsidR="00922388" w:rsidRPr="00CB4FED" w:rsidRDefault="00854586" w:rsidP="00CB4FED">
            <w:pPr>
              <w:spacing w:line="240" w:lineRule="auto"/>
              <w:rPr>
                <w:ins w:id="1825" w:author="Autor desconhecido" w:date="2025-09-28T19:29:00Z"/>
                <w:rFonts w:ascii="Times New Roman" w:eastAsia="Times New Roman" w:hAnsi="Times New Roman" w:cs="Times New Roman"/>
                <w:rPrChange w:id="1826" w:author="User" w:date="2025-09-29T17:17:00Z">
                  <w:rPr>
                    <w:ins w:id="1827" w:author="Autor desconhecido" w:date="2025-09-28T19:29:00Z"/>
                    <w:rFonts w:ascii="Times New Roman" w:eastAsia="Times New Roman" w:hAnsi="Times New Roman" w:cs="Times New Roman"/>
                    <w:shd w:val="clear" w:color="auto" w:fill="8DFF00"/>
                  </w:rPr>
                </w:rPrChange>
              </w:rPr>
            </w:pPr>
            <w:ins w:id="1828" w:author="Autor desconhecido" w:date="2025-09-28T19:29:00Z">
              <w:r w:rsidRPr="00CB4FED">
                <w:rPr>
                  <w:rFonts w:ascii="Times New Roman" w:eastAsia="Times New Roman" w:hAnsi="Times New Roman" w:cs="Times New Roman"/>
                  <w:rPrChange w:id="1829" w:author="User" w:date="2025-09-29T17:17:00Z">
                    <w:rPr>
                      <w:rFonts w:ascii="Times New Roman" w:eastAsia="Times New Roman" w:hAnsi="Times New Roman" w:cs="Times New Roman"/>
                      <w:shd w:val="clear" w:color="auto" w:fill="8DFF00"/>
                    </w:rPr>
                  </w:rPrChange>
                </w:rPr>
                <w:t>Questionário online</w:t>
              </w:r>
            </w:ins>
          </w:p>
        </w:tc>
        <w:tc>
          <w:tcPr>
            <w:tcW w:w="3662" w:type="dxa"/>
            <w:tcBorders>
              <w:top w:val="single" w:sz="4" w:space="0" w:color="000000"/>
              <w:left w:val="single" w:sz="4" w:space="0" w:color="000000"/>
              <w:bottom w:val="single" w:sz="4" w:space="0" w:color="000000"/>
              <w:right w:val="single" w:sz="4" w:space="0" w:color="000000"/>
            </w:tcBorders>
            <w:vAlign w:val="center"/>
            <w:tcPrChange w:id="1830" w:author="User" w:date="2025-09-29T17:20:00Z">
              <w:tcPr>
                <w:tcW w:w="3740" w:type="dxa"/>
                <w:gridSpan w:val="2"/>
                <w:tcBorders>
                  <w:top w:val="single" w:sz="4" w:space="0" w:color="000000"/>
                  <w:left w:val="single" w:sz="4" w:space="0" w:color="000000"/>
                  <w:bottom w:val="single" w:sz="4" w:space="0" w:color="000000"/>
                  <w:right w:val="single" w:sz="4" w:space="0" w:color="000000"/>
                </w:tcBorders>
                <w:vAlign w:val="center"/>
              </w:tcPr>
            </w:tcPrChange>
          </w:tcPr>
          <w:p w14:paraId="552E3B48" w14:textId="4B04C2CE" w:rsidR="00922388" w:rsidRPr="00CB4FED" w:rsidDel="00CB4FED" w:rsidRDefault="00922388" w:rsidP="00CB4FED">
            <w:pPr>
              <w:widowControl w:val="0"/>
              <w:spacing w:line="276" w:lineRule="auto"/>
              <w:jc w:val="left"/>
              <w:rPr>
                <w:ins w:id="1831" w:author="Autor desconhecido" w:date="2025-09-28T19:29:00Z"/>
                <w:del w:id="1832" w:author="User" w:date="2025-09-29T17:18:00Z"/>
                <w:rFonts w:ascii="Times New Roman" w:eastAsia="Times New Roman" w:hAnsi="Times New Roman" w:cs="Times New Roman"/>
                <w:rPrChange w:id="1833" w:author="User" w:date="2025-09-29T17:17:00Z">
                  <w:rPr>
                    <w:ins w:id="1834" w:author="Autor desconhecido" w:date="2025-09-28T19:29:00Z"/>
                    <w:del w:id="1835" w:author="User" w:date="2025-09-29T17:18:00Z"/>
                    <w:rFonts w:ascii="Times New Roman" w:eastAsia="Times New Roman" w:hAnsi="Times New Roman" w:cs="Times New Roman"/>
                    <w:shd w:val="clear" w:color="auto" w:fill="8DFF00"/>
                  </w:rPr>
                </w:rPrChange>
              </w:rPr>
              <w:pPrChange w:id="1836" w:author="User" w:date="2025-09-29T17:17:00Z">
                <w:pPr>
                  <w:widowControl w:val="0"/>
                  <w:spacing w:line="276" w:lineRule="auto"/>
                  <w:jc w:val="left"/>
                </w:pPr>
              </w:pPrChange>
            </w:pPr>
          </w:p>
          <w:tbl>
            <w:tblPr>
              <w:tblW w:w="3644" w:type="dxa"/>
              <w:tblLayout w:type="fixed"/>
              <w:tblLook w:val="04A0" w:firstRow="1" w:lastRow="0" w:firstColumn="1" w:lastColumn="0" w:noHBand="0" w:noVBand="1"/>
            </w:tblPr>
            <w:tblGrid>
              <w:gridCol w:w="3644"/>
            </w:tblGrid>
            <w:tr w:rsidR="00922388" w:rsidRPr="00CB4FED" w:rsidDel="00CB4FED" w14:paraId="7C83360E" w14:textId="24C7ED6B">
              <w:trPr>
                <w:ins w:id="1837" w:author="Autor desconhecido" w:date="2025-09-28T19:29:00Z"/>
                <w:del w:id="1838" w:author="User" w:date="2025-09-29T17:21:00Z"/>
              </w:trPr>
              <w:tc>
                <w:tcPr>
                  <w:tcW w:w="3644" w:type="dxa"/>
                  <w:vAlign w:val="center"/>
                </w:tcPr>
                <w:p w14:paraId="69A510D2" w14:textId="6D6708C2" w:rsidR="00922388" w:rsidRPr="00CB4FED" w:rsidDel="00CB4FED" w:rsidRDefault="00854586" w:rsidP="00CB4FED">
                  <w:pPr>
                    <w:spacing w:line="240" w:lineRule="auto"/>
                    <w:rPr>
                      <w:ins w:id="1839" w:author="Autor desconhecido" w:date="2025-09-28T19:29:00Z"/>
                      <w:del w:id="1840" w:author="User" w:date="2025-09-29T17:21:00Z"/>
                      <w:rFonts w:ascii="Times New Roman" w:eastAsia="Times New Roman" w:hAnsi="Times New Roman" w:cs="Times New Roman"/>
                      <w:rPrChange w:id="1841" w:author="User" w:date="2025-09-29T17:17:00Z">
                        <w:rPr>
                          <w:ins w:id="1842" w:author="Autor desconhecido" w:date="2025-09-28T19:29:00Z"/>
                          <w:del w:id="1843" w:author="User" w:date="2025-09-29T17:21:00Z"/>
                          <w:rFonts w:ascii="Times New Roman" w:eastAsia="Times New Roman" w:hAnsi="Times New Roman" w:cs="Times New Roman"/>
                          <w:shd w:val="clear" w:color="auto" w:fill="8DFF00"/>
                        </w:rPr>
                      </w:rPrChange>
                    </w:rPr>
                    <w:pPrChange w:id="1844" w:author="User" w:date="2025-09-29T17:17:00Z">
                      <w:pPr>
                        <w:spacing w:line="240" w:lineRule="auto"/>
                      </w:pPr>
                    </w:pPrChange>
                  </w:pPr>
                  <w:ins w:id="1845" w:author="Autor desconhecido" w:date="2025-09-28T19:29:00Z">
                    <w:del w:id="1846" w:author="User" w:date="2025-09-29T17:21:00Z">
                      <w:r w:rsidRPr="00CB4FED" w:rsidDel="00CB4FED">
                        <w:rPr>
                          <w:rFonts w:ascii="Times New Roman" w:eastAsia="Times New Roman" w:hAnsi="Times New Roman" w:cs="Times New Roman"/>
                          <w:rPrChange w:id="1847" w:author="User" w:date="2025-09-29T17:17:00Z">
                            <w:rPr>
                              <w:rFonts w:ascii="Times New Roman" w:eastAsia="Times New Roman" w:hAnsi="Times New Roman" w:cs="Times New Roman"/>
                              <w:shd w:val="clear" w:color="auto" w:fill="8DFF00"/>
                            </w:rPr>
                          </w:rPrChange>
                        </w:rPr>
                        <w:delText>Avalia se experiência prévia está associada a maior estabilidade e proficiência técnica.</w:delText>
                      </w:r>
                    </w:del>
                  </w:ins>
                </w:p>
              </w:tc>
            </w:tr>
          </w:tbl>
          <w:p w14:paraId="50BDBB42" w14:textId="242070E4" w:rsidR="00922388" w:rsidRPr="00CB4FED" w:rsidRDefault="00CB4FED" w:rsidP="00CB4FED">
            <w:pPr>
              <w:spacing w:line="240" w:lineRule="auto"/>
              <w:rPr>
                <w:ins w:id="1848" w:author="Autor desconhecido" w:date="2025-09-28T19:29:00Z"/>
                <w:rFonts w:ascii="Times New Roman" w:eastAsia="Times New Roman" w:hAnsi="Times New Roman" w:cs="Times New Roman"/>
                <w:rPrChange w:id="1849" w:author="User" w:date="2025-09-29T17:17:00Z">
                  <w:rPr>
                    <w:ins w:id="1850" w:author="Autor desconhecido" w:date="2025-09-28T19:29:00Z"/>
                    <w:rFonts w:ascii="Times New Roman" w:eastAsia="Times New Roman" w:hAnsi="Times New Roman" w:cs="Times New Roman"/>
                    <w:shd w:val="clear" w:color="auto" w:fill="8DFF00"/>
                  </w:rPr>
                </w:rPrChange>
              </w:rPr>
            </w:pPr>
            <w:ins w:id="1851" w:author="User" w:date="2025-09-29T17:21:00Z">
              <w:r w:rsidRPr="008079BC">
                <w:rPr>
                  <w:rFonts w:ascii="Times New Roman" w:eastAsia="Times New Roman" w:hAnsi="Times New Roman" w:cs="Times New Roman"/>
                </w:rPr>
                <w:t>Avalia se experiência prévia está associada a maior estabilidade e proficiência técnica.</w:t>
              </w:r>
            </w:ins>
          </w:p>
        </w:tc>
      </w:tr>
    </w:tbl>
    <w:tbl>
      <w:tblPr>
        <w:tblpPr w:leftFromText="141" w:rightFromText="141" w:vertAnchor="text" w:horzAnchor="page" w:tblpX="10792" w:tblpY="-3063"/>
        <w:tblOverlap w:val="never"/>
        <w:tblW w:w="236" w:type="dxa"/>
        <w:tblLayout w:type="fixed"/>
        <w:tblLook w:val="04A0" w:firstRow="1" w:lastRow="0" w:firstColumn="1" w:lastColumn="0" w:noHBand="0" w:noVBand="1"/>
      </w:tblPr>
      <w:tblGrid>
        <w:gridCol w:w="236"/>
      </w:tblGrid>
      <w:tr w:rsidR="00CB4FED" w:rsidRPr="00A55002" w14:paraId="79A7B675" w14:textId="77777777" w:rsidTr="00CB4FED">
        <w:trPr>
          <w:ins w:id="1852" w:author="User" w:date="2025-09-29T17:19:00Z"/>
        </w:trPr>
        <w:tc>
          <w:tcPr>
            <w:tcW w:w="236" w:type="dxa"/>
            <w:vAlign w:val="center"/>
          </w:tcPr>
          <w:tbl>
            <w:tblPr>
              <w:tblpPr w:leftFromText="141" w:rightFromText="141" w:vertAnchor="text" w:horzAnchor="page" w:tblpX="2263" w:tblpY="1121"/>
              <w:tblOverlap w:val="never"/>
              <w:tblW w:w="3644" w:type="dxa"/>
              <w:tblLayout w:type="fixed"/>
              <w:tblLook w:val="04A0" w:firstRow="1" w:lastRow="0" w:firstColumn="1" w:lastColumn="0" w:noHBand="0" w:noVBand="1"/>
            </w:tblPr>
            <w:tblGrid>
              <w:gridCol w:w="3644"/>
            </w:tblGrid>
            <w:tr w:rsidR="00CB4FED" w:rsidRPr="000F4FA8" w14:paraId="0A135E97" w14:textId="77777777" w:rsidTr="00CB4FED">
              <w:trPr>
                <w:ins w:id="1853" w:author="User" w:date="2025-09-29T17:21:00Z"/>
              </w:trPr>
              <w:tc>
                <w:tcPr>
                  <w:tcW w:w="3644" w:type="dxa"/>
                  <w:vAlign w:val="center"/>
                </w:tcPr>
                <w:p w14:paraId="24EBEDED" w14:textId="77777777" w:rsidR="00CB4FED" w:rsidRPr="000F4FA8" w:rsidRDefault="00CB4FED" w:rsidP="00CB4FED">
                  <w:pPr>
                    <w:spacing w:line="240" w:lineRule="auto"/>
                    <w:rPr>
                      <w:ins w:id="1854" w:author="User" w:date="2025-09-29T17:21:00Z"/>
                      <w:rFonts w:ascii="Times New Roman" w:eastAsia="Times New Roman" w:hAnsi="Times New Roman" w:cs="Times New Roman"/>
                    </w:rPr>
                  </w:pPr>
                </w:p>
              </w:tc>
            </w:tr>
          </w:tbl>
          <w:p w14:paraId="3D54CF76" w14:textId="77777777" w:rsidR="00CB4FED" w:rsidRPr="00A55002" w:rsidRDefault="00CB4FED" w:rsidP="00CB4FED">
            <w:pPr>
              <w:spacing w:line="240" w:lineRule="auto"/>
              <w:rPr>
                <w:ins w:id="1855" w:author="User" w:date="2025-09-29T17:19:00Z"/>
                <w:rFonts w:ascii="Times New Roman" w:eastAsia="Times New Roman" w:hAnsi="Times New Roman" w:cs="Times New Roman"/>
              </w:rPr>
            </w:pPr>
          </w:p>
        </w:tc>
      </w:tr>
    </w:tbl>
    <w:p w14:paraId="51E5042E" w14:textId="77777777" w:rsidR="00922388" w:rsidRPr="00CB4FED" w:rsidRDefault="00854586" w:rsidP="00CB4FED">
      <w:pPr>
        <w:spacing w:line="360" w:lineRule="auto"/>
        <w:ind w:firstLine="708"/>
        <w:rPr>
          <w:ins w:id="1856" w:author="Autor desconhecido" w:date="2025-09-28T19:32:00Z"/>
          <w:rFonts w:ascii="Times New Roman" w:eastAsia="Times New Roman" w:hAnsi="Times New Roman" w:cs="Times New Roman"/>
          <w:rPrChange w:id="1857" w:author="User" w:date="2025-09-29T17:17:00Z">
            <w:rPr>
              <w:ins w:id="1858" w:author="Autor desconhecido" w:date="2025-09-28T19:32:00Z"/>
              <w:rFonts w:ascii="Times New Roman" w:hAnsi="Times New Roman"/>
              <w:shd w:val="clear" w:color="auto" w:fill="8DFF00"/>
            </w:rPr>
          </w:rPrChange>
        </w:rPr>
      </w:pPr>
      <w:r w:rsidRPr="00CB4FED">
        <w:rPr>
          <w:rFonts w:ascii="Times New Roman" w:eastAsia="Times New Roman" w:hAnsi="Times New Roman" w:cs="Times New Roman"/>
          <w:rPrChange w:id="1859" w:author="User" w:date="2025-09-29T17:17:00Z">
            <w:rPr>
              <w:sz w:val="22"/>
              <w:szCs w:val="22"/>
              <w:shd w:val="clear" w:color="auto" w:fill="FFFF38"/>
            </w:rPr>
          </w:rPrChange>
        </w:rPr>
        <w:t>Fonte: Elaborado pelo autor (2025).</w:t>
      </w:r>
    </w:p>
    <w:p w14:paraId="59DE3ACA" w14:textId="77777777" w:rsidR="00922388" w:rsidRPr="00CB4FED" w:rsidRDefault="00854586">
      <w:pPr>
        <w:spacing w:line="360" w:lineRule="auto"/>
        <w:ind w:firstLine="426"/>
        <w:rPr>
          <w:ins w:id="1860" w:author="Autor desconhecido" w:date="2025-09-28T19:32:00Z"/>
          <w:rFonts w:ascii="Times New Roman" w:eastAsia="Times New Roman" w:hAnsi="Times New Roman" w:cs="Times New Roman"/>
          <w:rPrChange w:id="1861" w:author="User" w:date="2025-09-29T17:17:00Z">
            <w:rPr>
              <w:ins w:id="1862" w:author="Autor desconhecido" w:date="2025-09-28T19:32:00Z"/>
              <w:rFonts w:ascii="Times New Roman" w:hAnsi="Times New Roman"/>
              <w:shd w:val="clear" w:color="auto" w:fill="8DFF00"/>
            </w:rPr>
          </w:rPrChange>
        </w:rPr>
      </w:pPr>
      <w:ins w:id="1863" w:author="Autor desconhecido" w:date="2025-09-28T19:32:00Z">
        <w:r w:rsidRPr="00CB4FED">
          <w:rPr>
            <w:rFonts w:ascii="Times New Roman" w:eastAsia="Times New Roman" w:hAnsi="Times New Roman" w:cs="Times New Roman"/>
            <w:rPrChange w:id="1864" w:author="User" w:date="2025-09-29T17:17:00Z">
              <w:rPr>
                <w:rFonts w:ascii="Times New Roman" w:eastAsia="Times New Roman" w:hAnsi="Times New Roman" w:cs="Times New Roman"/>
                <w:shd w:val="clear" w:color="auto" w:fill="8DFF00"/>
              </w:rPr>
            </w:rPrChange>
          </w:rPr>
          <w:t xml:space="preserve">QUADRO 2 – Variáveis relacionadas ao desempenho no </w:t>
        </w:r>
        <w:r w:rsidRPr="00CB4FED">
          <w:rPr>
            <w:rFonts w:ascii="Times New Roman" w:eastAsia="Times New Roman" w:hAnsi="Times New Roman" w:cs="Times New Roman"/>
            <w:rPrChange w:id="1865" w:author="User" w:date="2025-09-29T17:17:00Z">
              <w:rPr>
                <w:rFonts w:ascii="Times New Roman" w:eastAsia="Times New Roman" w:hAnsi="Times New Roman" w:cs="Times New Roman"/>
                <w:i/>
                <w:shd w:val="clear" w:color="auto" w:fill="8DFF00"/>
              </w:rPr>
            </w:rPrChange>
          </w:rPr>
          <w:t>HSW.</w:t>
        </w:r>
      </w:ins>
    </w:p>
    <w:tbl>
      <w:tblPr>
        <w:tblW w:w="9082" w:type="dxa"/>
        <w:tblInd w:w="-15" w:type="dxa"/>
        <w:tblLayout w:type="fixed"/>
        <w:tblLook w:val="04A0" w:firstRow="1" w:lastRow="0" w:firstColumn="1" w:lastColumn="0" w:noHBand="0" w:noVBand="1"/>
        <w:tblPrChange w:id="1866" w:author="User" w:date="2025-09-29T17:20:00Z">
          <w:tblPr>
            <w:tblW w:w="9261" w:type="dxa"/>
            <w:tblInd w:w="-15" w:type="dxa"/>
            <w:tblLayout w:type="fixed"/>
            <w:tblLook w:val="04A0" w:firstRow="1" w:lastRow="0" w:firstColumn="1" w:lastColumn="0" w:noHBand="0" w:noVBand="1"/>
          </w:tblPr>
        </w:tblPrChange>
      </w:tblPr>
      <w:tblGrid>
        <w:gridCol w:w="2970"/>
        <w:gridCol w:w="2552"/>
        <w:gridCol w:w="3560"/>
        <w:tblGridChange w:id="1867">
          <w:tblGrid>
            <w:gridCol w:w="2970"/>
            <w:gridCol w:w="2552"/>
            <w:gridCol w:w="3739"/>
          </w:tblGrid>
        </w:tblGridChange>
      </w:tblGrid>
      <w:tr w:rsidR="00922388" w:rsidRPr="00CB4FED" w14:paraId="0E4ED967" w14:textId="77777777" w:rsidTr="00CB4FED">
        <w:trPr>
          <w:tblHeader/>
          <w:ins w:id="1868" w:author="Autor desconhecido" w:date="2025-09-28T19:32:00Z"/>
          <w:trPrChange w:id="1869" w:author="User" w:date="2025-09-29T17:20:00Z">
            <w:trPr>
              <w:tblHeader/>
            </w:trPr>
          </w:trPrChange>
        </w:trPr>
        <w:tc>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Change w:id="1870" w:author="User" w:date="2025-09-29T17:20:00Z">
              <w:tcPr>
                <w:tcW w:w="2970" w:type="dxa"/>
                <w:tcBorders>
                  <w:top w:val="single" w:sz="4" w:space="0" w:color="000000"/>
                  <w:left w:val="single" w:sz="4" w:space="0" w:color="000000"/>
                  <w:bottom w:val="single" w:sz="4" w:space="0" w:color="000000"/>
                  <w:right w:val="single" w:sz="4" w:space="0" w:color="000000"/>
                </w:tcBorders>
                <w:shd w:val="clear" w:color="auto" w:fill="D9D9D9"/>
                <w:vAlign w:val="center"/>
              </w:tcPr>
            </w:tcPrChange>
          </w:tcPr>
          <w:p w14:paraId="3D824EAB" w14:textId="77777777" w:rsidR="00922388" w:rsidRPr="00CB4FED" w:rsidRDefault="00854586">
            <w:pPr>
              <w:spacing w:line="240" w:lineRule="auto"/>
              <w:jc w:val="left"/>
              <w:rPr>
                <w:ins w:id="1871" w:author="Autor desconhecido" w:date="2025-09-28T19:32:00Z"/>
                <w:rFonts w:ascii="Times New Roman" w:eastAsia="Times New Roman" w:hAnsi="Times New Roman" w:cs="Times New Roman"/>
                <w:b/>
                <w:bCs/>
                <w:rPrChange w:id="1872" w:author="User" w:date="2025-09-29T17:18:00Z">
                  <w:rPr>
                    <w:ins w:id="1873" w:author="Autor desconhecido" w:date="2025-09-28T19:32:00Z"/>
                    <w:rFonts w:ascii="Times New Roman" w:eastAsia="Times New Roman" w:hAnsi="Times New Roman" w:cs="Times New Roman"/>
                    <w:b/>
                    <w:shd w:val="clear" w:color="auto" w:fill="8DFF00"/>
                  </w:rPr>
                </w:rPrChange>
              </w:rPr>
            </w:pPr>
            <w:ins w:id="1874" w:author="Autor desconhecido" w:date="2025-09-28T19:32:00Z">
              <w:r w:rsidRPr="00CB4FED">
                <w:rPr>
                  <w:rFonts w:ascii="Times New Roman" w:eastAsia="Times New Roman" w:hAnsi="Times New Roman" w:cs="Times New Roman"/>
                  <w:b/>
                  <w:bCs/>
                  <w:rPrChange w:id="1875" w:author="User" w:date="2025-09-29T17:18:00Z">
                    <w:rPr>
                      <w:rFonts w:ascii="Times New Roman" w:eastAsia="Times New Roman" w:hAnsi="Times New Roman" w:cs="Times New Roman"/>
                      <w:b/>
                      <w:shd w:val="clear" w:color="auto" w:fill="8DFF00"/>
                    </w:rPr>
                  </w:rPrChange>
                </w:rPr>
                <w:t>Variável</w:t>
              </w:r>
            </w:ins>
          </w:p>
        </w:tc>
        <w:tc>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Change w:id="1876" w:author="User" w:date="2025-09-29T17:20:00Z">
              <w:tcPr>
                <w:tcW w:w="2552" w:type="dxa"/>
                <w:tcBorders>
                  <w:top w:val="single" w:sz="4" w:space="0" w:color="000000"/>
                  <w:left w:val="single" w:sz="4" w:space="0" w:color="000000"/>
                  <w:bottom w:val="single" w:sz="4" w:space="0" w:color="000000"/>
                  <w:right w:val="single" w:sz="4" w:space="0" w:color="000000"/>
                </w:tcBorders>
                <w:shd w:val="clear" w:color="auto" w:fill="D9D9D9"/>
                <w:vAlign w:val="center"/>
              </w:tcPr>
            </w:tcPrChange>
          </w:tcPr>
          <w:p w14:paraId="4B10D68E" w14:textId="77777777" w:rsidR="00922388" w:rsidRPr="00CB4FED" w:rsidRDefault="00854586">
            <w:pPr>
              <w:spacing w:line="240" w:lineRule="auto"/>
              <w:jc w:val="left"/>
              <w:rPr>
                <w:ins w:id="1877" w:author="Autor desconhecido" w:date="2025-09-28T19:32:00Z"/>
                <w:rFonts w:ascii="Times New Roman" w:eastAsia="Times New Roman" w:hAnsi="Times New Roman" w:cs="Times New Roman"/>
                <w:b/>
                <w:bCs/>
                <w:rPrChange w:id="1878" w:author="User" w:date="2025-09-29T17:18:00Z">
                  <w:rPr>
                    <w:ins w:id="1879" w:author="Autor desconhecido" w:date="2025-09-28T19:32:00Z"/>
                    <w:rFonts w:ascii="Times New Roman" w:eastAsia="Times New Roman" w:hAnsi="Times New Roman" w:cs="Times New Roman"/>
                    <w:b/>
                    <w:shd w:val="clear" w:color="auto" w:fill="8DFF00"/>
                  </w:rPr>
                </w:rPrChange>
              </w:rPr>
            </w:pPr>
            <w:ins w:id="1880" w:author="Autor desconhecido" w:date="2025-09-28T19:32:00Z">
              <w:r w:rsidRPr="00CB4FED">
                <w:rPr>
                  <w:rFonts w:ascii="Times New Roman" w:eastAsia="Times New Roman" w:hAnsi="Times New Roman" w:cs="Times New Roman"/>
                  <w:b/>
                  <w:bCs/>
                  <w:rPrChange w:id="1881" w:author="User" w:date="2025-09-29T17:18:00Z">
                    <w:rPr>
                      <w:rFonts w:ascii="Times New Roman" w:eastAsia="Times New Roman" w:hAnsi="Times New Roman" w:cs="Times New Roman"/>
                      <w:b/>
                      <w:shd w:val="clear" w:color="auto" w:fill="8DFF00"/>
                    </w:rPr>
                  </w:rPrChange>
                </w:rPr>
                <w:t>Método de Medição</w:t>
              </w:r>
            </w:ins>
          </w:p>
        </w:tc>
        <w:tc>
          <w:tcPr>
            <w:tcW w:w="3560" w:type="dxa"/>
            <w:tcBorders>
              <w:top w:val="single" w:sz="4" w:space="0" w:color="000000"/>
              <w:left w:val="single" w:sz="4" w:space="0" w:color="000000"/>
              <w:bottom w:val="single" w:sz="4" w:space="0" w:color="000000"/>
              <w:right w:val="single" w:sz="4" w:space="0" w:color="000000"/>
            </w:tcBorders>
            <w:shd w:val="clear" w:color="auto" w:fill="D9D9D9"/>
            <w:vAlign w:val="center"/>
            <w:tcPrChange w:id="1882" w:author="User" w:date="2025-09-29T17:20:00Z">
              <w:tcPr>
                <w:tcW w:w="3739" w:type="dxa"/>
                <w:tcBorders>
                  <w:top w:val="single" w:sz="4" w:space="0" w:color="000000"/>
                  <w:left w:val="single" w:sz="4" w:space="0" w:color="000000"/>
                  <w:bottom w:val="single" w:sz="4" w:space="0" w:color="000000"/>
                  <w:right w:val="single" w:sz="4" w:space="0" w:color="000000"/>
                </w:tcBorders>
                <w:shd w:val="clear" w:color="auto" w:fill="D9D9D9"/>
                <w:vAlign w:val="center"/>
              </w:tcPr>
            </w:tcPrChange>
          </w:tcPr>
          <w:p w14:paraId="6003D6A8" w14:textId="77777777" w:rsidR="00922388" w:rsidRPr="00CB4FED" w:rsidRDefault="00854586">
            <w:pPr>
              <w:spacing w:line="240" w:lineRule="auto"/>
              <w:jc w:val="left"/>
              <w:rPr>
                <w:ins w:id="1883" w:author="Autor desconhecido" w:date="2025-09-28T19:32:00Z"/>
                <w:rFonts w:ascii="Times New Roman" w:eastAsia="Times New Roman" w:hAnsi="Times New Roman" w:cs="Times New Roman"/>
                <w:b/>
                <w:bCs/>
                <w:rPrChange w:id="1884" w:author="User" w:date="2025-09-29T17:18:00Z">
                  <w:rPr>
                    <w:ins w:id="1885" w:author="Autor desconhecido" w:date="2025-09-28T19:32:00Z"/>
                    <w:rFonts w:ascii="Times New Roman" w:eastAsia="Times New Roman" w:hAnsi="Times New Roman" w:cs="Times New Roman"/>
                    <w:b/>
                    <w:shd w:val="clear" w:color="auto" w:fill="8DFF00"/>
                  </w:rPr>
                </w:rPrChange>
              </w:rPr>
            </w:pPr>
            <w:ins w:id="1886" w:author="Autor desconhecido" w:date="2025-09-28T19:32:00Z">
              <w:r w:rsidRPr="00CB4FED">
                <w:rPr>
                  <w:rFonts w:ascii="Times New Roman" w:eastAsia="Times New Roman" w:hAnsi="Times New Roman" w:cs="Times New Roman"/>
                  <w:b/>
                  <w:bCs/>
                  <w:rPrChange w:id="1887" w:author="User" w:date="2025-09-29T17:18:00Z">
                    <w:rPr>
                      <w:rFonts w:ascii="Times New Roman" w:eastAsia="Times New Roman" w:hAnsi="Times New Roman" w:cs="Times New Roman"/>
                      <w:b/>
                      <w:shd w:val="clear" w:color="auto" w:fill="8DFF00"/>
                    </w:rPr>
                  </w:rPrChange>
                </w:rPr>
                <w:t>Justificativa</w:t>
              </w:r>
            </w:ins>
          </w:p>
        </w:tc>
      </w:tr>
      <w:tr w:rsidR="00922388" w:rsidRPr="00CB4FED" w14:paraId="6456EFFC" w14:textId="77777777" w:rsidTr="00CB4FED">
        <w:trPr>
          <w:ins w:id="1888"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1889"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01F70D41" w14:textId="77777777" w:rsidR="00922388" w:rsidRPr="00CB4FED" w:rsidRDefault="00854586">
            <w:pPr>
              <w:spacing w:line="240" w:lineRule="auto"/>
              <w:jc w:val="left"/>
              <w:rPr>
                <w:ins w:id="1890" w:author="Autor desconhecido" w:date="2025-09-28T19:32:00Z"/>
                <w:rFonts w:ascii="Times New Roman" w:eastAsia="Times New Roman" w:hAnsi="Times New Roman" w:cs="Times New Roman"/>
                <w:rPrChange w:id="1891" w:author="User" w:date="2025-09-29T17:17:00Z">
                  <w:rPr>
                    <w:ins w:id="1892" w:author="Autor desconhecido" w:date="2025-09-28T19:32:00Z"/>
                    <w:rFonts w:ascii="Times New Roman" w:eastAsia="Times New Roman" w:hAnsi="Times New Roman" w:cs="Times New Roman"/>
                    <w:shd w:val="clear" w:color="auto" w:fill="8DFF00"/>
                  </w:rPr>
                </w:rPrChange>
              </w:rPr>
            </w:pPr>
            <w:ins w:id="1893" w:author="Autor desconhecido" w:date="2025-09-28T19:32:00Z">
              <w:r w:rsidRPr="00CB4FED">
                <w:rPr>
                  <w:rFonts w:ascii="Times New Roman" w:eastAsia="Times New Roman" w:hAnsi="Times New Roman" w:cs="Times New Roman"/>
                  <w:rPrChange w:id="1894" w:author="User" w:date="2025-09-29T17:17:00Z">
                    <w:rPr>
                      <w:rFonts w:ascii="Times New Roman" w:eastAsia="Times New Roman" w:hAnsi="Times New Roman" w:cs="Times New Roman"/>
                      <w:shd w:val="clear" w:color="auto" w:fill="8DFF00"/>
                    </w:rPr>
                  </w:rPrChange>
                </w:rPr>
                <w:t>Distância percorrida</w:t>
              </w:r>
            </w:ins>
          </w:p>
        </w:tc>
        <w:tc>
          <w:tcPr>
            <w:tcW w:w="2552" w:type="dxa"/>
            <w:tcBorders>
              <w:top w:val="single" w:sz="4" w:space="0" w:color="000000"/>
              <w:left w:val="single" w:sz="4" w:space="0" w:color="000000"/>
              <w:bottom w:val="single" w:sz="4" w:space="0" w:color="000000"/>
              <w:right w:val="single" w:sz="4" w:space="0" w:color="000000"/>
            </w:tcBorders>
            <w:vAlign w:val="center"/>
            <w:tcPrChange w:id="1895"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7DC41900" w14:textId="77777777" w:rsidR="00922388" w:rsidRPr="00CB4FED" w:rsidRDefault="00854586">
            <w:pPr>
              <w:spacing w:line="240" w:lineRule="auto"/>
              <w:jc w:val="left"/>
              <w:rPr>
                <w:ins w:id="1896" w:author="Autor desconhecido" w:date="2025-09-28T19:32:00Z"/>
                <w:rFonts w:ascii="Times New Roman" w:eastAsia="Times New Roman" w:hAnsi="Times New Roman" w:cs="Times New Roman"/>
                <w:rPrChange w:id="1897" w:author="User" w:date="2025-09-29T17:17:00Z">
                  <w:rPr>
                    <w:ins w:id="1898" w:author="Autor desconhecido" w:date="2025-09-28T19:32:00Z"/>
                    <w:rFonts w:ascii="Times New Roman" w:eastAsia="Times New Roman" w:hAnsi="Times New Roman" w:cs="Times New Roman"/>
                    <w:shd w:val="clear" w:color="auto" w:fill="8DFF00"/>
                  </w:rPr>
                </w:rPrChange>
              </w:rPr>
            </w:pPr>
            <w:ins w:id="1899" w:author="Autor desconhecido" w:date="2025-09-28T19:32:00Z">
              <w:r w:rsidRPr="00CB4FED">
                <w:rPr>
                  <w:rFonts w:ascii="Times New Roman" w:eastAsia="Times New Roman" w:hAnsi="Times New Roman" w:cs="Times New Roman"/>
                  <w:rPrChange w:id="1900" w:author="User" w:date="2025-09-29T17:17:00Z">
                    <w:rPr>
                      <w:rFonts w:ascii="Times New Roman" w:eastAsia="Times New Roman" w:hAnsi="Times New Roman" w:cs="Times New Roman"/>
                      <w:shd w:val="clear" w:color="auto" w:fill="8DFF00"/>
                    </w:rPr>
                  </w:rPrChange>
                </w:rPr>
                <w:t xml:space="preserve">Sistema GaitRite® + Captura de Movimento  </w:t>
              </w:r>
            </w:ins>
          </w:p>
          <w:p w14:paraId="67002384" w14:textId="77777777" w:rsidR="00922388" w:rsidRPr="00CB4FED" w:rsidRDefault="00854586">
            <w:pPr>
              <w:spacing w:line="240" w:lineRule="auto"/>
              <w:jc w:val="left"/>
              <w:rPr>
                <w:ins w:id="1901" w:author="Autor desconhecido" w:date="2025-09-28T19:32:00Z"/>
                <w:rFonts w:ascii="Times New Roman" w:eastAsia="Times New Roman" w:hAnsi="Times New Roman" w:cs="Times New Roman"/>
                <w:rPrChange w:id="1902" w:author="User" w:date="2025-09-29T17:17:00Z">
                  <w:rPr>
                    <w:ins w:id="1903" w:author="Autor desconhecido" w:date="2025-09-28T19:32:00Z"/>
                    <w:rFonts w:ascii="Times New Roman" w:eastAsia="Times New Roman" w:hAnsi="Times New Roman" w:cs="Times New Roman"/>
                    <w:shd w:val="clear" w:color="auto" w:fill="8DFF00"/>
                  </w:rPr>
                </w:rPrChange>
              </w:rPr>
            </w:pPr>
            <w:ins w:id="1904" w:author="Autor desconhecido" w:date="2025-09-28T19:32:00Z">
              <w:r w:rsidRPr="00CB4FED">
                <w:rPr>
                  <w:rFonts w:ascii="Times New Roman" w:eastAsia="Times New Roman" w:hAnsi="Times New Roman" w:cs="Times New Roman"/>
                  <w:rPrChange w:id="1905"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1906"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0B5F5BF1" w14:textId="77777777" w:rsidR="00922388" w:rsidRPr="00CB4FED" w:rsidRDefault="00854586">
            <w:pPr>
              <w:spacing w:line="240" w:lineRule="auto"/>
              <w:jc w:val="left"/>
              <w:rPr>
                <w:ins w:id="1907" w:author="Autor desconhecido" w:date="2025-09-28T19:32:00Z"/>
                <w:rFonts w:ascii="Times New Roman" w:eastAsia="Times New Roman" w:hAnsi="Times New Roman" w:cs="Times New Roman"/>
                <w:rPrChange w:id="1908" w:author="User" w:date="2025-09-29T17:17:00Z">
                  <w:rPr>
                    <w:ins w:id="1909" w:author="Autor desconhecido" w:date="2025-09-28T19:32:00Z"/>
                    <w:rFonts w:ascii="Times New Roman" w:eastAsia="Times New Roman" w:hAnsi="Times New Roman" w:cs="Times New Roman"/>
                    <w:shd w:val="clear" w:color="auto" w:fill="8DFF00"/>
                  </w:rPr>
                </w:rPrChange>
              </w:rPr>
            </w:pPr>
            <w:ins w:id="1910" w:author="Autor desconhecido" w:date="2025-09-28T19:32:00Z">
              <w:r w:rsidRPr="00CB4FED">
                <w:rPr>
                  <w:rFonts w:ascii="Times New Roman" w:eastAsia="Times New Roman" w:hAnsi="Times New Roman" w:cs="Times New Roman"/>
                  <w:rPrChange w:id="1911" w:author="User" w:date="2025-09-29T17:17:00Z">
                    <w:rPr>
                      <w:rFonts w:ascii="Times New Roman" w:eastAsia="Times New Roman" w:hAnsi="Times New Roman" w:cs="Times New Roman"/>
                      <w:shd w:val="clear" w:color="auto" w:fill="8DFF00"/>
                    </w:rPr>
                  </w:rPrChange>
                </w:rPr>
                <w:t>Reflete a capacidade de manter a posição invertida em deslocamento contínuo.</w:t>
              </w:r>
            </w:ins>
          </w:p>
        </w:tc>
      </w:tr>
      <w:tr w:rsidR="00922388" w:rsidRPr="00CB4FED" w14:paraId="33B2FE57" w14:textId="77777777" w:rsidTr="00CB4FED">
        <w:trPr>
          <w:ins w:id="1912"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1913"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764182AA" w14:textId="77777777" w:rsidR="00922388" w:rsidRPr="00CB4FED" w:rsidRDefault="00854586">
            <w:pPr>
              <w:spacing w:line="240" w:lineRule="auto"/>
              <w:jc w:val="left"/>
              <w:rPr>
                <w:ins w:id="1914" w:author="Autor desconhecido" w:date="2025-09-28T19:32:00Z"/>
                <w:rFonts w:ascii="Times New Roman" w:eastAsia="Times New Roman" w:hAnsi="Times New Roman" w:cs="Times New Roman"/>
                <w:rPrChange w:id="1915" w:author="User" w:date="2025-09-29T17:17:00Z">
                  <w:rPr>
                    <w:ins w:id="1916" w:author="Autor desconhecido" w:date="2025-09-28T19:32:00Z"/>
                    <w:rFonts w:ascii="Times New Roman" w:eastAsia="Times New Roman" w:hAnsi="Times New Roman" w:cs="Times New Roman"/>
                    <w:shd w:val="clear" w:color="auto" w:fill="8DFF00"/>
                  </w:rPr>
                </w:rPrChange>
              </w:rPr>
            </w:pPr>
            <w:ins w:id="1917" w:author="Autor desconhecido" w:date="2025-09-28T19:32:00Z">
              <w:r w:rsidRPr="00CB4FED">
                <w:rPr>
                  <w:rFonts w:ascii="Times New Roman" w:eastAsia="Times New Roman" w:hAnsi="Times New Roman" w:cs="Times New Roman"/>
                  <w:rPrChange w:id="1918" w:author="User" w:date="2025-09-29T17:17:00Z">
                    <w:rPr>
                      <w:rFonts w:ascii="Times New Roman" w:eastAsia="Times New Roman" w:hAnsi="Times New Roman" w:cs="Times New Roman"/>
                      <w:shd w:val="clear" w:color="auto" w:fill="8DFF00"/>
                    </w:rPr>
                  </w:rPrChange>
                </w:rPr>
                <w:t>Tempo de execução</w:t>
              </w:r>
            </w:ins>
          </w:p>
        </w:tc>
        <w:tc>
          <w:tcPr>
            <w:tcW w:w="2552" w:type="dxa"/>
            <w:tcBorders>
              <w:top w:val="single" w:sz="4" w:space="0" w:color="000000"/>
              <w:left w:val="single" w:sz="4" w:space="0" w:color="000000"/>
              <w:bottom w:val="single" w:sz="4" w:space="0" w:color="000000"/>
              <w:right w:val="single" w:sz="4" w:space="0" w:color="000000"/>
            </w:tcBorders>
            <w:vAlign w:val="center"/>
            <w:tcPrChange w:id="1919"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A3EB815" w14:textId="77777777" w:rsidR="00922388" w:rsidRPr="00CB4FED" w:rsidRDefault="00854586">
            <w:pPr>
              <w:spacing w:line="240" w:lineRule="auto"/>
              <w:jc w:val="left"/>
              <w:rPr>
                <w:ins w:id="1920" w:author="Autor desconhecido" w:date="2025-09-28T19:32:00Z"/>
                <w:rFonts w:ascii="Times New Roman" w:eastAsia="Times New Roman" w:hAnsi="Times New Roman" w:cs="Times New Roman"/>
                <w:rPrChange w:id="1921" w:author="User" w:date="2025-09-29T17:17:00Z">
                  <w:rPr>
                    <w:ins w:id="1922" w:author="Autor desconhecido" w:date="2025-09-28T19:32:00Z"/>
                    <w:rFonts w:ascii="Times New Roman" w:eastAsia="Times New Roman" w:hAnsi="Times New Roman" w:cs="Times New Roman"/>
                    <w:shd w:val="clear" w:color="auto" w:fill="8DFF00"/>
                  </w:rPr>
                </w:rPrChange>
              </w:rPr>
            </w:pPr>
            <w:ins w:id="1923" w:author="Autor desconhecido" w:date="2025-09-28T19:32:00Z">
              <w:r w:rsidRPr="00CB4FED">
                <w:rPr>
                  <w:rFonts w:ascii="Times New Roman" w:eastAsia="Times New Roman" w:hAnsi="Times New Roman" w:cs="Times New Roman"/>
                  <w:rPrChange w:id="1924" w:author="User" w:date="2025-09-29T17:17:00Z">
                    <w:rPr>
                      <w:rFonts w:ascii="Times New Roman" w:eastAsia="Times New Roman" w:hAnsi="Times New Roman" w:cs="Times New Roman"/>
                      <w:shd w:val="clear" w:color="auto" w:fill="8DFF00"/>
                    </w:rPr>
                  </w:rPrChange>
                </w:rPr>
                <w:t xml:space="preserve">Sistema GaitRite® + Captura de Movimento  </w:t>
              </w:r>
            </w:ins>
          </w:p>
          <w:p w14:paraId="6328CF13" w14:textId="77777777" w:rsidR="00922388" w:rsidRPr="00CB4FED" w:rsidRDefault="00854586">
            <w:pPr>
              <w:spacing w:line="240" w:lineRule="auto"/>
              <w:jc w:val="left"/>
              <w:rPr>
                <w:ins w:id="1925" w:author="Autor desconhecido" w:date="2025-09-28T19:32:00Z"/>
                <w:rFonts w:ascii="Times New Roman" w:eastAsia="Times New Roman" w:hAnsi="Times New Roman" w:cs="Times New Roman"/>
                <w:rPrChange w:id="1926" w:author="User" w:date="2025-09-29T17:17:00Z">
                  <w:rPr>
                    <w:ins w:id="1927" w:author="Autor desconhecido" w:date="2025-09-28T19:32:00Z"/>
                    <w:rFonts w:ascii="Times New Roman" w:eastAsia="Times New Roman" w:hAnsi="Times New Roman" w:cs="Times New Roman"/>
                    <w:shd w:val="clear" w:color="auto" w:fill="8DFF00"/>
                  </w:rPr>
                </w:rPrChange>
              </w:rPr>
            </w:pPr>
            <w:ins w:id="1928" w:author="Autor desconhecido" w:date="2025-09-28T19:32:00Z">
              <w:r w:rsidRPr="00CB4FED">
                <w:rPr>
                  <w:rFonts w:ascii="Times New Roman" w:eastAsia="Times New Roman" w:hAnsi="Times New Roman" w:cs="Times New Roman"/>
                  <w:rPrChange w:id="1929"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1930"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2F9CF6C0" w14:textId="77777777" w:rsidR="00922388" w:rsidRPr="00CB4FED" w:rsidRDefault="00854586">
            <w:pPr>
              <w:spacing w:line="240" w:lineRule="auto"/>
              <w:jc w:val="left"/>
              <w:rPr>
                <w:ins w:id="1931" w:author="Autor desconhecido" w:date="2025-09-28T19:32:00Z"/>
                <w:rFonts w:ascii="Times New Roman" w:eastAsia="Times New Roman" w:hAnsi="Times New Roman" w:cs="Times New Roman"/>
                <w:rPrChange w:id="1932" w:author="User" w:date="2025-09-29T17:17:00Z">
                  <w:rPr>
                    <w:ins w:id="1933" w:author="Autor desconhecido" w:date="2025-09-28T19:32:00Z"/>
                    <w:rFonts w:ascii="Times New Roman" w:eastAsia="Times New Roman" w:hAnsi="Times New Roman" w:cs="Times New Roman"/>
                    <w:shd w:val="clear" w:color="auto" w:fill="8DFF00"/>
                  </w:rPr>
                </w:rPrChange>
              </w:rPr>
            </w:pPr>
            <w:ins w:id="1934" w:author="Autor desconhecido" w:date="2025-09-28T19:32:00Z">
              <w:r w:rsidRPr="00CB4FED">
                <w:rPr>
                  <w:rFonts w:ascii="Times New Roman" w:eastAsia="Times New Roman" w:hAnsi="Times New Roman" w:cs="Times New Roman"/>
                  <w:rPrChange w:id="1935" w:author="User" w:date="2025-09-29T17:17:00Z">
                    <w:rPr>
                      <w:rFonts w:ascii="Times New Roman" w:eastAsia="Times New Roman" w:hAnsi="Times New Roman" w:cs="Times New Roman"/>
                      <w:shd w:val="clear" w:color="auto" w:fill="8DFF00"/>
                    </w:rPr>
                  </w:rPrChange>
                </w:rPr>
                <w:t>Permite avaliar a eficiência temporal do deslocamento em inversão.</w:t>
              </w:r>
            </w:ins>
          </w:p>
        </w:tc>
      </w:tr>
      <w:tr w:rsidR="00922388" w:rsidRPr="00CB4FED" w14:paraId="2232A4C1" w14:textId="77777777" w:rsidTr="00CB4FED">
        <w:trPr>
          <w:ins w:id="1936"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1937"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74D41A3B" w14:textId="77777777" w:rsidR="00922388" w:rsidRPr="00CB4FED" w:rsidRDefault="00854586">
            <w:pPr>
              <w:spacing w:line="240" w:lineRule="auto"/>
              <w:jc w:val="left"/>
              <w:rPr>
                <w:ins w:id="1938" w:author="Autor desconhecido" w:date="2025-09-28T19:32:00Z"/>
                <w:rFonts w:ascii="Times New Roman" w:eastAsia="Times New Roman" w:hAnsi="Times New Roman" w:cs="Times New Roman"/>
                <w:rPrChange w:id="1939" w:author="User" w:date="2025-09-29T17:17:00Z">
                  <w:rPr>
                    <w:ins w:id="1940" w:author="Autor desconhecido" w:date="2025-09-28T19:32:00Z"/>
                    <w:rFonts w:ascii="Times New Roman" w:eastAsia="Times New Roman" w:hAnsi="Times New Roman" w:cs="Times New Roman"/>
                    <w:shd w:val="clear" w:color="auto" w:fill="8DFF00"/>
                  </w:rPr>
                </w:rPrChange>
              </w:rPr>
            </w:pPr>
            <w:ins w:id="1941" w:author="Autor desconhecido" w:date="2025-09-28T19:32:00Z">
              <w:r w:rsidRPr="00CB4FED">
                <w:rPr>
                  <w:rFonts w:ascii="Times New Roman" w:eastAsia="Times New Roman" w:hAnsi="Times New Roman" w:cs="Times New Roman"/>
                  <w:rPrChange w:id="1942" w:author="User" w:date="2025-09-29T17:17:00Z">
                    <w:rPr>
                      <w:rFonts w:ascii="Times New Roman" w:eastAsia="Times New Roman" w:hAnsi="Times New Roman" w:cs="Times New Roman"/>
                      <w:shd w:val="clear" w:color="auto" w:fill="8DFF00"/>
                    </w:rPr>
                  </w:rPrChange>
                </w:rPr>
                <w:t>Velocidade média</w:t>
              </w:r>
            </w:ins>
          </w:p>
        </w:tc>
        <w:tc>
          <w:tcPr>
            <w:tcW w:w="2552" w:type="dxa"/>
            <w:tcBorders>
              <w:top w:val="single" w:sz="4" w:space="0" w:color="000000"/>
              <w:left w:val="single" w:sz="4" w:space="0" w:color="000000"/>
              <w:bottom w:val="single" w:sz="4" w:space="0" w:color="000000"/>
              <w:right w:val="single" w:sz="4" w:space="0" w:color="000000"/>
            </w:tcBorders>
            <w:vAlign w:val="center"/>
            <w:tcPrChange w:id="1943"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07FF4658" w14:textId="77777777" w:rsidR="00922388" w:rsidRPr="00CB4FED" w:rsidRDefault="00854586">
            <w:pPr>
              <w:spacing w:line="240" w:lineRule="auto"/>
              <w:jc w:val="left"/>
              <w:rPr>
                <w:ins w:id="1944" w:author="Autor desconhecido" w:date="2025-09-28T19:32:00Z"/>
                <w:rFonts w:ascii="Times New Roman" w:eastAsia="Times New Roman" w:hAnsi="Times New Roman" w:cs="Times New Roman"/>
                <w:rPrChange w:id="1945" w:author="User" w:date="2025-09-29T17:17:00Z">
                  <w:rPr>
                    <w:ins w:id="1946" w:author="Autor desconhecido" w:date="2025-09-28T19:32:00Z"/>
                    <w:rFonts w:ascii="Times New Roman" w:eastAsia="Times New Roman" w:hAnsi="Times New Roman" w:cs="Times New Roman"/>
                    <w:shd w:val="clear" w:color="auto" w:fill="8DFF00"/>
                  </w:rPr>
                </w:rPrChange>
              </w:rPr>
            </w:pPr>
            <w:ins w:id="1947" w:author="Autor desconhecido" w:date="2025-09-28T19:32:00Z">
              <w:r w:rsidRPr="00CB4FED">
                <w:rPr>
                  <w:rFonts w:ascii="Times New Roman" w:eastAsia="Times New Roman" w:hAnsi="Times New Roman" w:cs="Times New Roman"/>
                  <w:rPrChange w:id="1948" w:author="User" w:date="2025-09-29T17:17:00Z">
                    <w:rPr>
                      <w:rFonts w:ascii="Times New Roman" w:eastAsia="Times New Roman" w:hAnsi="Times New Roman" w:cs="Times New Roman"/>
                      <w:shd w:val="clear" w:color="auto" w:fill="8DFF00"/>
                    </w:rPr>
                  </w:rPrChange>
                </w:rPr>
                <w:t xml:space="preserve">Sistema GaitRite® + Captura de Movimento  </w:t>
              </w:r>
            </w:ins>
          </w:p>
          <w:p w14:paraId="673A49A6" w14:textId="77777777" w:rsidR="00922388" w:rsidRPr="00CB4FED" w:rsidRDefault="00854586">
            <w:pPr>
              <w:spacing w:line="240" w:lineRule="auto"/>
              <w:jc w:val="left"/>
              <w:rPr>
                <w:ins w:id="1949" w:author="Autor desconhecido" w:date="2025-09-28T19:32:00Z"/>
                <w:rFonts w:ascii="Times New Roman" w:eastAsia="Times New Roman" w:hAnsi="Times New Roman" w:cs="Times New Roman"/>
                <w:rPrChange w:id="1950" w:author="User" w:date="2025-09-29T17:17:00Z">
                  <w:rPr>
                    <w:ins w:id="1951" w:author="Autor desconhecido" w:date="2025-09-28T19:32:00Z"/>
                    <w:rFonts w:ascii="Times New Roman" w:eastAsia="Times New Roman" w:hAnsi="Times New Roman" w:cs="Times New Roman"/>
                    <w:shd w:val="clear" w:color="auto" w:fill="8DFF00"/>
                  </w:rPr>
                </w:rPrChange>
              </w:rPr>
            </w:pPr>
            <w:ins w:id="1952" w:author="Autor desconhecido" w:date="2025-09-28T19:32:00Z">
              <w:r w:rsidRPr="00CB4FED">
                <w:rPr>
                  <w:rFonts w:ascii="Times New Roman" w:eastAsia="Times New Roman" w:hAnsi="Times New Roman" w:cs="Times New Roman"/>
                  <w:rPrChange w:id="1953"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1954"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42286189" w14:textId="77777777" w:rsidR="00922388" w:rsidRPr="00CB4FED" w:rsidRDefault="00854586">
            <w:pPr>
              <w:spacing w:line="240" w:lineRule="auto"/>
              <w:jc w:val="left"/>
              <w:rPr>
                <w:ins w:id="1955" w:author="Autor desconhecido" w:date="2025-09-28T19:32:00Z"/>
                <w:rFonts w:ascii="Times New Roman" w:eastAsia="Times New Roman" w:hAnsi="Times New Roman" w:cs="Times New Roman"/>
                <w:rPrChange w:id="1956" w:author="User" w:date="2025-09-29T17:17:00Z">
                  <w:rPr>
                    <w:ins w:id="1957" w:author="Autor desconhecido" w:date="2025-09-28T19:32:00Z"/>
                    <w:rFonts w:ascii="Times New Roman" w:eastAsia="Times New Roman" w:hAnsi="Times New Roman" w:cs="Times New Roman"/>
                    <w:shd w:val="clear" w:color="auto" w:fill="8DFF00"/>
                  </w:rPr>
                </w:rPrChange>
              </w:rPr>
            </w:pPr>
            <w:ins w:id="1958" w:author="Autor desconhecido" w:date="2025-09-28T19:32:00Z">
              <w:r w:rsidRPr="00CB4FED">
                <w:rPr>
                  <w:rFonts w:ascii="Times New Roman" w:eastAsia="Times New Roman" w:hAnsi="Times New Roman" w:cs="Times New Roman"/>
                  <w:rPrChange w:id="1959" w:author="User" w:date="2025-09-29T17:17:00Z">
                    <w:rPr>
                      <w:rFonts w:ascii="Times New Roman" w:eastAsia="Times New Roman" w:hAnsi="Times New Roman" w:cs="Times New Roman"/>
                      <w:shd w:val="clear" w:color="auto" w:fill="8DFF00"/>
                    </w:rPr>
                  </w:rPrChange>
                </w:rPr>
                <w:t>Integra tempo e distância, fornecendo índice global de desempenho dinâmico.</w:t>
              </w:r>
            </w:ins>
          </w:p>
        </w:tc>
      </w:tr>
      <w:tr w:rsidR="00922388" w:rsidRPr="00CB4FED" w14:paraId="4D7CC9C1" w14:textId="77777777" w:rsidTr="00CB4FED">
        <w:trPr>
          <w:ins w:id="1960"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1961"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0BE74DBE" w14:textId="77777777" w:rsidR="00922388" w:rsidRPr="00CB4FED" w:rsidRDefault="00854586">
            <w:pPr>
              <w:spacing w:line="240" w:lineRule="auto"/>
              <w:jc w:val="left"/>
              <w:rPr>
                <w:ins w:id="1962" w:author="Autor desconhecido" w:date="2025-09-28T19:32:00Z"/>
                <w:rFonts w:ascii="Times New Roman" w:eastAsia="Times New Roman" w:hAnsi="Times New Roman" w:cs="Times New Roman"/>
                <w:rPrChange w:id="1963" w:author="User" w:date="2025-09-29T17:17:00Z">
                  <w:rPr>
                    <w:ins w:id="1964" w:author="Autor desconhecido" w:date="2025-09-28T19:32:00Z"/>
                    <w:rFonts w:ascii="Times New Roman" w:hAnsi="Times New Roman"/>
                    <w:shd w:val="clear" w:color="auto" w:fill="8DFF00"/>
                  </w:rPr>
                </w:rPrChange>
              </w:rPr>
            </w:pPr>
            <w:ins w:id="1965" w:author="Autor desconhecido" w:date="2025-09-28T19:32:00Z">
              <w:r w:rsidRPr="00CB4FED">
                <w:rPr>
                  <w:rFonts w:ascii="Times New Roman" w:eastAsia="Times New Roman" w:hAnsi="Times New Roman" w:cs="Times New Roman"/>
                  <w:rPrChange w:id="1966" w:author="User" w:date="2025-09-29T17:17:00Z">
                    <w:rPr>
                      <w:rFonts w:ascii="Times New Roman" w:eastAsia="Times New Roman" w:hAnsi="Times New Roman" w:cs="Times New Roman"/>
                      <w:shd w:val="clear" w:color="auto" w:fill="8DFF00"/>
                    </w:rPr>
                  </w:rPrChange>
                </w:rPr>
                <w:t xml:space="preserve">Tempo de sustentação no </w:t>
              </w:r>
              <w:r w:rsidRPr="00CB4FED">
                <w:rPr>
                  <w:rFonts w:ascii="Times New Roman" w:eastAsia="Times New Roman" w:hAnsi="Times New Roman" w:cs="Times New Roman"/>
                  <w:rPrChange w:id="1967" w:author="User" w:date="2025-09-29T17:17:00Z">
                    <w:rPr>
                      <w:rFonts w:ascii="Times New Roman" w:eastAsia="Times New Roman" w:hAnsi="Times New Roman" w:cs="Times New Roman"/>
                      <w:i/>
                      <w:shd w:val="clear" w:color="auto" w:fill="8DFF00"/>
                    </w:rPr>
                  </w:rPrChange>
                </w:rPr>
                <w:t>HS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1968"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39E2C65" w14:textId="77777777" w:rsidR="00922388" w:rsidRPr="00CB4FED" w:rsidRDefault="00854586">
            <w:pPr>
              <w:spacing w:line="240" w:lineRule="auto"/>
              <w:jc w:val="left"/>
              <w:rPr>
                <w:ins w:id="1969" w:author="Autor desconhecido" w:date="2025-09-28T19:32:00Z"/>
                <w:rFonts w:ascii="Times New Roman" w:eastAsia="Times New Roman" w:hAnsi="Times New Roman" w:cs="Times New Roman"/>
                <w:rPrChange w:id="1970" w:author="User" w:date="2025-09-29T17:17:00Z">
                  <w:rPr>
                    <w:ins w:id="1971" w:author="Autor desconhecido" w:date="2025-09-28T19:32:00Z"/>
                    <w:rFonts w:ascii="Times New Roman" w:eastAsia="Times New Roman" w:hAnsi="Times New Roman" w:cs="Times New Roman"/>
                    <w:shd w:val="clear" w:color="auto" w:fill="8DFF00"/>
                  </w:rPr>
                </w:rPrChange>
              </w:rPr>
            </w:pPr>
            <w:ins w:id="1972" w:author="Autor desconhecido" w:date="2025-09-28T19:32:00Z">
              <w:r w:rsidRPr="00CB4FED">
                <w:rPr>
                  <w:rFonts w:ascii="Times New Roman" w:eastAsia="Times New Roman" w:hAnsi="Times New Roman" w:cs="Times New Roman"/>
                  <w:rPrChange w:id="1973" w:author="User" w:date="2025-09-29T17:17:00Z">
                    <w:rPr>
                      <w:rFonts w:ascii="Times New Roman" w:eastAsia="Times New Roman" w:hAnsi="Times New Roman" w:cs="Times New Roman"/>
                      <w:shd w:val="clear" w:color="auto" w:fill="8DFF00"/>
                    </w:rPr>
                  </w:rPrChange>
                </w:rPr>
                <w:t xml:space="preserve">Captura de Movimento  </w:t>
              </w:r>
            </w:ins>
          </w:p>
          <w:p w14:paraId="2619E547" w14:textId="77777777" w:rsidR="00922388" w:rsidRPr="00CB4FED" w:rsidRDefault="00854586">
            <w:pPr>
              <w:spacing w:line="240" w:lineRule="auto"/>
              <w:jc w:val="left"/>
              <w:rPr>
                <w:ins w:id="1974" w:author="Autor desconhecido" w:date="2025-09-28T19:32:00Z"/>
                <w:rFonts w:ascii="Times New Roman" w:eastAsia="Times New Roman" w:hAnsi="Times New Roman" w:cs="Times New Roman"/>
                <w:rPrChange w:id="1975" w:author="User" w:date="2025-09-29T17:17:00Z">
                  <w:rPr>
                    <w:ins w:id="1976" w:author="Autor desconhecido" w:date="2025-09-28T19:32:00Z"/>
                    <w:rFonts w:ascii="Times New Roman" w:eastAsia="Times New Roman" w:hAnsi="Times New Roman" w:cs="Times New Roman"/>
                    <w:shd w:val="clear" w:color="auto" w:fill="8DFF00"/>
                  </w:rPr>
                </w:rPrChange>
              </w:rPr>
            </w:pPr>
            <w:ins w:id="1977" w:author="Autor desconhecido" w:date="2025-09-28T19:32:00Z">
              <w:r w:rsidRPr="00CB4FED">
                <w:rPr>
                  <w:rFonts w:ascii="Times New Roman" w:eastAsia="Times New Roman" w:hAnsi="Times New Roman" w:cs="Times New Roman"/>
                  <w:rPrChange w:id="1978"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1979"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4A7D8C51" w14:textId="77777777" w:rsidR="00922388" w:rsidRPr="00CB4FED" w:rsidRDefault="00854586">
            <w:pPr>
              <w:spacing w:line="240" w:lineRule="auto"/>
              <w:jc w:val="left"/>
              <w:rPr>
                <w:ins w:id="1980" w:author="Autor desconhecido" w:date="2025-09-28T19:32:00Z"/>
                <w:rFonts w:ascii="Times New Roman" w:eastAsia="Times New Roman" w:hAnsi="Times New Roman" w:cs="Times New Roman"/>
                <w:rPrChange w:id="1981" w:author="User" w:date="2025-09-29T17:17:00Z">
                  <w:rPr>
                    <w:ins w:id="1982" w:author="Autor desconhecido" w:date="2025-09-28T19:32:00Z"/>
                    <w:rFonts w:ascii="Times New Roman" w:eastAsia="Times New Roman" w:hAnsi="Times New Roman" w:cs="Times New Roman"/>
                    <w:shd w:val="clear" w:color="auto" w:fill="8DFF00"/>
                  </w:rPr>
                </w:rPrChange>
              </w:rPr>
            </w:pPr>
            <w:ins w:id="1983" w:author="Autor desconhecido" w:date="2025-09-28T19:32:00Z">
              <w:r w:rsidRPr="00CB4FED">
                <w:rPr>
                  <w:rFonts w:ascii="Times New Roman" w:eastAsia="Times New Roman" w:hAnsi="Times New Roman" w:cs="Times New Roman"/>
                  <w:rPrChange w:id="1984" w:author="User" w:date="2025-09-29T17:17:00Z">
                    <w:rPr>
                      <w:rFonts w:ascii="Times New Roman" w:eastAsia="Times New Roman" w:hAnsi="Times New Roman" w:cs="Times New Roman"/>
                      <w:shd w:val="clear" w:color="auto" w:fill="8DFF00"/>
                    </w:rPr>
                  </w:rPrChange>
                </w:rPr>
                <w:t>Reflete a capacidade básica de manutenção do equilíbrio.</w:t>
              </w:r>
            </w:ins>
          </w:p>
        </w:tc>
      </w:tr>
      <w:tr w:rsidR="00922388" w:rsidRPr="00CB4FED" w14:paraId="6D1DE5D4" w14:textId="77777777" w:rsidTr="00CB4FED">
        <w:trPr>
          <w:ins w:id="1985"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1986"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4754D225" w14:textId="77777777" w:rsidR="00922388" w:rsidRPr="00CB4FED" w:rsidRDefault="00854586">
            <w:pPr>
              <w:spacing w:line="240" w:lineRule="auto"/>
              <w:jc w:val="left"/>
              <w:rPr>
                <w:ins w:id="1987" w:author="Autor desconhecido" w:date="2025-09-28T19:32:00Z"/>
                <w:rFonts w:ascii="Times New Roman" w:eastAsia="Times New Roman" w:hAnsi="Times New Roman" w:cs="Times New Roman"/>
                <w:rPrChange w:id="1988" w:author="User" w:date="2025-09-29T17:17:00Z">
                  <w:rPr>
                    <w:ins w:id="1989" w:author="Autor desconhecido" w:date="2025-09-28T19:32:00Z"/>
                    <w:rFonts w:ascii="Times New Roman" w:eastAsia="Times New Roman" w:hAnsi="Times New Roman" w:cs="Times New Roman"/>
                    <w:shd w:val="clear" w:color="auto" w:fill="8DFF00"/>
                  </w:rPr>
                </w:rPrChange>
              </w:rPr>
            </w:pPr>
            <w:ins w:id="1990" w:author="Autor desconhecido" w:date="2025-09-28T19:32:00Z">
              <w:r w:rsidRPr="00CB4FED">
                <w:rPr>
                  <w:rFonts w:ascii="Times New Roman" w:eastAsia="Times New Roman" w:hAnsi="Times New Roman" w:cs="Times New Roman"/>
                  <w:rPrChange w:id="1991" w:author="User" w:date="2025-09-29T17:17:00Z">
                    <w:rPr>
                      <w:rFonts w:ascii="Times New Roman" w:eastAsia="Times New Roman" w:hAnsi="Times New Roman" w:cs="Times New Roman"/>
                      <w:shd w:val="clear" w:color="auto" w:fill="8DFF00"/>
                    </w:rPr>
                  </w:rPrChange>
                </w:rPr>
                <w:t>Comprimento médio das passadas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1992"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1C0EB7E6" w14:textId="77777777" w:rsidR="00922388" w:rsidRPr="00CB4FED" w:rsidRDefault="00854586">
            <w:pPr>
              <w:spacing w:line="240" w:lineRule="auto"/>
              <w:jc w:val="left"/>
              <w:rPr>
                <w:ins w:id="1993" w:author="Autor desconhecido" w:date="2025-09-28T19:32:00Z"/>
                <w:rFonts w:ascii="Times New Roman" w:eastAsia="Times New Roman" w:hAnsi="Times New Roman" w:cs="Times New Roman"/>
                <w:rPrChange w:id="1994" w:author="User" w:date="2025-09-29T17:17:00Z">
                  <w:rPr>
                    <w:ins w:id="1995" w:author="Autor desconhecido" w:date="2025-09-28T19:32:00Z"/>
                    <w:rFonts w:ascii="Times New Roman" w:eastAsia="Times New Roman" w:hAnsi="Times New Roman" w:cs="Times New Roman"/>
                    <w:shd w:val="clear" w:color="auto" w:fill="8DFF00"/>
                  </w:rPr>
                </w:rPrChange>
              </w:rPr>
            </w:pPr>
            <w:ins w:id="1996" w:author="Autor desconhecido" w:date="2025-09-28T19:32:00Z">
              <w:r w:rsidRPr="00CB4FED">
                <w:rPr>
                  <w:rFonts w:ascii="Times New Roman" w:eastAsia="Times New Roman" w:hAnsi="Times New Roman" w:cs="Times New Roman"/>
                  <w:rPrChange w:id="1997"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1998"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7BB1BFF4" w14:textId="77777777" w:rsidR="00922388" w:rsidRPr="00CB4FED" w:rsidRDefault="00854586">
            <w:pPr>
              <w:spacing w:line="240" w:lineRule="auto"/>
              <w:jc w:val="left"/>
              <w:rPr>
                <w:ins w:id="1999" w:author="Autor desconhecido" w:date="2025-09-28T19:32:00Z"/>
                <w:rFonts w:ascii="Times New Roman" w:eastAsia="Times New Roman" w:hAnsi="Times New Roman" w:cs="Times New Roman"/>
                <w:rPrChange w:id="2000" w:author="User" w:date="2025-09-29T17:17:00Z">
                  <w:rPr>
                    <w:ins w:id="2001" w:author="Autor desconhecido" w:date="2025-09-28T19:32:00Z"/>
                    <w:rFonts w:ascii="Times New Roman" w:eastAsia="Times New Roman" w:hAnsi="Times New Roman" w:cs="Times New Roman"/>
                    <w:shd w:val="clear" w:color="auto" w:fill="8DFF00"/>
                  </w:rPr>
                </w:rPrChange>
              </w:rPr>
            </w:pPr>
            <w:ins w:id="2002" w:author="Autor desconhecido" w:date="2025-09-28T19:32:00Z">
              <w:r w:rsidRPr="00CB4FED">
                <w:rPr>
                  <w:rFonts w:ascii="Times New Roman" w:eastAsia="Times New Roman" w:hAnsi="Times New Roman" w:cs="Times New Roman"/>
                  <w:rPrChange w:id="2003" w:author="User" w:date="2025-09-29T17:17:00Z">
                    <w:rPr>
                      <w:rFonts w:ascii="Times New Roman" w:eastAsia="Times New Roman" w:hAnsi="Times New Roman" w:cs="Times New Roman"/>
                      <w:shd w:val="clear" w:color="auto" w:fill="8DFF00"/>
                    </w:rPr>
                  </w:rPrChange>
                </w:rPr>
                <w:t>Identifica o padrão de locomoção, distinguindo estratégias de propulsão ou estabilidade.</w:t>
              </w:r>
            </w:ins>
          </w:p>
        </w:tc>
      </w:tr>
      <w:tr w:rsidR="00922388" w:rsidRPr="00CB4FED" w14:paraId="00AD61EF" w14:textId="77777777" w:rsidTr="00CB4FED">
        <w:trPr>
          <w:ins w:id="2004"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005"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2F06EF53" w14:textId="77777777" w:rsidR="00922388" w:rsidRPr="00CB4FED" w:rsidRDefault="00854586">
            <w:pPr>
              <w:spacing w:line="240" w:lineRule="auto"/>
              <w:jc w:val="left"/>
              <w:rPr>
                <w:ins w:id="2006" w:author="Autor desconhecido" w:date="2025-09-28T19:32:00Z"/>
                <w:rFonts w:ascii="Times New Roman" w:eastAsia="Times New Roman" w:hAnsi="Times New Roman" w:cs="Times New Roman"/>
                <w:rPrChange w:id="2007" w:author="User" w:date="2025-09-29T17:17:00Z">
                  <w:rPr>
                    <w:ins w:id="2008" w:author="Autor desconhecido" w:date="2025-09-28T19:32:00Z"/>
                    <w:rFonts w:ascii="Times New Roman" w:eastAsia="Times New Roman" w:hAnsi="Times New Roman" w:cs="Times New Roman"/>
                    <w:shd w:val="clear" w:color="auto" w:fill="8DFF00"/>
                  </w:rPr>
                </w:rPrChange>
              </w:rPr>
            </w:pPr>
            <w:ins w:id="2009" w:author="Autor desconhecido" w:date="2025-09-28T19:32:00Z">
              <w:r w:rsidRPr="00CB4FED">
                <w:rPr>
                  <w:rFonts w:ascii="Times New Roman" w:eastAsia="Times New Roman" w:hAnsi="Times New Roman" w:cs="Times New Roman"/>
                  <w:rPrChange w:id="2010" w:author="User" w:date="2025-09-29T17:17:00Z">
                    <w:rPr>
                      <w:rFonts w:ascii="Times New Roman" w:eastAsia="Times New Roman" w:hAnsi="Times New Roman" w:cs="Times New Roman"/>
                      <w:shd w:val="clear" w:color="auto" w:fill="8DFF00"/>
                    </w:rPr>
                  </w:rPrChange>
                </w:rPr>
                <w:t>Cadência (nº de passadas/s)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011"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38181FFD" w14:textId="77777777" w:rsidR="00922388" w:rsidRPr="00CB4FED" w:rsidRDefault="00854586">
            <w:pPr>
              <w:spacing w:line="240" w:lineRule="auto"/>
              <w:jc w:val="left"/>
              <w:rPr>
                <w:ins w:id="2012" w:author="Autor desconhecido" w:date="2025-09-28T19:32:00Z"/>
                <w:rFonts w:ascii="Times New Roman" w:eastAsia="Times New Roman" w:hAnsi="Times New Roman" w:cs="Times New Roman"/>
                <w:rPrChange w:id="2013" w:author="User" w:date="2025-09-29T17:17:00Z">
                  <w:rPr>
                    <w:ins w:id="2014" w:author="Autor desconhecido" w:date="2025-09-28T19:32:00Z"/>
                    <w:rFonts w:ascii="Times New Roman" w:eastAsia="Times New Roman" w:hAnsi="Times New Roman" w:cs="Times New Roman"/>
                    <w:shd w:val="clear" w:color="auto" w:fill="8DFF00"/>
                  </w:rPr>
                </w:rPrChange>
              </w:rPr>
            </w:pPr>
            <w:ins w:id="2015" w:author="Autor desconhecido" w:date="2025-09-28T19:32:00Z">
              <w:r w:rsidRPr="00CB4FED">
                <w:rPr>
                  <w:rFonts w:ascii="Times New Roman" w:eastAsia="Times New Roman" w:hAnsi="Times New Roman" w:cs="Times New Roman"/>
                  <w:rPrChange w:id="2016"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017"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109008C7" w14:textId="77777777" w:rsidR="00922388" w:rsidRPr="00CB4FED" w:rsidRDefault="00854586">
            <w:pPr>
              <w:spacing w:line="240" w:lineRule="auto"/>
              <w:jc w:val="left"/>
              <w:rPr>
                <w:ins w:id="2018" w:author="Autor desconhecido" w:date="2025-09-28T19:32:00Z"/>
                <w:rFonts w:ascii="Times New Roman" w:eastAsia="Times New Roman" w:hAnsi="Times New Roman" w:cs="Times New Roman"/>
                <w:rPrChange w:id="2019" w:author="User" w:date="2025-09-29T17:17:00Z">
                  <w:rPr>
                    <w:ins w:id="2020" w:author="Autor desconhecido" w:date="2025-09-28T19:32:00Z"/>
                    <w:rFonts w:ascii="Times New Roman" w:eastAsia="Times New Roman" w:hAnsi="Times New Roman" w:cs="Times New Roman"/>
                    <w:shd w:val="clear" w:color="auto" w:fill="8DFF00"/>
                  </w:rPr>
                </w:rPrChange>
              </w:rPr>
            </w:pPr>
            <w:ins w:id="2021" w:author="Autor desconhecido" w:date="2025-09-28T19:32:00Z">
              <w:r w:rsidRPr="00CB4FED">
                <w:rPr>
                  <w:rFonts w:ascii="Times New Roman" w:eastAsia="Times New Roman" w:hAnsi="Times New Roman" w:cs="Times New Roman"/>
                  <w:rPrChange w:id="2022" w:author="User" w:date="2025-09-29T17:17:00Z">
                    <w:rPr>
                      <w:rFonts w:ascii="Times New Roman" w:eastAsia="Times New Roman" w:hAnsi="Times New Roman" w:cs="Times New Roman"/>
                      <w:shd w:val="clear" w:color="auto" w:fill="8DFF00"/>
                    </w:rPr>
                  </w:rPrChange>
                </w:rPr>
                <w:t>Avalia a frequência dos apoios e sua relação com eficiência ou fadiga.</w:t>
              </w:r>
            </w:ins>
          </w:p>
        </w:tc>
      </w:tr>
      <w:tr w:rsidR="00922388" w:rsidRPr="00CB4FED" w14:paraId="72A97F60" w14:textId="77777777" w:rsidTr="00CB4FED">
        <w:trPr>
          <w:ins w:id="2023"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024"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1692C4AD" w14:textId="77777777" w:rsidR="00922388" w:rsidRPr="00CB4FED" w:rsidRDefault="00854586">
            <w:pPr>
              <w:spacing w:line="240" w:lineRule="auto"/>
              <w:jc w:val="left"/>
              <w:rPr>
                <w:ins w:id="2025" w:author="Autor desconhecido" w:date="2025-09-28T19:32:00Z"/>
                <w:rFonts w:ascii="Times New Roman" w:eastAsia="Times New Roman" w:hAnsi="Times New Roman" w:cs="Times New Roman"/>
                <w:rPrChange w:id="2026" w:author="User" w:date="2025-09-29T17:17:00Z">
                  <w:rPr>
                    <w:ins w:id="2027" w:author="Autor desconhecido" w:date="2025-09-28T19:32:00Z"/>
                    <w:rFonts w:ascii="Times New Roman" w:eastAsia="Times New Roman" w:hAnsi="Times New Roman" w:cs="Times New Roman"/>
                    <w:shd w:val="clear" w:color="auto" w:fill="8DFF00"/>
                  </w:rPr>
                </w:rPrChange>
              </w:rPr>
            </w:pPr>
            <w:ins w:id="2028" w:author="Autor desconhecido" w:date="2025-09-28T19:32:00Z">
              <w:r w:rsidRPr="00CB4FED">
                <w:rPr>
                  <w:rFonts w:ascii="Times New Roman" w:eastAsia="Times New Roman" w:hAnsi="Times New Roman" w:cs="Times New Roman"/>
                  <w:rPrChange w:id="2029" w:author="User" w:date="2025-09-29T17:17:00Z">
                    <w:rPr>
                      <w:rFonts w:ascii="Times New Roman" w:eastAsia="Times New Roman" w:hAnsi="Times New Roman" w:cs="Times New Roman"/>
                      <w:shd w:val="clear" w:color="auto" w:fill="8DFF00"/>
                    </w:rPr>
                  </w:rPrChange>
                </w:rPr>
                <w:t>Tempo de contato das mãos com o solo</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030"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178FD2D4" w14:textId="77777777" w:rsidR="00922388" w:rsidRPr="00CB4FED" w:rsidRDefault="00854586">
            <w:pPr>
              <w:spacing w:line="240" w:lineRule="auto"/>
              <w:jc w:val="left"/>
              <w:rPr>
                <w:ins w:id="2031" w:author="Autor desconhecido" w:date="2025-09-28T19:32:00Z"/>
                <w:rFonts w:ascii="Times New Roman" w:eastAsia="Times New Roman" w:hAnsi="Times New Roman" w:cs="Times New Roman"/>
                <w:rPrChange w:id="2032" w:author="User" w:date="2025-09-29T17:17:00Z">
                  <w:rPr>
                    <w:ins w:id="2033" w:author="Autor desconhecido" w:date="2025-09-28T19:32:00Z"/>
                    <w:rFonts w:ascii="Times New Roman" w:eastAsia="Times New Roman" w:hAnsi="Times New Roman" w:cs="Times New Roman"/>
                    <w:shd w:val="clear" w:color="auto" w:fill="8DFF00"/>
                  </w:rPr>
                </w:rPrChange>
              </w:rPr>
            </w:pPr>
            <w:ins w:id="2034" w:author="Autor desconhecido" w:date="2025-09-28T19:32:00Z">
              <w:r w:rsidRPr="00CB4FED">
                <w:rPr>
                  <w:rFonts w:ascii="Times New Roman" w:eastAsia="Times New Roman" w:hAnsi="Times New Roman" w:cs="Times New Roman"/>
                  <w:rPrChange w:id="2035"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036"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0397D3EB" w14:textId="77777777" w:rsidR="00922388" w:rsidRPr="00CB4FED" w:rsidRDefault="00854586">
            <w:pPr>
              <w:spacing w:line="240" w:lineRule="auto"/>
              <w:jc w:val="left"/>
              <w:rPr>
                <w:ins w:id="2037" w:author="Autor desconhecido" w:date="2025-09-28T19:32:00Z"/>
                <w:rFonts w:ascii="Times New Roman" w:eastAsia="Times New Roman" w:hAnsi="Times New Roman" w:cs="Times New Roman"/>
                <w:rPrChange w:id="2038" w:author="User" w:date="2025-09-29T17:17:00Z">
                  <w:rPr>
                    <w:ins w:id="2039" w:author="Autor desconhecido" w:date="2025-09-28T19:32:00Z"/>
                    <w:rFonts w:ascii="Times New Roman" w:eastAsia="Times New Roman" w:hAnsi="Times New Roman" w:cs="Times New Roman"/>
                    <w:shd w:val="clear" w:color="auto" w:fill="8DFF00"/>
                  </w:rPr>
                </w:rPrChange>
              </w:rPr>
            </w:pPr>
            <w:ins w:id="2040" w:author="Autor desconhecido" w:date="2025-09-28T19:32:00Z">
              <w:r w:rsidRPr="00CB4FED">
                <w:rPr>
                  <w:rFonts w:ascii="Times New Roman" w:eastAsia="Times New Roman" w:hAnsi="Times New Roman" w:cs="Times New Roman"/>
                  <w:rPrChange w:id="2041" w:author="User" w:date="2025-09-29T17:17:00Z">
                    <w:rPr>
                      <w:rFonts w:ascii="Times New Roman" w:eastAsia="Times New Roman" w:hAnsi="Times New Roman" w:cs="Times New Roman"/>
                      <w:shd w:val="clear" w:color="auto" w:fill="8DFF00"/>
                    </w:rPr>
                  </w:rPrChange>
                </w:rPr>
                <w:t>Indica a estabilidade mediolateral e controle postural.</w:t>
              </w:r>
            </w:ins>
          </w:p>
        </w:tc>
      </w:tr>
      <w:tr w:rsidR="00922388" w:rsidRPr="00CB4FED" w14:paraId="4B59644B" w14:textId="77777777" w:rsidTr="00CB4FED">
        <w:trPr>
          <w:ins w:id="2042"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043"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6B887361" w14:textId="77777777" w:rsidR="00922388" w:rsidRPr="00CB4FED" w:rsidRDefault="00854586">
            <w:pPr>
              <w:spacing w:line="240" w:lineRule="auto"/>
              <w:jc w:val="left"/>
              <w:rPr>
                <w:ins w:id="2044" w:author="Autor desconhecido" w:date="2025-09-28T19:32:00Z"/>
                <w:rFonts w:ascii="Times New Roman" w:eastAsia="Times New Roman" w:hAnsi="Times New Roman" w:cs="Times New Roman"/>
                <w:rPrChange w:id="2045" w:author="User" w:date="2025-09-29T17:17:00Z">
                  <w:rPr>
                    <w:ins w:id="2046" w:author="Autor desconhecido" w:date="2025-09-28T19:32:00Z"/>
                    <w:rFonts w:ascii="Times New Roman" w:eastAsia="Times New Roman" w:hAnsi="Times New Roman" w:cs="Times New Roman"/>
                    <w:shd w:val="clear" w:color="auto" w:fill="8DFF00"/>
                  </w:rPr>
                </w:rPrChange>
              </w:rPr>
            </w:pPr>
            <w:ins w:id="2047" w:author="Autor desconhecido" w:date="2025-09-28T19:32:00Z">
              <w:r w:rsidRPr="00CB4FED">
                <w:rPr>
                  <w:rFonts w:ascii="Times New Roman" w:eastAsia="Times New Roman" w:hAnsi="Times New Roman" w:cs="Times New Roman"/>
                  <w:rPrChange w:id="2048" w:author="User" w:date="2025-09-29T17:17:00Z">
                    <w:rPr>
                      <w:rFonts w:ascii="Times New Roman" w:eastAsia="Times New Roman" w:hAnsi="Times New Roman" w:cs="Times New Roman"/>
                      <w:shd w:val="clear" w:color="auto" w:fill="8DFF00"/>
                    </w:rPr>
                  </w:rPrChange>
                </w:rPr>
                <w:t>Tempo em duplo suporte</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049"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6CBF4F3D" w14:textId="77777777" w:rsidR="00922388" w:rsidRPr="00CB4FED" w:rsidRDefault="00854586">
            <w:pPr>
              <w:spacing w:line="240" w:lineRule="auto"/>
              <w:jc w:val="left"/>
              <w:rPr>
                <w:ins w:id="2050" w:author="Autor desconhecido" w:date="2025-09-28T19:32:00Z"/>
                <w:rFonts w:ascii="Times New Roman" w:eastAsia="Times New Roman" w:hAnsi="Times New Roman" w:cs="Times New Roman"/>
                <w:rPrChange w:id="2051" w:author="User" w:date="2025-09-29T17:17:00Z">
                  <w:rPr>
                    <w:ins w:id="2052" w:author="Autor desconhecido" w:date="2025-09-28T19:32:00Z"/>
                    <w:rFonts w:ascii="Times New Roman" w:eastAsia="Times New Roman" w:hAnsi="Times New Roman" w:cs="Times New Roman"/>
                    <w:shd w:val="clear" w:color="auto" w:fill="8DFF00"/>
                  </w:rPr>
                </w:rPrChange>
              </w:rPr>
            </w:pPr>
            <w:ins w:id="2053" w:author="Autor desconhecido" w:date="2025-09-28T19:32:00Z">
              <w:r w:rsidRPr="00CB4FED">
                <w:rPr>
                  <w:rFonts w:ascii="Times New Roman" w:eastAsia="Times New Roman" w:hAnsi="Times New Roman" w:cs="Times New Roman"/>
                  <w:rPrChange w:id="2054"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055"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024FD2DF" w14:textId="77777777" w:rsidR="00922388" w:rsidRPr="00CB4FED" w:rsidRDefault="00854586">
            <w:pPr>
              <w:spacing w:line="240" w:lineRule="auto"/>
              <w:jc w:val="left"/>
              <w:rPr>
                <w:ins w:id="2056" w:author="Autor desconhecido" w:date="2025-09-28T19:32:00Z"/>
                <w:rFonts w:ascii="Times New Roman" w:eastAsia="Times New Roman" w:hAnsi="Times New Roman" w:cs="Times New Roman"/>
                <w:rPrChange w:id="2057" w:author="User" w:date="2025-09-29T17:17:00Z">
                  <w:rPr>
                    <w:ins w:id="2058" w:author="Autor desconhecido" w:date="2025-09-28T19:32:00Z"/>
                    <w:rFonts w:ascii="Times New Roman" w:hAnsi="Times New Roman"/>
                    <w:shd w:val="clear" w:color="auto" w:fill="8DFF00"/>
                  </w:rPr>
                </w:rPrChange>
              </w:rPr>
            </w:pPr>
            <w:ins w:id="2059" w:author="Autor desconhecido" w:date="2025-09-28T19:32:00Z">
              <w:r w:rsidRPr="00CB4FED">
                <w:rPr>
                  <w:rFonts w:ascii="Times New Roman" w:eastAsia="Times New Roman" w:hAnsi="Times New Roman" w:cs="Times New Roman"/>
                  <w:rPrChange w:id="2060" w:author="User" w:date="2025-09-29T17:17:00Z">
                    <w:rPr>
                      <w:rFonts w:ascii="Times New Roman" w:eastAsia="Times New Roman" w:hAnsi="Times New Roman" w:cs="Times New Roman"/>
                      <w:shd w:val="clear" w:color="auto" w:fill="8DFF00"/>
                    </w:rPr>
                  </w:rPrChange>
                </w:rPr>
                <w:t xml:space="preserve">Indica a busca por estabilidade </w:t>
              </w:r>
              <w:r w:rsidRPr="00CB4FED">
                <w:rPr>
                  <w:rFonts w:ascii="Times New Roman" w:eastAsia="Times New Roman" w:hAnsi="Times New Roman" w:cs="Times New Roman"/>
                  <w:rPrChange w:id="2061" w:author="User" w:date="2025-09-29T17:17:00Z">
                    <w:rPr>
                      <w:rFonts w:ascii="Times New Roman" w:eastAsia="Times New Roman" w:hAnsi="Times New Roman" w:cs="Times New Roman"/>
                      <w:i/>
                      <w:shd w:val="clear" w:color="auto" w:fill="8DFF00"/>
                    </w:rPr>
                  </w:rPrChange>
                </w:rPr>
                <w:t>versus</w:t>
              </w:r>
              <w:r w:rsidRPr="00CB4FED">
                <w:rPr>
                  <w:rFonts w:ascii="Times New Roman" w:eastAsia="Times New Roman" w:hAnsi="Times New Roman" w:cs="Times New Roman"/>
                  <w:rPrChange w:id="2062" w:author="User" w:date="2025-09-29T17:17:00Z">
                    <w:rPr>
                      <w:rFonts w:ascii="Times New Roman" w:eastAsia="Times New Roman" w:hAnsi="Times New Roman" w:cs="Times New Roman"/>
                      <w:shd w:val="clear" w:color="auto" w:fill="8DFF00"/>
                    </w:rPr>
                  </w:rPrChange>
                </w:rPr>
                <w:t xml:space="preserve"> propulsão.</w:t>
              </w:r>
            </w:ins>
          </w:p>
        </w:tc>
      </w:tr>
      <w:tr w:rsidR="00922388" w:rsidRPr="00CB4FED" w14:paraId="6EBEC784" w14:textId="77777777" w:rsidTr="00CB4FED">
        <w:trPr>
          <w:ins w:id="2063"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064"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3F695C54" w14:textId="77777777" w:rsidR="00922388" w:rsidRPr="00CB4FED" w:rsidRDefault="00854586">
            <w:pPr>
              <w:spacing w:line="240" w:lineRule="auto"/>
              <w:jc w:val="left"/>
              <w:rPr>
                <w:ins w:id="2065" w:author="Autor desconhecido" w:date="2025-09-28T19:32:00Z"/>
                <w:rFonts w:ascii="Times New Roman" w:eastAsia="Times New Roman" w:hAnsi="Times New Roman" w:cs="Times New Roman"/>
                <w:rPrChange w:id="2066" w:author="User" w:date="2025-09-29T17:17:00Z">
                  <w:rPr>
                    <w:ins w:id="2067" w:author="Autor desconhecido" w:date="2025-09-28T19:32:00Z"/>
                    <w:rFonts w:ascii="Times New Roman" w:eastAsia="Times New Roman" w:hAnsi="Times New Roman" w:cs="Times New Roman"/>
                    <w:shd w:val="clear" w:color="auto" w:fill="8DFF00"/>
                  </w:rPr>
                </w:rPrChange>
              </w:rPr>
            </w:pPr>
            <w:ins w:id="2068" w:author="Autor desconhecido" w:date="2025-09-28T19:32:00Z">
              <w:r w:rsidRPr="00CB4FED">
                <w:rPr>
                  <w:rFonts w:ascii="Times New Roman" w:eastAsia="Times New Roman" w:hAnsi="Times New Roman" w:cs="Times New Roman"/>
                  <w:rPrChange w:id="2069" w:author="User" w:date="2025-09-29T17:17:00Z">
                    <w:rPr>
                      <w:rFonts w:ascii="Times New Roman" w:eastAsia="Times New Roman" w:hAnsi="Times New Roman" w:cs="Times New Roman"/>
                      <w:shd w:val="clear" w:color="auto" w:fill="8DFF00"/>
                    </w:rPr>
                  </w:rPrChange>
                </w:rPr>
                <w:t>Variabilidade entre passadas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070"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807CD25" w14:textId="77777777" w:rsidR="00922388" w:rsidRPr="00CB4FED" w:rsidRDefault="00854586">
            <w:pPr>
              <w:spacing w:line="240" w:lineRule="auto"/>
              <w:jc w:val="left"/>
              <w:rPr>
                <w:ins w:id="2071" w:author="Autor desconhecido" w:date="2025-09-28T19:32:00Z"/>
                <w:rFonts w:ascii="Times New Roman" w:eastAsia="Times New Roman" w:hAnsi="Times New Roman" w:cs="Times New Roman"/>
                <w:rPrChange w:id="2072" w:author="User" w:date="2025-09-29T17:17:00Z">
                  <w:rPr>
                    <w:ins w:id="2073" w:author="Autor desconhecido" w:date="2025-09-28T19:32:00Z"/>
                    <w:rFonts w:ascii="Times New Roman" w:eastAsia="Times New Roman" w:hAnsi="Times New Roman" w:cs="Times New Roman"/>
                    <w:shd w:val="clear" w:color="auto" w:fill="8DFF00"/>
                  </w:rPr>
                </w:rPrChange>
              </w:rPr>
            </w:pPr>
            <w:ins w:id="2074" w:author="Autor desconhecido" w:date="2025-09-28T19:32:00Z">
              <w:r w:rsidRPr="00CB4FED">
                <w:rPr>
                  <w:rFonts w:ascii="Times New Roman" w:eastAsia="Times New Roman" w:hAnsi="Times New Roman" w:cs="Times New Roman"/>
                  <w:rPrChange w:id="2075"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076"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6E55DAFB" w14:textId="77777777" w:rsidR="00922388" w:rsidRPr="00CB4FED" w:rsidRDefault="00854586">
            <w:pPr>
              <w:spacing w:line="240" w:lineRule="auto"/>
              <w:jc w:val="left"/>
              <w:rPr>
                <w:ins w:id="2077" w:author="Autor desconhecido" w:date="2025-09-28T19:32:00Z"/>
                <w:rFonts w:ascii="Times New Roman" w:eastAsia="Times New Roman" w:hAnsi="Times New Roman" w:cs="Times New Roman"/>
                <w:rPrChange w:id="2078" w:author="User" w:date="2025-09-29T17:17:00Z">
                  <w:rPr>
                    <w:ins w:id="2079" w:author="Autor desconhecido" w:date="2025-09-28T19:32:00Z"/>
                    <w:rFonts w:ascii="Times New Roman" w:eastAsia="Times New Roman" w:hAnsi="Times New Roman" w:cs="Times New Roman"/>
                    <w:shd w:val="clear" w:color="auto" w:fill="8DFF00"/>
                  </w:rPr>
                </w:rPrChange>
              </w:rPr>
            </w:pPr>
            <w:ins w:id="2080" w:author="Autor desconhecido" w:date="2025-09-28T19:32:00Z">
              <w:r w:rsidRPr="00CB4FED">
                <w:rPr>
                  <w:rFonts w:ascii="Times New Roman" w:eastAsia="Times New Roman" w:hAnsi="Times New Roman" w:cs="Times New Roman"/>
                  <w:rPrChange w:id="2081" w:author="User" w:date="2025-09-29T17:17:00Z">
                    <w:rPr>
                      <w:rFonts w:ascii="Times New Roman" w:eastAsia="Times New Roman" w:hAnsi="Times New Roman" w:cs="Times New Roman"/>
                      <w:shd w:val="clear" w:color="auto" w:fill="8DFF00"/>
                    </w:rPr>
                  </w:rPrChange>
                </w:rPr>
                <w:t>Quantifica consistência e controle motor na locomoção.</w:t>
              </w:r>
            </w:ins>
          </w:p>
        </w:tc>
      </w:tr>
      <w:tr w:rsidR="00922388" w:rsidRPr="00CB4FED" w14:paraId="72532812" w14:textId="77777777" w:rsidTr="00CB4FED">
        <w:trPr>
          <w:ins w:id="2082"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083"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27F9085E" w14:textId="77777777" w:rsidR="00922388" w:rsidRPr="00CB4FED" w:rsidRDefault="00854586">
            <w:pPr>
              <w:spacing w:line="240" w:lineRule="auto"/>
              <w:jc w:val="left"/>
              <w:rPr>
                <w:ins w:id="2084" w:author="Autor desconhecido" w:date="2025-09-28T19:32:00Z"/>
                <w:rFonts w:ascii="Times New Roman" w:eastAsia="Times New Roman" w:hAnsi="Times New Roman" w:cs="Times New Roman"/>
                <w:rPrChange w:id="2085" w:author="User" w:date="2025-09-29T17:17:00Z">
                  <w:rPr>
                    <w:ins w:id="2086" w:author="Autor desconhecido" w:date="2025-09-28T19:32:00Z"/>
                    <w:rFonts w:ascii="Times New Roman" w:eastAsia="Times New Roman" w:hAnsi="Times New Roman" w:cs="Times New Roman"/>
                    <w:shd w:val="clear" w:color="auto" w:fill="8DFF00"/>
                  </w:rPr>
                </w:rPrChange>
              </w:rPr>
            </w:pPr>
            <w:ins w:id="2087" w:author="Autor desconhecido" w:date="2025-09-28T19:32:00Z">
              <w:r w:rsidRPr="00CB4FED">
                <w:rPr>
                  <w:rFonts w:ascii="Times New Roman" w:eastAsia="Times New Roman" w:hAnsi="Times New Roman" w:cs="Times New Roman"/>
                  <w:rPrChange w:id="2088" w:author="User" w:date="2025-09-29T17:17:00Z">
                    <w:rPr>
                      <w:rFonts w:ascii="Times New Roman" w:eastAsia="Times New Roman" w:hAnsi="Times New Roman" w:cs="Times New Roman"/>
                      <w:shd w:val="clear" w:color="auto" w:fill="8DFF00"/>
                    </w:rPr>
                  </w:rPrChange>
                </w:rPr>
                <w:t>Simetria do deslocamento</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089"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17C2C9E7" w14:textId="77777777" w:rsidR="00922388" w:rsidRPr="00CB4FED" w:rsidRDefault="00854586">
            <w:pPr>
              <w:spacing w:line="240" w:lineRule="auto"/>
              <w:jc w:val="left"/>
              <w:rPr>
                <w:ins w:id="2090" w:author="Autor desconhecido" w:date="2025-09-28T19:32:00Z"/>
                <w:rFonts w:ascii="Times New Roman" w:eastAsia="Times New Roman" w:hAnsi="Times New Roman" w:cs="Times New Roman"/>
                <w:rPrChange w:id="2091" w:author="User" w:date="2025-09-29T17:17:00Z">
                  <w:rPr>
                    <w:ins w:id="2092" w:author="Autor desconhecido" w:date="2025-09-28T19:32:00Z"/>
                    <w:rFonts w:ascii="Times New Roman" w:eastAsia="Times New Roman" w:hAnsi="Times New Roman" w:cs="Times New Roman"/>
                    <w:shd w:val="clear" w:color="auto" w:fill="8DFF00"/>
                  </w:rPr>
                </w:rPrChange>
              </w:rPr>
            </w:pPr>
            <w:ins w:id="2093" w:author="Autor desconhecido" w:date="2025-09-28T19:32:00Z">
              <w:r w:rsidRPr="00CB4FED">
                <w:rPr>
                  <w:rFonts w:ascii="Times New Roman" w:eastAsia="Times New Roman" w:hAnsi="Times New Roman" w:cs="Times New Roman"/>
                  <w:rPrChange w:id="2094"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095"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26C86EE6" w14:textId="77777777" w:rsidR="00922388" w:rsidRPr="00CB4FED" w:rsidRDefault="00854586">
            <w:pPr>
              <w:spacing w:line="240" w:lineRule="auto"/>
              <w:jc w:val="left"/>
              <w:rPr>
                <w:ins w:id="2096" w:author="Autor desconhecido" w:date="2025-09-28T19:32:00Z"/>
                <w:rFonts w:ascii="Times New Roman" w:eastAsia="Times New Roman" w:hAnsi="Times New Roman" w:cs="Times New Roman"/>
                <w:rPrChange w:id="2097" w:author="User" w:date="2025-09-29T17:17:00Z">
                  <w:rPr>
                    <w:ins w:id="2098" w:author="Autor desconhecido" w:date="2025-09-28T19:32:00Z"/>
                    <w:rFonts w:ascii="Times New Roman" w:eastAsia="Times New Roman" w:hAnsi="Times New Roman" w:cs="Times New Roman"/>
                    <w:shd w:val="clear" w:color="auto" w:fill="8DFF00"/>
                  </w:rPr>
                </w:rPrChange>
              </w:rPr>
            </w:pPr>
            <w:ins w:id="2099" w:author="Autor desconhecido" w:date="2025-09-28T19:32:00Z">
              <w:r w:rsidRPr="00CB4FED">
                <w:rPr>
                  <w:rFonts w:ascii="Times New Roman" w:eastAsia="Times New Roman" w:hAnsi="Times New Roman" w:cs="Times New Roman"/>
                  <w:rPrChange w:id="2100" w:author="User" w:date="2025-09-29T17:17:00Z">
                    <w:rPr>
                      <w:rFonts w:ascii="Times New Roman" w:eastAsia="Times New Roman" w:hAnsi="Times New Roman" w:cs="Times New Roman"/>
                      <w:shd w:val="clear" w:color="auto" w:fill="8DFF00"/>
                    </w:rPr>
                  </w:rPrChange>
                </w:rPr>
                <w:t>Avalia equilíbrio entre os lados e possíveis compensações assimétricas.</w:t>
              </w:r>
            </w:ins>
          </w:p>
        </w:tc>
      </w:tr>
      <w:tr w:rsidR="00922388" w:rsidRPr="00CB4FED" w14:paraId="3FD66482" w14:textId="77777777" w:rsidTr="00CB4FED">
        <w:trPr>
          <w:ins w:id="2101"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102"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7B35356B" w14:textId="77777777" w:rsidR="00922388" w:rsidRPr="00CB4FED" w:rsidRDefault="00854586">
            <w:pPr>
              <w:spacing w:line="240" w:lineRule="auto"/>
              <w:jc w:val="left"/>
              <w:rPr>
                <w:ins w:id="2103" w:author="Autor desconhecido" w:date="2025-09-28T19:32:00Z"/>
                <w:rFonts w:ascii="Times New Roman" w:eastAsia="Times New Roman" w:hAnsi="Times New Roman" w:cs="Times New Roman"/>
                <w:rPrChange w:id="2104" w:author="User" w:date="2025-09-29T17:17:00Z">
                  <w:rPr>
                    <w:ins w:id="2105" w:author="Autor desconhecido" w:date="2025-09-28T19:32:00Z"/>
                    <w:rFonts w:ascii="Times New Roman" w:eastAsia="Times New Roman" w:hAnsi="Times New Roman" w:cs="Times New Roman"/>
                    <w:shd w:val="clear" w:color="auto" w:fill="8DFF00"/>
                  </w:rPr>
                </w:rPrChange>
              </w:rPr>
            </w:pPr>
            <w:ins w:id="2106" w:author="Autor desconhecido" w:date="2025-09-28T19:32:00Z">
              <w:r w:rsidRPr="00CB4FED">
                <w:rPr>
                  <w:rFonts w:ascii="Times New Roman" w:eastAsia="Times New Roman" w:hAnsi="Times New Roman" w:cs="Times New Roman"/>
                  <w:rPrChange w:id="2107" w:author="User" w:date="2025-09-29T17:17:00Z">
                    <w:rPr>
                      <w:rFonts w:ascii="Times New Roman" w:eastAsia="Times New Roman" w:hAnsi="Times New Roman" w:cs="Times New Roman"/>
                      <w:shd w:val="clear" w:color="auto" w:fill="8DFF00"/>
                    </w:rPr>
                  </w:rPrChange>
                </w:rPr>
                <w:t>Ângulos articulares (cabeça, ombros, punhos e quadril)</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108"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34F45E1" w14:textId="77777777" w:rsidR="00922388" w:rsidRPr="00CB4FED" w:rsidRDefault="00854586">
            <w:pPr>
              <w:spacing w:line="240" w:lineRule="auto"/>
              <w:jc w:val="left"/>
              <w:rPr>
                <w:ins w:id="2109" w:author="Autor desconhecido" w:date="2025-09-28T19:32:00Z"/>
                <w:rFonts w:ascii="Times New Roman" w:eastAsia="Times New Roman" w:hAnsi="Times New Roman" w:cs="Times New Roman"/>
                <w:rPrChange w:id="2110" w:author="User" w:date="2025-09-29T17:17:00Z">
                  <w:rPr>
                    <w:ins w:id="2111" w:author="Autor desconhecido" w:date="2025-09-28T19:32:00Z"/>
                    <w:rFonts w:ascii="Times New Roman" w:eastAsia="Times New Roman" w:hAnsi="Times New Roman" w:cs="Times New Roman"/>
                    <w:shd w:val="clear" w:color="auto" w:fill="8DFF00"/>
                  </w:rPr>
                </w:rPrChange>
              </w:rPr>
            </w:pPr>
            <w:ins w:id="2112" w:author="Autor desconhecido" w:date="2025-09-28T19:32:00Z">
              <w:r w:rsidRPr="00CB4FED">
                <w:rPr>
                  <w:rFonts w:ascii="Times New Roman" w:eastAsia="Times New Roman" w:hAnsi="Times New Roman" w:cs="Times New Roman"/>
                  <w:rPrChange w:id="2113" w:author="User" w:date="2025-09-29T17:17:00Z">
                    <w:rPr>
                      <w:rFonts w:ascii="Times New Roman" w:eastAsia="Times New Roman" w:hAnsi="Times New Roman" w:cs="Times New Roman"/>
                      <w:shd w:val="clear" w:color="auto" w:fill="8DFF00"/>
                    </w:rPr>
                  </w:rPrChange>
                </w:rPr>
                <w:t xml:space="preserve">Captura de Movimento  </w:t>
              </w:r>
            </w:ins>
          </w:p>
          <w:p w14:paraId="533893E4" w14:textId="77777777" w:rsidR="00922388" w:rsidRPr="00CB4FED" w:rsidRDefault="00854586">
            <w:pPr>
              <w:spacing w:line="240" w:lineRule="auto"/>
              <w:jc w:val="left"/>
              <w:rPr>
                <w:ins w:id="2114" w:author="Autor desconhecido" w:date="2025-09-28T19:32:00Z"/>
                <w:rFonts w:ascii="Times New Roman" w:eastAsia="Times New Roman" w:hAnsi="Times New Roman" w:cs="Times New Roman"/>
                <w:rPrChange w:id="2115" w:author="User" w:date="2025-09-29T17:17:00Z">
                  <w:rPr>
                    <w:ins w:id="2116" w:author="Autor desconhecido" w:date="2025-09-28T19:32:00Z"/>
                    <w:rFonts w:ascii="Times New Roman" w:eastAsia="Times New Roman" w:hAnsi="Times New Roman" w:cs="Times New Roman"/>
                    <w:shd w:val="clear" w:color="auto" w:fill="8DFF00"/>
                  </w:rPr>
                </w:rPrChange>
              </w:rPr>
            </w:pPr>
            <w:ins w:id="2117" w:author="Autor desconhecido" w:date="2025-09-28T19:32:00Z">
              <w:r w:rsidRPr="00CB4FED">
                <w:rPr>
                  <w:rFonts w:ascii="Times New Roman" w:eastAsia="Times New Roman" w:hAnsi="Times New Roman" w:cs="Times New Roman"/>
                  <w:rPrChange w:id="2118"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119"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3C8E72C9" w14:textId="77777777" w:rsidR="00922388" w:rsidRPr="00CB4FED" w:rsidRDefault="00854586">
            <w:pPr>
              <w:spacing w:line="240" w:lineRule="auto"/>
              <w:jc w:val="left"/>
              <w:rPr>
                <w:ins w:id="2120" w:author="Autor desconhecido" w:date="2025-09-28T19:32:00Z"/>
                <w:rFonts w:ascii="Times New Roman" w:eastAsia="Times New Roman" w:hAnsi="Times New Roman" w:cs="Times New Roman"/>
                <w:rPrChange w:id="2121" w:author="User" w:date="2025-09-29T17:17:00Z">
                  <w:rPr>
                    <w:ins w:id="2122" w:author="Autor desconhecido" w:date="2025-09-28T19:32:00Z"/>
                    <w:rFonts w:ascii="Times New Roman" w:eastAsia="Times New Roman" w:hAnsi="Times New Roman" w:cs="Times New Roman"/>
                    <w:shd w:val="clear" w:color="auto" w:fill="8DFF00"/>
                  </w:rPr>
                </w:rPrChange>
              </w:rPr>
            </w:pPr>
            <w:ins w:id="2123" w:author="Autor desconhecido" w:date="2025-09-28T19:32:00Z">
              <w:r w:rsidRPr="00CB4FED">
                <w:rPr>
                  <w:rFonts w:ascii="Times New Roman" w:eastAsia="Times New Roman" w:hAnsi="Times New Roman" w:cs="Times New Roman"/>
                  <w:rPrChange w:id="2124" w:author="User" w:date="2025-09-29T17:17:00Z">
                    <w:rPr>
                      <w:rFonts w:ascii="Times New Roman" w:eastAsia="Times New Roman" w:hAnsi="Times New Roman" w:cs="Times New Roman"/>
                      <w:shd w:val="clear" w:color="auto" w:fill="8DFF00"/>
                    </w:rPr>
                  </w:rPrChange>
                </w:rPr>
                <w:t>Verifica o alinhamento corporal e sua influência sobre eficiência e estabilidade.</w:t>
              </w:r>
            </w:ins>
          </w:p>
        </w:tc>
      </w:tr>
      <w:tr w:rsidR="00922388" w:rsidRPr="00CB4FED" w14:paraId="7B740A6C" w14:textId="77777777" w:rsidTr="00CB4FED">
        <w:trPr>
          <w:ins w:id="2125"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126"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1EDAA0C0" w14:textId="77777777" w:rsidR="00922388" w:rsidRPr="00CB4FED" w:rsidRDefault="00854586">
            <w:pPr>
              <w:spacing w:line="240" w:lineRule="auto"/>
              <w:jc w:val="left"/>
              <w:rPr>
                <w:ins w:id="2127" w:author="Autor desconhecido" w:date="2025-09-28T19:32:00Z"/>
                <w:rFonts w:ascii="Times New Roman" w:eastAsia="Times New Roman" w:hAnsi="Times New Roman" w:cs="Times New Roman"/>
                <w:rPrChange w:id="2128" w:author="User" w:date="2025-09-29T17:17:00Z">
                  <w:rPr>
                    <w:ins w:id="2129" w:author="Autor desconhecido" w:date="2025-09-28T19:32:00Z"/>
                    <w:rFonts w:ascii="Times New Roman" w:eastAsia="Times New Roman" w:hAnsi="Times New Roman" w:cs="Times New Roman"/>
                    <w:shd w:val="clear" w:color="auto" w:fill="8DFF00"/>
                  </w:rPr>
                </w:rPrChange>
              </w:rPr>
            </w:pPr>
            <w:ins w:id="2130" w:author="Autor desconhecido" w:date="2025-09-28T19:32:00Z">
              <w:r w:rsidRPr="00CB4FED">
                <w:rPr>
                  <w:rFonts w:ascii="Times New Roman" w:eastAsia="Times New Roman" w:hAnsi="Times New Roman" w:cs="Times New Roman"/>
                  <w:rPrChange w:id="2131" w:author="User" w:date="2025-09-29T17:17:00Z">
                    <w:rPr>
                      <w:rFonts w:ascii="Times New Roman" w:eastAsia="Times New Roman" w:hAnsi="Times New Roman" w:cs="Times New Roman"/>
                      <w:shd w:val="clear" w:color="auto" w:fill="8DFF00"/>
                    </w:rPr>
                  </w:rPrChange>
                </w:rPr>
                <w:t>Base de apoio (distância média entre mãos)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132"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455B134" w14:textId="77777777" w:rsidR="00922388" w:rsidRPr="00CB4FED" w:rsidRDefault="00854586">
            <w:pPr>
              <w:spacing w:line="240" w:lineRule="auto"/>
              <w:jc w:val="left"/>
              <w:rPr>
                <w:ins w:id="2133" w:author="Autor desconhecido" w:date="2025-09-28T19:32:00Z"/>
                <w:rFonts w:ascii="Times New Roman" w:eastAsia="Times New Roman" w:hAnsi="Times New Roman" w:cs="Times New Roman"/>
                <w:rPrChange w:id="2134" w:author="User" w:date="2025-09-29T17:17:00Z">
                  <w:rPr>
                    <w:ins w:id="2135" w:author="Autor desconhecido" w:date="2025-09-28T19:32:00Z"/>
                    <w:rFonts w:ascii="Times New Roman" w:eastAsia="Times New Roman" w:hAnsi="Times New Roman" w:cs="Times New Roman"/>
                    <w:shd w:val="clear" w:color="auto" w:fill="8DFF00"/>
                  </w:rPr>
                </w:rPrChange>
              </w:rPr>
            </w:pPr>
            <w:ins w:id="2136" w:author="Autor desconhecido" w:date="2025-09-28T19:32:00Z">
              <w:r w:rsidRPr="00CB4FED">
                <w:rPr>
                  <w:rFonts w:ascii="Times New Roman" w:eastAsia="Times New Roman" w:hAnsi="Times New Roman" w:cs="Times New Roman"/>
                  <w:rPrChange w:id="2137" w:author="User" w:date="2025-09-29T17:17:00Z">
                    <w:rPr>
                      <w:rFonts w:ascii="Times New Roman" w:eastAsia="Times New Roman" w:hAnsi="Times New Roman" w:cs="Times New Roman"/>
                      <w:shd w:val="clear" w:color="auto" w:fill="8DFF00"/>
                    </w:rPr>
                  </w:rPrChange>
                </w:rPr>
                <w:t>Sistema GaitRite®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138"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267BEE5C" w14:textId="77777777" w:rsidR="00922388" w:rsidRPr="00CB4FED" w:rsidRDefault="00854586">
            <w:pPr>
              <w:spacing w:line="240" w:lineRule="auto"/>
              <w:jc w:val="left"/>
              <w:rPr>
                <w:ins w:id="2139" w:author="Autor desconhecido" w:date="2025-09-28T19:32:00Z"/>
                <w:rFonts w:ascii="Times New Roman" w:eastAsia="Times New Roman" w:hAnsi="Times New Roman" w:cs="Times New Roman"/>
                <w:rPrChange w:id="2140" w:author="User" w:date="2025-09-29T17:17:00Z">
                  <w:rPr>
                    <w:ins w:id="2141" w:author="Autor desconhecido" w:date="2025-09-28T19:32:00Z"/>
                    <w:rFonts w:ascii="Times New Roman" w:eastAsia="Times New Roman" w:hAnsi="Times New Roman" w:cs="Times New Roman"/>
                    <w:shd w:val="clear" w:color="auto" w:fill="8DFF00"/>
                  </w:rPr>
                </w:rPrChange>
              </w:rPr>
            </w:pPr>
            <w:ins w:id="2142" w:author="Autor desconhecido" w:date="2025-09-28T19:32:00Z">
              <w:r w:rsidRPr="00CB4FED">
                <w:rPr>
                  <w:rFonts w:ascii="Times New Roman" w:eastAsia="Times New Roman" w:hAnsi="Times New Roman" w:cs="Times New Roman"/>
                  <w:rPrChange w:id="2143" w:author="User" w:date="2025-09-29T17:17:00Z">
                    <w:rPr>
                      <w:rFonts w:ascii="Times New Roman" w:eastAsia="Times New Roman" w:hAnsi="Times New Roman" w:cs="Times New Roman"/>
                      <w:shd w:val="clear" w:color="auto" w:fill="8DFF00"/>
                    </w:rPr>
                  </w:rPrChange>
                </w:rPr>
                <w:t>Analisa como bases mais amplas ou estreitas influenciam o controle postural.</w:t>
              </w:r>
            </w:ins>
          </w:p>
        </w:tc>
      </w:tr>
      <w:tr w:rsidR="00922388" w:rsidRPr="00CB4FED" w14:paraId="11C05057" w14:textId="77777777" w:rsidTr="00CB4FED">
        <w:trPr>
          <w:ins w:id="2144"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145"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2DC0CA9F" w14:textId="77777777" w:rsidR="00922388" w:rsidRPr="00CB4FED" w:rsidRDefault="00854586">
            <w:pPr>
              <w:spacing w:line="240" w:lineRule="auto"/>
              <w:jc w:val="left"/>
              <w:rPr>
                <w:ins w:id="2146" w:author="Autor desconhecido" w:date="2025-09-28T19:32:00Z"/>
                <w:rFonts w:ascii="Times New Roman" w:eastAsia="Times New Roman" w:hAnsi="Times New Roman" w:cs="Times New Roman"/>
                <w:rPrChange w:id="2147" w:author="User" w:date="2025-09-29T17:17:00Z">
                  <w:rPr>
                    <w:ins w:id="2148" w:author="Autor desconhecido" w:date="2025-09-28T19:32:00Z"/>
                    <w:rFonts w:ascii="Times New Roman" w:eastAsia="Times New Roman" w:hAnsi="Times New Roman" w:cs="Times New Roman"/>
                    <w:shd w:val="clear" w:color="auto" w:fill="8DFF00"/>
                  </w:rPr>
                </w:rPrChange>
              </w:rPr>
            </w:pPr>
            <w:ins w:id="2149" w:author="Autor desconhecido" w:date="2025-09-28T19:32:00Z">
              <w:r w:rsidRPr="00CB4FED">
                <w:rPr>
                  <w:rFonts w:ascii="Times New Roman" w:eastAsia="Times New Roman" w:hAnsi="Times New Roman" w:cs="Times New Roman"/>
                  <w:rPrChange w:id="2150" w:author="User" w:date="2025-09-29T17:17:00Z">
                    <w:rPr>
                      <w:rFonts w:ascii="Times New Roman" w:eastAsia="Times New Roman" w:hAnsi="Times New Roman" w:cs="Times New Roman"/>
                      <w:shd w:val="clear" w:color="auto" w:fill="8DFF00"/>
                    </w:rPr>
                  </w:rPrChange>
                </w:rPr>
                <w:t>Variabilidade do CoP + GFR</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151"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5829F320" w14:textId="77777777" w:rsidR="00922388" w:rsidRPr="00CB4FED" w:rsidRDefault="00854586">
            <w:pPr>
              <w:spacing w:line="240" w:lineRule="auto"/>
              <w:jc w:val="left"/>
              <w:rPr>
                <w:ins w:id="2152" w:author="Autor desconhecido" w:date="2025-09-28T19:32:00Z"/>
                <w:rFonts w:ascii="Times New Roman" w:eastAsia="Times New Roman" w:hAnsi="Times New Roman" w:cs="Times New Roman"/>
                <w:rPrChange w:id="2153" w:author="User" w:date="2025-09-29T17:17:00Z">
                  <w:rPr>
                    <w:ins w:id="2154" w:author="Autor desconhecido" w:date="2025-09-28T19:32:00Z"/>
                    <w:rFonts w:ascii="Times New Roman" w:eastAsia="Times New Roman" w:hAnsi="Times New Roman" w:cs="Times New Roman"/>
                    <w:shd w:val="clear" w:color="auto" w:fill="8DFF00"/>
                  </w:rPr>
                </w:rPrChange>
              </w:rPr>
            </w:pPr>
            <w:ins w:id="2155" w:author="Autor desconhecido" w:date="2025-09-28T19:32:00Z">
              <w:r w:rsidRPr="00CB4FED">
                <w:rPr>
                  <w:rFonts w:ascii="Times New Roman" w:eastAsia="Times New Roman" w:hAnsi="Times New Roman" w:cs="Times New Roman"/>
                  <w:rPrChange w:id="2156" w:author="User" w:date="2025-09-29T17:17:00Z">
                    <w:rPr>
                      <w:rFonts w:ascii="Times New Roman" w:eastAsia="Times New Roman" w:hAnsi="Times New Roman" w:cs="Times New Roman"/>
                      <w:shd w:val="clear" w:color="auto" w:fill="8DFF00"/>
                    </w:rPr>
                  </w:rPrChange>
                </w:rPr>
                <w:t>Plataforma de Força (Bertec®)</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157"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5C6109C2" w14:textId="77777777" w:rsidR="00922388" w:rsidRPr="00CB4FED" w:rsidRDefault="00854586">
            <w:pPr>
              <w:spacing w:line="240" w:lineRule="auto"/>
              <w:jc w:val="left"/>
              <w:rPr>
                <w:ins w:id="2158" w:author="Autor desconhecido" w:date="2025-09-28T19:32:00Z"/>
                <w:rFonts w:ascii="Times New Roman" w:eastAsia="Times New Roman" w:hAnsi="Times New Roman" w:cs="Times New Roman"/>
                <w:rPrChange w:id="2159" w:author="User" w:date="2025-09-29T17:17:00Z">
                  <w:rPr>
                    <w:ins w:id="2160" w:author="Autor desconhecido" w:date="2025-09-28T19:32:00Z"/>
                    <w:rFonts w:ascii="Times New Roman" w:eastAsia="Times New Roman" w:hAnsi="Times New Roman" w:cs="Times New Roman"/>
                    <w:shd w:val="clear" w:color="auto" w:fill="8DFF00"/>
                  </w:rPr>
                </w:rPrChange>
              </w:rPr>
            </w:pPr>
            <w:ins w:id="2161" w:author="Autor desconhecido" w:date="2025-09-28T19:32:00Z">
              <w:r w:rsidRPr="00CB4FED">
                <w:rPr>
                  <w:rFonts w:ascii="Times New Roman" w:eastAsia="Times New Roman" w:hAnsi="Times New Roman" w:cs="Times New Roman"/>
                  <w:rPrChange w:id="2162" w:author="User" w:date="2025-09-29T17:17:00Z">
                    <w:rPr>
                      <w:rFonts w:ascii="Times New Roman" w:eastAsia="Times New Roman" w:hAnsi="Times New Roman" w:cs="Times New Roman"/>
                      <w:shd w:val="clear" w:color="auto" w:fill="8DFF00"/>
                    </w:rPr>
                  </w:rPrChange>
                </w:rPr>
                <w:t>Analisa o controle postural antecipatório dos primeiros passos</w:t>
              </w:r>
            </w:ins>
          </w:p>
        </w:tc>
      </w:tr>
      <w:tr w:rsidR="00922388" w:rsidRPr="00CB4FED" w14:paraId="14D07398" w14:textId="77777777" w:rsidTr="00CB4FED">
        <w:trPr>
          <w:ins w:id="2163"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164"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19D6CC8F" w14:textId="77777777" w:rsidR="00922388" w:rsidRPr="00CB4FED" w:rsidRDefault="00854586">
            <w:pPr>
              <w:spacing w:line="240" w:lineRule="auto"/>
              <w:jc w:val="left"/>
              <w:rPr>
                <w:ins w:id="2165" w:author="Autor desconhecido" w:date="2025-09-28T19:32:00Z"/>
                <w:rFonts w:ascii="Times New Roman" w:eastAsia="Times New Roman" w:hAnsi="Times New Roman" w:cs="Times New Roman"/>
                <w:rPrChange w:id="2166" w:author="User" w:date="2025-09-29T17:17:00Z">
                  <w:rPr>
                    <w:ins w:id="2167" w:author="Autor desconhecido" w:date="2025-09-28T19:32:00Z"/>
                    <w:rFonts w:ascii="Times New Roman" w:eastAsia="Times New Roman" w:hAnsi="Times New Roman" w:cs="Times New Roman"/>
                    <w:shd w:val="clear" w:color="auto" w:fill="8DFF00"/>
                  </w:rPr>
                </w:rPrChange>
              </w:rPr>
            </w:pPr>
            <w:ins w:id="2168" w:author="Autor desconhecido" w:date="2025-09-28T19:32:00Z">
              <w:r w:rsidRPr="00CB4FED">
                <w:rPr>
                  <w:rFonts w:ascii="Times New Roman" w:eastAsia="Times New Roman" w:hAnsi="Times New Roman" w:cs="Times New Roman"/>
                  <w:rPrChange w:id="2169" w:author="User" w:date="2025-09-29T17:17:00Z">
                    <w:rPr>
                      <w:rFonts w:ascii="Times New Roman" w:eastAsia="Times New Roman" w:hAnsi="Times New Roman" w:cs="Times New Roman"/>
                      <w:shd w:val="clear" w:color="auto" w:fill="8DFF00"/>
                    </w:rPr>
                  </w:rPrChange>
                </w:rPr>
                <w:t>Força dos flexores de punho</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170"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60725134" w14:textId="77777777" w:rsidR="00922388" w:rsidRPr="00CB4FED" w:rsidRDefault="00854586">
            <w:pPr>
              <w:spacing w:line="240" w:lineRule="auto"/>
              <w:jc w:val="left"/>
              <w:rPr>
                <w:ins w:id="2171" w:author="Autor desconhecido" w:date="2025-09-28T19:32:00Z"/>
                <w:rFonts w:ascii="Times New Roman" w:eastAsia="Times New Roman" w:hAnsi="Times New Roman" w:cs="Times New Roman"/>
                <w:rPrChange w:id="2172" w:author="User" w:date="2025-09-29T17:17:00Z">
                  <w:rPr>
                    <w:ins w:id="2173" w:author="Autor desconhecido" w:date="2025-09-28T19:32:00Z"/>
                    <w:rFonts w:ascii="Times New Roman" w:eastAsia="Times New Roman" w:hAnsi="Times New Roman" w:cs="Times New Roman"/>
                    <w:shd w:val="clear" w:color="auto" w:fill="8DFF00"/>
                  </w:rPr>
                </w:rPrChange>
              </w:rPr>
            </w:pPr>
            <w:ins w:id="2174" w:author="Autor desconhecido" w:date="2025-09-28T19:32:00Z">
              <w:r w:rsidRPr="00CB4FED">
                <w:rPr>
                  <w:rFonts w:ascii="Times New Roman" w:eastAsia="Times New Roman" w:hAnsi="Times New Roman" w:cs="Times New Roman"/>
                  <w:rPrChange w:id="2175" w:author="User" w:date="2025-09-29T17:17:00Z">
                    <w:rPr>
                      <w:rFonts w:ascii="Times New Roman" w:eastAsia="Times New Roman" w:hAnsi="Times New Roman" w:cs="Times New Roman"/>
                      <w:shd w:val="clear" w:color="auto" w:fill="8DFF00"/>
                    </w:rPr>
                  </w:rPrChange>
                </w:rPr>
                <w:t>Dinamômetro</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176"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1CA22E21" w14:textId="77777777" w:rsidR="00922388" w:rsidRPr="00CB4FED" w:rsidRDefault="00854586">
            <w:pPr>
              <w:spacing w:line="240" w:lineRule="auto"/>
              <w:jc w:val="left"/>
              <w:rPr>
                <w:ins w:id="2177" w:author="Autor desconhecido" w:date="2025-09-28T19:32:00Z"/>
                <w:rFonts w:ascii="Times New Roman" w:eastAsia="Times New Roman" w:hAnsi="Times New Roman" w:cs="Times New Roman"/>
                <w:rPrChange w:id="2178" w:author="User" w:date="2025-09-29T17:17:00Z">
                  <w:rPr>
                    <w:ins w:id="2179" w:author="Autor desconhecido" w:date="2025-09-28T19:32:00Z"/>
                    <w:rFonts w:ascii="Times New Roman" w:eastAsia="Times New Roman" w:hAnsi="Times New Roman" w:cs="Times New Roman"/>
                    <w:shd w:val="clear" w:color="auto" w:fill="8DFF00"/>
                  </w:rPr>
                </w:rPrChange>
              </w:rPr>
            </w:pPr>
            <w:ins w:id="2180" w:author="Autor desconhecido" w:date="2025-09-28T19:32:00Z">
              <w:r w:rsidRPr="00CB4FED">
                <w:rPr>
                  <w:rFonts w:ascii="Times New Roman" w:eastAsia="Times New Roman" w:hAnsi="Times New Roman" w:cs="Times New Roman"/>
                  <w:rPrChange w:id="2181" w:author="User" w:date="2025-09-29T17:17:00Z">
                    <w:rPr>
                      <w:rFonts w:ascii="Times New Roman" w:eastAsia="Times New Roman" w:hAnsi="Times New Roman" w:cs="Times New Roman"/>
                      <w:shd w:val="clear" w:color="auto" w:fill="8DFF00"/>
                    </w:rPr>
                  </w:rPrChange>
                </w:rPr>
                <w:t>Relaciona-se à capacidade de realizar correções finas e manter estabilidade durante a propulsão.</w:t>
              </w:r>
            </w:ins>
          </w:p>
        </w:tc>
      </w:tr>
      <w:tr w:rsidR="00922388" w:rsidRPr="00CB4FED" w14:paraId="1BEAC0AB" w14:textId="77777777" w:rsidTr="00CB4FED">
        <w:trPr>
          <w:ins w:id="2182"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183"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1BEF4C43" w14:textId="77777777" w:rsidR="00922388" w:rsidRPr="00CB4FED" w:rsidRDefault="00854586">
            <w:pPr>
              <w:spacing w:line="240" w:lineRule="auto"/>
              <w:jc w:val="left"/>
              <w:rPr>
                <w:ins w:id="2184" w:author="Autor desconhecido" w:date="2025-09-28T19:32:00Z"/>
                <w:rFonts w:ascii="Times New Roman" w:eastAsia="Times New Roman" w:hAnsi="Times New Roman" w:cs="Times New Roman"/>
                <w:rPrChange w:id="2185" w:author="User" w:date="2025-09-29T17:17:00Z">
                  <w:rPr>
                    <w:ins w:id="2186" w:author="Autor desconhecido" w:date="2025-09-28T19:32:00Z"/>
                    <w:rFonts w:ascii="Times New Roman" w:eastAsia="Times New Roman" w:hAnsi="Times New Roman" w:cs="Times New Roman"/>
                    <w:shd w:val="clear" w:color="auto" w:fill="8DFF00"/>
                  </w:rPr>
                </w:rPrChange>
              </w:rPr>
            </w:pPr>
            <w:ins w:id="2187" w:author="Autor desconhecido" w:date="2025-09-28T19:32:00Z">
              <w:r w:rsidRPr="00CB4FED">
                <w:rPr>
                  <w:rFonts w:ascii="Times New Roman" w:eastAsia="Times New Roman" w:hAnsi="Times New Roman" w:cs="Times New Roman"/>
                  <w:rPrChange w:id="2188" w:author="User" w:date="2025-09-29T17:17:00Z">
                    <w:rPr>
                      <w:rFonts w:ascii="Times New Roman" w:eastAsia="Times New Roman" w:hAnsi="Times New Roman" w:cs="Times New Roman"/>
                      <w:shd w:val="clear" w:color="auto" w:fill="8DFF00"/>
                    </w:rPr>
                  </w:rPrChange>
                </w:rPr>
                <w:t>Força dos flexores dos dedos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189"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64D691A" w14:textId="77777777" w:rsidR="00922388" w:rsidRPr="00CB4FED" w:rsidRDefault="00854586">
            <w:pPr>
              <w:spacing w:line="240" w:lineRule="auto"/>
              <w:jc w:val="left"/>
              <w:rPr>
                <w:ins w:id="2190" w:author="Autor desconhecido" w:date="2025-09-28T19:32:00Z"/>
                <w:rFonts w:ascii="Times New Roman" w:eastAsia="Times New Roman" w:hAnsi="Times New Roman" w:cs="Times New Roman"/>
                <w:rPrChange w:id="2191" w:author="User" w:date="2025-09-29T17:17:00Z">
                  <w:rPr>
                    <w:ins w:id="2192" w:author="Autor desconhecido" w:date="2025-09-28T19:32:00Z"/>
                    <w:rFonts w:ascii="Times New Roman" w:eastAsia="Times New Roman" w:hAnsi="Times New Roman" w:cs="Times New Roman"/>
                    <w:shd w:val="clear" w:color="auto" w:fill="8DFF00"/>
                  </w:rPr>
                </w:rPrChange>
              </w:rPr>
            </w:pPr>
            <w:ins w:id="2193" w:author="Autor desconhecido" w:date="2025-09-28T19:32:00Z">
              <w:r w:rsidRPr="00CB4FED">
                <w:rPr>
                  <w:rFonts w:ascii="Times New Roman" w:eastAsia="Times New Roman" w:hAnsi="Times New Roman" w:cs="Times New Roman"/>
                  <w:rPrChange w:id="2194" w:author="User" w:date="2025-09-29T17:17:00Z">
                    <w:rPr>
                      <w:rFonts w:ascii="Times New Roman" w:eastAsia="Times New Roman" w:hAnsi="Times New Roman" w:cs="Times New Roman"/>
                      <w:shd w:val="clear" w:color="auto" w:fill="8DFF00"/>
                    </w:rPr>
                  </w:rPrChange>
                </w:rPr>
                <w:t>Dinamômetro</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195"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22C5DE38" w14:textId="77777777" w:rsidR="00922388" w:rsidRPr="00CB4FED" w:rsidRDefault="00854586">
            <w:pPr>
              <w:spacing w:line="240" w:lineRule="auto"/>
              <w:jc w:val="left"/>
              <w:rPr>
                <w:ins w:id="2196" w:author="Autor desconhecido" w:date="2025-09-28T19:32:00Z"/>
                <w:rFonts w:ascii="Times New Roman" w:eastAsia="Times New Roman" w:hAnsi="Times New Roman" w:cs="Times New Roman"/>
                <w:rPrChange w:id="2197" w:author="User" w:date="2025-09-29T17:17:00Z">
                  <w:rPr>
                    <w:ins w:id="2198" w:author="Autor desconhecido" w:date="2025-09-28T19:32:00Z"/>
                    <w:rFonts w:ascii="Times New Roman" w:eastAsia="Times New Roman" w:hAnsi="Times New Roman" w:cs="Times New Roman"/>
                    <w:shd w:val="clear" w:color="auto" w:fill="8DFF00"/>
                  </w:rPr>
                </w:rPrChange>
              </w:rPr>
            </w:pPr>
            <w:ins w:id="2199" w:author="Autor desconhecido" w:date="2025-09-28T19:32:00Z">
              <w:r w:rsidRPr="00CB4FED">
                <w:rPr>
                  <w:rFonts w:ascii="Times New Roman" w:eastAsia="Times New Roman" w:hAnsi="Times New Roman" w:cs="Times New Roman"/>
                  <w:rPrChange w:id="2200" w:author="User" w:date="2025-09-29T17:17:00Z">
                    <w:rPr>
                      <w:rFonts w:ascii="Times New Roman" w:eastAsia="Times New Roman" w:hAnsi="Times New Roman" w:cs="Times New Roman"/>
                      <w:shd w:val="clear" w:color="auto" w:fill="8DFF00"/>
                    </w:rPr>
                  </w:rPrChange>
                </w:rPr>
                <w:t>Contribui para ajustes finos de pressão na base de apoio.</w:t>
              </w:r>
            </w:ins>
          </w:p>
        </w:tc>
      </w:tr>
      <w:tr w:rsidR="00922388" w:rsidRPr="00CB4FED" w14:paraId="2C78BD2B" w14:textId="77777777" w:rsidTr="00CB4FED">
        <w:trPr>
          <w:ins w:id="2201"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202"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17EE2E0D" w14:textId="77777777" w:rsidR="00922388" w:rsidRPr="00CB4FED" w:rsidRDefault="00854586">
            <w:pPr>
              <w:spacing w:line="240" w:lineRule="auto"/>
              <w:jc w:val="left"/>
              <w:rPr>
                <w:ins w:id="2203" w:author="Autor desconhecido" w:date="2025-09-28T19:32:00Z"/>
                <w:rFonts w:ascii="Times New Roman" w:eastAsia="Times New Roman" w:hAnsi="Times New Roman" w:cs="Times New Roman"/>
                <w:rPrChange w:id="2204" w:author="User" w:date="2025-09-29T17:17:00Z">
                  <w:rPr>
                    <w:ins w:id="2205" w:author="Autor desconhecido" w:date="2025-09-28T19:32:00Z"/>
                    <w:rFonts w:ascii="Times New Roman" w:hAnsi="Times New Roman"/>
                    <w:shd w:val="clear" w:color="auto" w:fill="8DFF00"/>
                  </w:rPr>
                </w:rPrChange>
              </w:rPr>
            </w:pPr>
            <w:ins w:id="2206" w:author="Autor desconhecido" w:date="2025-09-28T19:32:00Z">
              <w:r w:rsidRPr="00CB4FED">
                <w:rPr>
                  <w:rFonts w:ascii="Times New Roman" w:eastAsia="Times New Roman" w:hAnsi="Times New Roman" w:cs="Times New Roman"/>
                  <w:rPrChange w:id="2207" w:author="User" w:date="2025-09-29T17:17:00Z">
                    <w:rPr>
                      <w:rFonts w:ascii="Times New Roman" w:eastAsia="Times New Roman" w:hAnsi="Times New Roman" w:cs="Times New Roman"/>
                      <w:shd w:val="clear" w:color="auto" w:fill="8DFF00"/>
                    </w:rPr>
                  </w:rPrChange>
                </w:rPr>
                <w:t xml:space="preserve">Força máxima relativa à massa corporal no </w:t>
              </w:r>
              <w:r w:rsidRPr="00CB4FED">
                <w:rPr>
                  <w:rFonts w:ascii="Times New Roman" w:eastAsia="Times New Roman" w:hAnsi="Times New Roman" w:cs="Times New Roman"/>
                  <w:rPrChange w:id="2208" w:author="User" w:date="2025-09-29T17:17:00Z">
                    <w:rPr>
                      <w:rFonts w:ascii="Times New Roman" w:eastAsia="Times New Roman" w:hAnsi="Times New Roman" w:cs="Times New Roman"/>
                      <w:i/>
                      <w:shd w:val="clear" w:color="auto" w:fill="8DFF00"/>
                    </w:rPr>
                  </w:rPrChange>
                </w:rPr>
                <w:t>shoulder press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209"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2769589B" w14:textId="77777777" w:rsidR="00922388" w:rsidRPr="00CB4FED" w:rsidRDefault="00854586">
            <w:pPr>
              <w:spacing w:line="240" w:lineRule="auto"/>
              <w:jc w:val="left"/>
              <w:rPr>
                <w:ins w:id="2210" w:author="Autor desconhecido" w:date="2025-09-28T19:32:00Z"/>
                <w:rFonts w:ascii="Times New Roman" w:eastAsia="Times New Roman" w:hAnsi="Times New Roman" w:cs="Times New Roman"/>
                <w:rPrChange w:id="2211" w:author="User" w:date="2025-09-29T17:17:00Z">
                  <w:rPr>
                    <w:ins w:id="2212" w:author="Autor desconhecido" w:date="2025-09-28T19:32:00Z"/>
                    <w:rFonts w:ascii="Times New Roman" w:eastAsia="Times New Roman" w:hAnsi="Times New Roman" w:cs="Times New Roman"/>
                    <w:shd w:val="clear" w:color="auto" w:fill="8DFF00"/>
                  </w:rPr>
                </w:rPrChange>
              </w:rPr>
            </w:pPr>
            <w:ins w:id="2213" w:author="Autor desconhecido" w:date="2025-09-28T19:32:00Z">
              <w:r w:rsidRPr="00CB4FED">
                <w:rPr>
                  <w:rFonts w:ascii="Times New Roman" w:eastAsia="Times New Roman" w:hAnsi="Times New Roman" w:cs="Times New Roman"/>
                  <w:rPrChange w:id="2214" w:author="User" w:date="2025-09-29T17:17:00Z">
                    <w:rPr>
                      <w:rFonts w:ascii="Times New Roman" w:eastAsia="Times New Roman" w:hAnsi="Times New Roman" w:cs="Times New Roman"/>
                      <w:shd w:val="clear" w:color="auto" w:fill="8DFF00"/>
                    </w:rPr>
                  </w:rPrChange>
                </w:rPr>
                <w:t xml:space="preserve">Teste de 1-RM </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215"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0F78E869" w14:textId="77777777" w:rsidR="00922388" w:rsidRPr="00CB4FED" w:rsidRDefault="00854586">
            <w:pPr>
              <w:spacing w:line="240" w:lineRule="auto"/>
              <w:jc w:val="left"/>
              <w:rPr>
                <w:ins w:id="2216" w:author="Autor desconhecido" w:date="2025-09-28T19:32:00Z"/>
                <w:rFonts w:ascii="Times New Roman" w:eastAsia="Times New Roman" w:hAnsi="Times New Roman" w:cs="Times New Roman"/>
                <w:rPrChange w:id="2217" w:author="User" w:date="2025-09-29T17:17:00Z">
                  <w:rPr>
                    <w:ins w:id="2218" w:author="Autor desconhecido" w:date="2025-09-28T19:32:00Z"/>
                    <w:rFonts w:ascii="Times New Roman" w:eastAsia="Times New Roman" w:hAnsi="Times New Roman" w:cs="Times New Roman"/>
                    <w:shd w:val="clear" w:color="auto" w:fill="8DFF00"/>
                  </w:rPr>
                </w:rPrChange>
              </w:rPr>
            </w:pPr>
            <w:ins w:id="2219" w:author="Autor desconhecido" w:date="2025-09-28T19:32:00Z">
              <w:r w:rsidRPr="00CB4FED">
                <w:rPr>
                  <w:rFonts w:ascii="Times New Roman" w:eastAsia="Times New Roman" w:hAnsi="Times New Roman" w:cs="Times New Roman"/>
                  <w:rPrChange w:id="2220" w:author="User" w:date="2025-09-29T17:17:00Z">
                    <w:rPr>
                      <w:rFonts w:ascii="Times New Roman" w:eastAsia="Times New Roman" w:hAnsi="Times New Roman" w:cs="Times New Roman"/>
                      <w:shd w:val="clear" w:color="auto" w:fill="8DFF00"/>
                    </w:rPr>
                  </w:rPrChange>
                </w:rPr>
                <w:t>Relaciona-se à sustentação da massa corporal e estabilidade do ombro.</w:t>
              </w:r>
            </w:ins>
          </w:p>
        </w:tc>
      </w:tr>
      <w:tr w:rsidR="00922388" w:rsidRPr="00CB4FED" w14:paraId="16A171D1" w14:textId="77777777" w:rsidTr="00CB4FED">
        <w:trPr>
          <w:ins w:id="2221"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222"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2EFDD6DD" w14:textId="77777777" w:rsidR="00922388" w:rsidRPr="00CB4FED" w:rsidRDefault="00854586">
            <w:pPr>
              <w:spacing w:line="240" w:lineRule="auto"/>
              <w:jc w:val="left"/>
              <w:rPr>
                <w:ins w:id="2223" w:author="Autor desconhecido" w:date="2025-09-28T19:32:00Z"/>
                <w:rFonts w:ascii="Times New Roman" w:eastAsia="Times New Roman" w:hAnsi="Times New Roman" w:cs="Times New Roman"/>
                <w:rPrChange w:id="2224" w:author="User" w:date="2025-09-29T17:17:00Z">
                  <w:rPr>
                    <w:ins w:id="2225" w:author="Autor desconhecido" w:date="2025-09-28T19:32:00Z"/>
                    <w:rFonts w:ascii="Times New Roman" w:hAnsi="Times New Roman"/>
                    <w:shd w:val="clear" w:color="auto" w:fill="8DFF00"/>
                  </w:rPr>
                </w:rPrChange>
              </w:rPr>
            </w:pPr>
            <w:ins w:id="2226" w:author="Autor desconhecido" w:date="2025-09-28T19:32:00Z">
              <w:r w:rsidRPr="00CB4FED">
                <w:rPr>
                  <w:rFonts w:ascii="Times New Roman" w:eastAsia="Times New Roman" w:hAnsi="Times New Roman" w:cs="Times New Roman"/>
                  <w:rPrChange w:id="2227" w:author="User" w:date="2025-09-29T17:17:00Z">
                    <w:rPr>
                      <w:rFonts w:ascii="Times New Roman" w:eastAsia="Times New Roman" w:hAnsi="Times New Roman" w:cs="Times New Roman"/>
                      <w:shd w:val="clear" w:color="auto" w:fill="8DFF00"/>
                    </w:rPr>
                  </w:rPrChange>
                </w:rPr>
                <w:lastRenderedPageBreak/>
                <w:t>Resistência em posição invertida (</w:t>
              </w:r>
              <w:r w:rsidRPr="00CB4FED">
                <w:rPr>
                  <w:rFonts w:ascii="Times New Roman" w:eastAsia="Times New Roman" w:hAnsi="Times New Roman" w:cs="Times New Roman"/>
                  <w:rPrChange w:id="2228" w:author="User" w:date="2025-09-29T17:17:00Z">
                    <w:rPr>
                      <w:rFonts w:ascii="Times New Roman" w:eastAsia="Times New Roman" w:hAnsi="Times New Roman" w:cs="Times New Roman"/>
                      <w:i/>
                      <w:shd w:val="clear" w:color="auto" w:fill="8DFF00"/>
                    </w:rPr>
                  </w:rPrChange>
                </w:rPr>
                <w:t>wall-supported HS)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229"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5B28B79F" w14:textId="77777777" w:rsidR="00922388" w:rsidRPr="00CB4FED" w:rsidRDefault="00854586">
            <w:pPr>
              <w:spacing w:line="240" w:lineRule="auto"/>
              <w:jc w:val="left"/>
              <w:rPr>
                <w:ins w:id="2230" w:author="Autor desconhecido" w:date="2025-09-28T19:32:00Z"/>
                <w:rFonts w:ascii="Times New Roman" w:eastAsia="Times New Roman" w:hAnsi="Times New Roman" w:cs="Times New Roman"/>
                <w:rPrChange w:id="2231" w:author="User" w:date="2025-09-29T17:17:00Z">
                  <w:rPr>
                    <w:ins w:id="2232" w:author="Autor desconhecido" w:date="2025-09-28T19:32:00Z"/>
                    <w:rFonts w:ascii="Times New Roman" w:eastAsia="Times New Roman" w:hAnsi="Times New Roman" w:cs="Times New Roman"/>
                    <w:shd w:val="clear" w:color="auto" w:fill="8DFF00"/>
                  </w:rPr>
                </w:rPrChange>
              </w:rPr>
            </w:pPr>
            <w:ins w:id="2233" w:author="Autor desconhecido" w:date="2025-09-28T19:32:00Z">
              <w:r w:rsidRPr="00CB4FED">
                <w:rPr>
                  <w:rFonts w:ascii="Times New Roman" w:eastAsia="Times New Roman" w:hAnsi="Times New Roman" w:cs="Times New Roman"/>
                  <w:rPrChange w:id="2234" w:author="User" w:date="2025-09-29T17:17:00Z">
                    <w:rPr>
                      <w:rFonts w:ascii="Times New Roman" w:eastAsia="Times New Roman" w:hAnsi="Times New Roman" w:cs="Times New Roman"/>
                      <w:shd w:val="clear" w:color="auto" w:fill="8DFF00"/>
                    </w:rPr>
                  </w:rPrChange>
                </w:rPr>
                <w:t>Cronometro Digital</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235"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441938B6" w14:textId="77777777" w:rsidR="00922388" w:rsidRPr="00CB4FED" w:rsidRDefault="00854586">
            <w:pPr>
              <w:spacing w:line="240" w:lineRule="auto"/>
              <w:jc w:val="left"/>
              <w:rPr>
                <w:ins w:id="2236" w:author="Autor desconhecido" w:date="2025-09-28T19:32:00Z"/>
                <w:rFonts w:ascii="Times New Roman" w:eastAsia="Times New Roman" w:hAnsi="Times New Roman" w:cs="Times New Roman"/>
                <w:rPrChange w:id="2237" w:author="User" w:date="2025-09-29T17:17:00Z">
                  <w:rPr>
                    <w:ins w:id="2238" w:author="Autor desconhecido" w:date="2025-09-28T19:32:00Z"/>
                    <w:rFonts w:ascii="Times New Roman" w:eastAsia="Times New Roman" w:hAnsi="Times New Roman" w:cs="Times New Roman"/>
                    <w:shd w:val="clear" w:color="auto" w:fill="8DFF00"/>
                  </w:rPr>
                </w:rPrChange>
              </w:rPr>
            </w:pPr>
            <w:ins w:id="2239" w:author="Autor desconhecido" w:date="2025-09-28T19:32:00Z">
              <w:r w:rsidRPr="00CB4FED">
                <w:rPr>
                  <w:rFonts w:ascii="Times New Roman" w:eastAsia="Times New Roman" w:hAnsi="Times New Roman" w:cs="Times New Roman"/>
                  <w:rPrChange w:id="2240" w:author="User" w:date="2025-09-29T17:17:00Z">
                    <w:rPr>
                      <w:rFonts w:ascii="Times New Roman" w:eastAsia="Times New Roman" w:hAnsi="Times New Roman" w:cs="Times New Roman"/>
                      <w:shd w:val="clear" w:color="auto" w:fill="8DFF00"/>
                    </w:rPr>
                  </w:rPrChange>
                </w:rPr>
                <w:t>Avalia capacidade de resistir à fadiga em posição invertida</w:t>
              </w:r>
            </w:ins>
          </w:p>
        </w:tc>
      </w:tr>
      <w:tr w:rsidR="00922388" w:rsidRPr="00CB4FED" w14:paraId="71B4807D" w14:textId="77777777" w:rsidTr="00CB4FED">
        <w:trPr>
          <w:ins w:id="2241"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242"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4A980E48" w14:textId="77777777" w:rsidR="00922388" w:rsidRPr="00CB4FED" w:rsidRDefault="00854586">
            <w:pPr>
              <w:spacing w:line="240" w:lineRule="auto"/>
              <w:jc w:val="left"/>
              <w:rPr>
                <w:ins w:id="2243" w:author="Autor desconhecido" w:date="2025-09-28T19:32:00Z"/>
                <w:rFonts w:ascii="Times New Roman" w:eastAsia="Times New Roman" w:hAnsi="Times New Roman" w:cs="Times New Roman"/>
                <w:rPrChange w:id="2244" w:author="User" w:date="2025-09-29T17:17:00Z">
                  <w:rPr>
                    <w:ins w:id="2245" w:author="Autor desconhecido" w:date="2025-09-28T19:32:00Z"/>
                    <w:rFonts w:ascii="Times New Roman" w:eastAsia="Times New Roman" w:hAnsi="Times New Roman" w:cs="Times New Roman"/>
                    <w:shd w:val="clear" w:color="auto" w:fill="8DFF00"/>
                  </w:rPr>
                </w:rPrChange>
              </w:rPr>
            </w:pPr>
            <w:ins w:id="2246" w:author="Autor desconhecido" w:date="2025-09-28T19:32:00Z">
              <w:r w:rsidRPr="00CB4FED">
                <w:rPr>
                  <w:rFonts w:ascii="Times New Roman" w:eastAsia="Times New Roman" w:hAnsi="Times New Roman" w:cs="Times New Roman"/>
                  <w:rPrChange w:id="2247" w:author="User" w:date="2025-09-29T17:17:00Z">
                    <w:rPr>
                      <w:rFonts w:ascii="Times New Roman" w:eastAsia="Times New Roman" w:hAnsi="Times New Roman" w:cs="Times New Roman"/>
                      <w:shd w:val="clear" w:color="auto" w:fill="8DFF00"/>
                    </w:rPr>
                  </w:rPrChange>
                </w:rPr>
                <w:t>Altura do CoM</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248"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4668B234" w14:textId="77777777" w:rsidR="00922388" w:rsidRPr="00CB4FED" w:rsidRDefault="00854586">
            <w:pPr>
              <w:spacing w:line="240" w:lineRule="auto"/>
              <w:jc w:val="left"/>
              <w:rPr>
                <w:ins w:id="2249" w:author="Autor desconhecido" w:date="2025-09-28T19:32:00Z"/>
                <w:rFonts w:ascii="Times New Roman" w:eastAsia="Times New Roman" w:hAnsi="Times New Roman" w:cs="Times New Roman"/>
                <w:rPrChange w:id="2250" w:author="User" w:date="2025-09-29T17:17:00Z">
                  <w:rPr>
                    <w:ins w:id="2251" w:author="Autor desconhecido" w:date="2025-09-28T19:32:00Z"/>
                    <w:rFonts w:ascii="Times New Roman" w:eastAsia="Times New Roman" w:hAnsi="Times New Roman" w:cs="Times New Roman"/>
                    <w:shd w:val="clear" w:color="auto" w:fill="8DFF00"/>
                  </w:rPr>
                </w:rPrChange>
              </w:rPr>
            </w:pPr>
            <w:ins w:id="2252" w:author="Autor desconhecido" w:date="2025-09-28T19:32:00Z">
              <w:r w:rsidRPr="00CB4FED">
                <w:rPr>
                  <w:rFonts w:ascii="Times New Roman" w:eastAsia="Times New Roman" w:hAnsi="Times New Roman" w:cs="Times New Roman"/>
                  <w:rPrChange w:id="2253" w:author="User" w:date="2025-09-29T17:17:00Z">
                    <w:rPr>
                      <w:rFonts w:ascii="Times New Roman" w:eastAsia="Times New Roman" w:hAnsi="Times New Roman" w:cs="Times New Roman"/>
                      <w:shd w:val="clear" w:color="auto" w:fill="8DFF00"/>
                    </w:rPr>
                  </w:rPrChange>
                </w:rPr>
                <w:t xml:space="preserve">Captura de Movimento  </w:t>
              </w:r>
            </w:ins>
          </w:p>
          <w:p w14:paraId="39894AC2" w14:textId="77777777" w:rsidR="00922388" w:rsidRPr="00CB4FED" w:rsidRDefault="00854586">
            <w:pPr>
              <w:spacing w:line="240" w:lineRule="auto"/>
              <w:jc w:val="left"/>
              <w:rPr>
                <w:ins w:id="2254" w:author="Autor desconhecido" w:date="2025-09-28T19:32:00Z"/>
                <w:rFonts w:ascii="Times New Roman" w:eastAsia="Times New Roman" w:hAnsi="Times New Roman" w:cs="Times New Roman"/>
                <w:rPrChange w:id="2255" w:author="User" w:date="2025-09-29T17:17:00Z">
                  <w:rPr>
                    <w:ins w:id="2256" w:author="Autor desconhecido" w:date="2025-09-28T19:32:00Z"/>
                    <w:rFonts w:ascii="Times New Roman" w:eastAsia="Times New Roman" w:hAnsi="Times New Roman" w:cs="Times New Roman"/>
                    <w:shd w:val="clear" w:color="auto" w:fill="8DFF00"/>
                  </w:rPr>
                </w:rPrChange>
              </w:rPr>
            </w:pPr>
            <w:ins w:id="2257" w:author="Autor desconhecido" w:date="2025-09-28T19:32:00Z">
              <w:r w:rsidRPr="00CB4FED">
                <w:rPr>
                  <w:rFonts w:ascii="Times New Roman" w:eastAsia="Times New Roman" w:hAnsi="Times New Roman" w:cs="Times New Roman"/>
                  <w:rPrChange w:id="2258"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259"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6305D475" w14:textId="77777777" w:rsidR="00922388" w:rsidRPr="00CB4FED" w:rsidRDefault="00854586">
            <w:pPr>
              <w:spacing w:line="240" w:lineRule="auto"/>
              <w:jc w:val="left"/>
              <w:rPr>
                <w:ins w:id="2260" w:author="Autor desconhecido" w:date="2025-09-28T19:32:00Z"/>
                <w:rFonts w:ascii="Times New Roman" w:eastAsia="Times New Roman" w:hAnsi="Times New Roman" w:cs="Times New Roman"/>
                <w:rPrChange w:id="2261" w:author="User" w:date="2025-09-29T17:17:00Z">
                  <w:rPr>
                    <w:ins w:id="2262" w:author="Autor desconhecido" w:date="2025-09-28T19:32:00Z"/>
                    <w:rFonts w:ascii="Times New Roman" w:eastAsia="Times New Roman" w:hAnsi="Times New Roman" w:cs="Times New Roman"/>
                    <w:shd w:val="clear" w:color="auto" w:fill="8DFF00"/>
                  </w:rPr>
                </w:rPrChange>
              </w:rPr>
            </w:pPr>
            <w:ins w:id="2263" w:author="Autor desconhecido" w:date="2025-09-28T19:32:00Z">
              <w:r w:rsidRPr="00CB4FED">
                <w:rPr>
                  <w:rFonts w:ascii="Times New Roman" w:eastAsia="Times New Roman" w:hAnsi="Times New Roman" w:cs="Times New Roman"/>
                  <w:rPrChange w:id="2264" w:author="User" w:date="2025-09-29T17:17:00Z">
                    <w:rPr>
                      <w:rFonts w:ascii="Times New Roman" w:eastAsia="Times New Roman" w:hAnsi="Times New Roman" w:cs="Times New Roman"/>
                      <w:shd w:val="clear" w:color="auto" w:fill="8DFF00"/>
                    </w:rPr>
                  </w:rPrChange>
                </w:rPr>
                <w:t>Determina o nível de instabilidade inerente ao deslocamento invertido.</w:t>
              </w:r>
            </w:ins>
          </w:p>
        </w:tc>
      </w:tr>
      <w:tr w:rsidR="00922388" w:rsidRPr="00CB4FED" w14:paraId="3B0CDB19" w14:textId="77777777" w:rsidTr="00CB4FED">
        <w:trPr>
          <w:ins w:id="2265"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266"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34B24282" w14:textId="77777777" w:rsidR="00922388" w:rsidRPr="00CB4FED" w:rsidRDefault="00854586">
            <w:pPr>
              <w:spacing w:line="240" w:lineRule="auto"/>
              <w:jc w:val="left"/>
              <w:rPr>
                <w:ins w:id="2267" w:author="Autor desconhecido" w:date="2025-09-28T19:32:00Z"/>
                <w:rFonts w:ascii="Times New Roman" w:eastAsia="Times New Roman" w:hAnsi="Times New Roman" w:cs="Times New Roman"/>
                <w:rPrChange w:id="2268" w:author="User" w:date="2025-09-29T17:17:00Z">
                  <w:rPr>
                    <w:ins w:id="2269" w:author="Autor desconhecido" w:date="2025-09-28T19:32:00Z"/>
                    <w:rFonts w:ascii="Times New Roman" w:eastAsia="Times New Roman" w:hAnsi="Times New Roman" w:cs="Times New Roman"/>
                    <w:shd w:val="clear" w:color="auto" w:fill="8DFF00"/>
                  </w:rPr>
                </w:rPrChange>
              </w:rPr>
            </w:pPr>
            <w:ins w:id="2270" w:author="Autor desconhecido" w:date="2025-09-28T19:32:00Z">
              <w:r w:rsidRPr="00CB4FED">
                <w:rPr>
                  <w:rFonts w:ascii="Times New Roman" w:eastAsia="Times New Roman" w:hAnsi="Times New Roman" w:cs="Times New Roman"/>
                  <w:rPrChange w:id="2271" w:author="User" w:date="2025-09-29T17:17:00Z">
                    <w:rPr>
                      <w:rFonts w:ascii="Times New Roman" w:eastAsia="Times New Roman" w:hAnsi="Times New Roman" w:cs="Times New Roman"/>
                      <w:shd w:val="clear" w:color="auto" w:fill="8DFF00"/>
                    </w:rPr>
                  </w:rPrChange>
                </w:rPr>
                <w:t>Comprimento dos membros</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272"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35AE3BE3" w14:textId="77777777" w:rsidR="00922388" w:rsidRPr="00CB4FED" w:rsidRDefault="00854586">
            <w:pPr>
              <w:spacing w:line="240" w:lineRule="auto"/>
              <w:jc w:val="left"/>
              <w:rPr>
                <w:ins w:id="2273" w:author="Autor desconhecido" w:date="2025-09-28T19:32:00Z"/>
                <w:rFonts w:ascii="Times New Roman" w:eastAsia="Times New Roman" w:hAnsi="Times New Roman" w:cs="Times New Roman"/>
                <w:rPrChange w:id="2274" w:author="User" w:date="2025-09-29T17:17:00Z">
                  <w:rPr>
                    <w:ins w:id="2275" w:author="Autor desconhecido" w:date="2025-09-28T19:32:00Z"/>
                    <w:rFonts w:ascii="Times New Roman" w:eastAsia="Times New Roman" w:hAnsi="Times New Roman" w:cs="Times New Roman"/>
                    <w:shd w:val="clear" w:color="auto" w:fill="8DFF00"/>
                  </w:rPr>
                </w:rPrChange>
              </w:rPr>
            </w:pPr>
            <w:ins w:id="2276" w:author="Autor desconhecido" w:date="2025-09-28T19:32:00Z">
              <w:r w:rsidRPr="00CB4FED">
                <w:rPr>
                  <w:rFonts w:ascii="Times New Roman" w:eastAsia="Times New Roman" w:hAnsi="Times New Roman" w:cs="Times New Roman"/>
                  <w:rPrChange w:id="2277" w:author="User" w:date="2025-09-29T17:17:00Z">
                    <w:rPr>
                      <w:rFonts w:ascii="Times New Roman" w:eastAsia="Times New Roman" w:hAnsi="Times New Roman" w:cs="Times New Roman"/>
                      <w:shd w:val="clear" w:color="auto" w:fill="8DFF00"/>
                    </w:rPr>
                  </w:rPrChange>
                </w:rPr>
                <w:t xml:space="preserve">Captura de Movimento  </w:t>
              </w:r>
            </w:ins>
          </w:p>
          <w:p w14:paraId="783C31F4" w14:textId="77777777" w:rsidR="00922388" w:rsidRPr="00CB4FED" w:rsidRDefault="00854586">
            <w:pPr>
              <w:spacing w:line="240" w:lineRule="auto"/>
              <w:jc w:val="left"/>
              <w:rPr>
                <w:ins w:id="2278" w:author="Autor desconhecido" w:date="2025-09-28T19:32:00Z"/>
                <w:rFonts w:ascii="Times New Roman" w:eastAsia="Times New Roman" w:hAnsi="Times New Roman" w:cs="Times New Roman"/>
                <w:rPrChange w:id="2279" w:author="User" w:date="2025-09-29T17:17:00Z">
                  <w:rPr>
                    <w:ins w:id="2280" w:author="Autor desconhecido" w:date="2025-09-28T19:32:00Z"/>
                    <w:rFonts w:ascii="Times New Roman" w:eastAsia="Times New Roman" w:hAnsi="Times New Roman" w:cs="Times New Roman"/>
                    <w:shd w:val="clear" w:color="auto" w:fill="8DFF00"/>
                  </w:rPr>
                </w:rPrChange>
              </w:rPr>
            </w:pPr>
            <w:ins w:id="2281" w:author="Autor desconhecido" w:date="2025-09-28T19:32:00Z">
              <w:r w:rsidRPr="00CB4FED">
                <w:rPr>
                  <w:rFonts w:ascii="Times New Roman" w:eastAsia="Times New Roman" w:hAnsi="Times New Roman" w:cs="Times New Roman"/>
                  <w:rPrChange w:id="2282" w:author="User" w:date="2025-09-29T17:17:00Z">
                    <w:rPr>
                      <w:rFonts w:ascii="Times New Roman" w:eastAsia="Times New Roman" w:hAnsi="Times New Roman" w:cs="Times New Roman"/>
                      <w:shd w:val="clear" w:color="auto" w:fill="8DFF00"/>
                    </w:rPr>
                  </w:rPrChange>
                </w:rPr>
                <w:t>(Vicon®)</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283"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38554A36" w14:textId="77777777" w:rsidR="00922388" w:rsidRPr="00CB4FED" w:rsidRDefault="00854586">
            <w:pPr>
              <w:spacing w:line="240" w:lineRule="auto"/>
              <w:jc w:val="left"/>
              <w:rPr>
                <w:ins w:id="2284" w:author="Autor desconhecido" w:date="2025-09-28T19:32:00Z"/>
                <w:rFonts w:ascii="Times New Roman" w:eastAsia="Times New Roman" w:hAnsi="Times New Roman" w:cs="Times New Roman"/>
                <w:rPrChange w:id="2285" w:author="User" w:date="2025-09-29T17:17:00Z">
                  <w:rPr>
                    <w:ins w:id="2286" w:author="Autor desconhecido" w:date="2025-09-28T19:32:00Z"/>
                    <w:rFonts w:ascii="Times New Roman" w:eastAsia="Times New Roman" w:hAnsi="Times New Roman" w:cs="Times New Roman"/>
                    <w:shd w:val="clear" w:color="auto" w:fill="8DFF00"/>
                  </w:rPr>
                </w:rPrChange>
              </w:rPr>
            </w:pPr>
            <w:ins w:id="2287" w:author="Autor desconhecido" w:date="2025-09-28T19:32:00Z">
              <w:r w:rsidRPr="00CB4FED">
                <w:rPr>
                  <w:rFonts w:ascii="Times New Roman" w:eastAsia="Times New Roman" w:hAnsi="Times New Roman" w:cs="Times New Roman"/>
                  <w:rPrChange w:id="2288" w:author="User" w:date="2025-09-29T17:17:00Z">
                    <w:rPr>
                      <w:rFonts w:ascii="Times New Roman" w:eastAsia="Times New Roman" w:hAnsi="Times New Roman" w:cs="Times New Roman"/>
                      <w:shd w:val="clear" w:color="auto" w:fill="8DFF00"/>
                    </w:rPr>
                  </w:rPrChange>
                </w:rPr>
                <w:t>Afeta alavancas mecânicas e a precisão dos ajustes posturais.</w:t>
              </w:r>
            </w:ins>
          </w:p>
        </w:tc>
      </w:tr>
      <w:tr w:rsidR="00922388" w:rsidRPr="00CB4FED" w14:paraId="4419B3BA" w14:textId="77777777" w:rsidTr="00CB4FED">
        <w:trPr>
          <w:ins w:id="2289"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290"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773E33FB" w14:textId="77777777" w:rsidR="00922388" w:rsidRPr="00CB4FED" w:rsidRDefault="00854586">
            <w:pPr>
              <w:spacing w:line="240" w:lineRule="auto"/>
              <w:jc w:val="left"/>
              <w:rPr>
                <w:ins w:id="2291" w:author="Autor desconhecido" w:date="2025-09-28T19:32:00Z"/>
                <w:rFonts w:ascii="Times New Roman" w:eastAsia="Times New Roman" w:hAnsi="Times New Roman" w:cs="Times New Roman"/>
                <w:rPrChange w:id="2292" w:author="User" w:date="2025-09-29T17:17:00Z">
                  <w:rPr>
                    <w:ins w:id="2293" w:author="Autor desconhecido" w:date="2025-09-28T19:32:00Z"/>
                    <w:rFonts w:ascii="Times New Roman" w:eastAsia="Times New Roman" w:hAnsi="Times New Roman" w:cs="Times New Roman"/>
                    <w:shd w:val="clear" w:color="auto" w:fill="8DFF00"/>
                  </w:rPr>
                </w:rPrChange>
              </w:rPr>
            </w:pPr>
            <w:ins w:id="2294" w:author="Autor desconhecido" w:date="2025-09-28T19:32:00Z">
              <w:r w:rsidRPr="00CB4FED">
                <w:rPr>
                  <w:rFonts w:ascii="Times New Roman" w:eastAsia="Times New Roman" w:hAnsi="Times New Roman" w:cs="Times New Roman"/>
                  <w:rPrChange w:id="2295" w:author="User" w:date="2025-09-29T17:17:00Z">
                    <w:rPr>
                      <w:rFonts w:ascii="Times New Roman" w:eastAsia="Times New Roman" w:hAnsi="Times New Roman" w:cs="Times New Roman"/>
                      <w:shd w:val="clear" w:color="auto" w:fill="8DFF00"/>
                    </w:rPr>
                  </w:rPrChange>
                </w:rPr>
                <w:t>Composição Corporal</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296"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285D2596" w14:textId="77777777" w:rsidR="00922388" w:rsidRPr="00CB4FED" w:rsidRDefault="00854586">
            <w:pPr>
              <w:spacing w:line="240" w:lineRule="auto"/>
              <w:jc w:val="left"/>
              <w:rPr>
                <w:ins w:id="2297" w:author="Autor desconhecido" w:date="2025-09-28T19:32:00Z"/>
                <w:rFonts w:ascii="Times New Roman" w:eastAsia="Times New Roman" w:hAnsi="Times New Roman" w:cs="Times New Roman"/>
                <w:rPrChange w:id="2298" w:author="User" w:date="2025-09-29T17:17:00Z">
                  <w:rPr>
                    <w:ins w:id="2299" w:author="Autor desconhecido" w:date="2025-09-28T19:32:00Z"/>
                    <w:rFonts w:ascii="Times New Roman" w:eastAsia="Times New Roman" w:hAnsi="Times New Roman" w:cs="Times New Roman"/>
                    <w:shd w:val="clear" w:color="auto" w:fill="8DFF00"/>
                  </w:rPr>
                </w:rPrChange>
              </w:rPr>
            </w:pPr>
            <w:ins w:id="2300" w:author="Autor desconhecido" w:date="2025-09-28T19:32:00Z">
              <w:r w:rsidRPr="00CB4FED">
                <w:rPr>
                  <w:rFonts w:ascii="Times New Roman" w:eastAsia="Times New Roman" w:hAnsi="Times New Roman" w:cs="Times New Roman"/>
                  <w:rPrChange w:id="2301" w:author="User" w:date="2025-09-29T17:17:00Z">
                    <w:rPr>
                      <w:rFonts w:ascii="Times New Roman" w:eastAsia="Times New Roman" w:hAnsi="Times New Roman" w:cs="Times New Roman"/>
                      <w:shd w:val="clear" w:color="auto" w:fill="8DFF00"/>
                    </w:rPr>
                  </w:rPrChange>
                </w:rPr>
                <w:t>Absorciometria de Raios-X de Dupla Energia (Dexa)</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302"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1877B9A5" w14:textId="77777777" w:rsidR="00922388" w:rsidRPr="00CB4FED" w:rsidRDefault="00854586">
            <w:pPr>
              <w:spacing w:line="240" w:lineRule="auto"/>
              <w:jc w:val="left"/>
              <w:rPr>
                <w:ins w:id="2303" w:author="Autor desconhecido" w:date="2025-09-28T19:32:00Z"/>
                <w:rFonts w:ascii="Times New Roman" w:eastAsia="Times New Roman" w:hAnsi="Times New Roman" w:cs="Times New Roman"/>
                <w:rPrChange w:id="2304" w:author="User" w:date="2025-09-29T17:17:00Z">
                  <w:rPr>
                    <w:ins w:id="2305" w:author="Autor desconhecido" w:date="2025-09-28T19:32:00Z"/>
                    <w:rFonts w:ascii="Times New Roman" w:eastAsia="Times New Roman" w:hAnsi="Times New Roman" w:cs="Times New Roman"/>
                    <w:shd w:val="clear" w:color="auto" w:fill="8DFF00"/>
                  </w:rPr>
                </w:rPrChange>
              </w:rPr>
            </w:pPr>
            <w:ins w:id="2306" w:author="Autor desconhecido" w:date="2025-09-28T19:32:00Z">
              <w:r w:rsidRPr="00CB4FED">
                <w:rPr>
                  <w:rFonts w:ascii="Times New Roman" w:eastAsia="Times New Roman" w:hAnsi="Times New Roman" w:cs="Times New Roman"/>
                  <w:rPrChange w:id="2307" w:author="User" w:date="2025-09-29T17:17:00Z">
                    <w:rPr>
                      <w:rFonts w:ascii="Times New Roman" w:eastAsia="Times New Roman" w:hAnsi="Times New Roman" w:cs="Times New Roman"/>
                      <w:shd w:val="clear" w:color="auto" w:fill="8DFF00"/>
                    </w:rPr>
                  </w:rPrChange>
                </w:rPr>
                <w:t xml:space="preserve">Mensura a quantidade de gordura e massa muscular. </w:t>
              </w:r>
            </w:ins>
          </w:p>
        </w:tc>
      </w:tr>
      <w:tr w:rsidR="00922388" w:rsidRPr="00CB4FED" w14:paraId="0F9D4B4C" w14:textId="77777777" w:rsidTr="00CB4FED">
        <w:trPr>
          <w:ins w:id="2308" w:author="Autor desconhecido" w:date="2025-09-28T19:32:00Z"/>
        </w:trPr>
        <w:tc>
          <w:tcPr>
            <w:tcW w:w="2970" w:type="dxa"/>
            <w:tcBorders>
              <w:top w:val="single" w:sz="4" w:space="0" w:color="000000"/>
              <w:left w:val="single" w:sz="4" w:space="0" w:color="000000"/>
              <w:bottom w:val="single" w:sz="4" w:space="0" w:color="000000"/>
              <w:right w:val="single" w:sz="4" w:space="0" w:color="000000"/>
            </w:tcBorders>
            <w:vAlign w:val="center"/>
            <w:tcPrChange w:id="2309" w:author="User" w:date="2025-09-29T17:20:00Z">
              <w:tcPr>
                <w:tcW w:w="2970" w:type="dxa"/>
                <w:tcBorders>
                  <w:top w:val="single" w:sz="4" w:space="0" w:color="000000"/>
                  <w:left w:val="single" w:sz="4" w:space="0" w:color="000000"/>
                  <w:bottom w:val="single" w:sz="4" w:space="0" w:color="000000"/>
                  <w:right w:val="single" w:sz="4" w:space="0" w:color="000000"/>
                </w:tcBorders>
                <w:vAlign w:val="center"/>
              </w:tcPr>
            </w:tcPrChange>
          </w:tcPr>
          <w:p w14:paraId="2910B6AC" w14:textId="77777777" w:rsidR="00922388" w:rsidRPr="00CB4FED" w:rsidRDefault="00854586">
            <w:pPr>
              <w:spacing w:line="240" w:lineRule="auto"/>
              <w:jc w:val="left"/>
              <w:rPr>
                <w:ins w:id="2310" w:author="Autor desconhecido" w:date="2025-09-28T19:32:00Z"/>
                <w:rFonts w:ascii="Times New Roman" w:eastAsia="Times New Roman" w:hAnsi="Times New Roman" w:cs="Times New Roman"/>
                <w:rPrChange w:id="2311" w:author="User" w:date="2025-09-29T17:17:00Z">
                  <w:rPr>
                    <w:ins w:id="2312" w:author="Autor desconhecido" w:date="2025-09-28T19:32:00Z"/>
                    <w:rFonts w:ascii="Times New Roman" w:eastAsia="Times New Roman" w:hAnsi="Times New Roman" w:cs="Times New Roman"/>
                    <w:shd w:val="clear" w:color="auto" w:fill="8DFF00"/>
                  </w:rPr>
                </w:rPrChange>
              </w:rPr>
            </w:pPr>
            <w:ins w:id="2313" w:author="Autor desconhecido" w:date="2025-09-28T19:32:00Z">
              <w:r w:rsidRPr="00CB4FED">
                <w:rPr>
                  <w:rFonts w:ascii="Times New Roman" w:eastAsia="Times New Roman" w:hAnsi="Times New Roman" w:cs="Times New Roman"/>
                  <w:rPrChange w:id="2314" w:author="User" w:date="2025-09-29T17:17:00Z">
                    <w:rPr>
                      <w:rFonts w:ascii="Times New Roman" w:eastAsia="Times New Roman" w:hAnsi="Times New Roman" w:cs="Times New Roman"/>
                      <w:shd w:val="clear" w:color="auto" w:fill="8DFF00"/>
                    </w:rPr>
                  </w:rPrChange>
                </w:rPr>
                <w:t>Tempo de prática e idade cronológica</w:t>
              </w:r>
            </w:ins>
          </w:p>
        </w:tc>
        <w:tc>
          <w:tcPr>
            <w:tcW w:w="2552" w:type="dxa"/>
            <w:tcBorders>
              <w:top w:val="single" w:sz="4" w:space="0" w:color="000000"/>
              <w:left w:val="single" w:sz="4" w:space="0" w:color="000000"/>
              <w:bottom w:val="single" w:sz="4" w:space="0" w:color="000000"/>
              <w:right w:val="single" w:sz="4" w:space="0" w:color="000000"/>
            </w:tcBorders>
            <w:vAlign w:val="center"/>
            <w:tcPrChange w:id="2315" w:author="User" w:date="2025-09-29T17:20:00Z">
              <w:tcPr>
                <w:tcW w:w="2552" w:type="dxa"/>
                <w:tcBorders>
                  <w:top w:val="single" w:sz="4" w:space="0" w:color="000000"/>
                  <w:left w:val="single" w:sz="4" w:space="0" w:color="000000"/>
                  <w:bottom w:val="single" w:sz="4" w:space="0" w:color="000000"/>
                  <w:right w:val="single" w:sz="4" w:space="0" w:color="000000"/>
                </w:tcBorders>
                <w:vAlign w:val="center"/>
              </w:tcPr>
            </w:tcPrChange>
          </w:tcPr>
          <w:p w14:paraId="013C9EA2" w14:textId="77777777" w:rsidR="00922388" w:rsidRPr="00CB4FED" w:rsidRDefault="00854586">
            <w:pPr>
              <w:spacing w:line="240" w:lineRule="auto"/>
              <w:jc w:val="left"/>
              <w:rPr>
                <w:ins w:id="2316" w:author="Autor desconhecido" w:date="2025-09-28T19:32:00Z"/>
                <w:rFonts w:ascii="Times New Roman" w:eastAsia="Times New Roman" w:hAnsi="Times New Roman" w:cs="Times New Roman"/>
                <w:rPrChange w:id="2317" w:author="User" w:date="2025-09-29T17:17:00Z">
                  <w:rPr>
                    <w:ins w:id="2318" w:author="Autor desconhecido" w:date="2025-09-28T19:32:00Z"/>
                    <w:rFonts w:ascii="Times New Roman" w:eastAsia="Times New Roman" w:hAnsi="Times New Roman" w:cs="Times New Roman"/>
                    <w:shd w:val="clear" w:color="auto" w:fill="8DFF00"/>
                  </w:rPr>
                </w:rPrChange>
              </w:rPr>
            </w:pPr>
            <w:ins w:id="2319" w:author="Autor desconhecido" w:date="2025-09-28T19:32:00Z">
              <w:r w:rsidRPr="00CB4FED">
                <w:rPr>
                  <w:rFonts w:ascii="Times New Roman" w:eastAsia="Times New Roman" w:hAnsi="Times New Roman" w:cs="Times New Roman"/>
                  <w:rPrChange w:id="2320" w:author="User" w:date="2025-09-29T17:17:00Z">
                    <w:rPr>
                      <w:rFonts w:ascii="Times New Roman" w:eastAsia="Times New Roman" w:hAnsi="Times New Roman" w:cs="Times New Roman"/>
                      <w:shd w:val="clear" w:color="auto" w:fill="8DFF00"/>
                    </w:rPr>
                  </w:rPrChange>
                </w:rPr>
                <w:t>Questionário online</w:t>
              </w:r>
            </w:ins>
          </w:p>
        </w:tc>
        <w:tc>
          <w:tcPr>
            <w:tcW w:w="3560" w:type="dxa"/>
            <w:tcBorders>
              <w:top w:val="single" w:sz="4" w:space="0" w:color="000000"/>
              <w:left w:val="single" w:sz="4" w:space="0" w:color="000000"/>
              <w:bottom w:val="single" w:sz="4" w:space="0" w:color="000000"/>
              <w:right w:val="single" w:sz="4" w:space="0" w:color="000000"/>
            </w:tcBorders>
            <w:vAlign w:val="center"/>
            <w:tcPrChange w:id="2321" w:author="User" w:date="2025-09-29T17:20:00Z">
              <w:tcPr>
                <w:tcW w:w="3739" w:type="dxa"/>
                <w:tcBorders>
                  <w:top w:val="single" w:sz="4" w:space="0" w:color="000000"/>
                  <w:left w:val="single" w:sz="4" w:space="0" w:color="000000"/>
                  <w:bottom w:val="single" w:sz="4" w:space="0" w:color="000000"/>
                  <w:right w:val="single" w:sz="4" w:space="0" w:color="000000"/>
                </w:tcBorders>
                <w:vAlign w:val="center"/>
              </w:tcPr>
            </w:tcPrChange>
          </w:tcPr>
          <w:p w14:paraId="0D9E5E88" w14:textId="77777777" w:rsidR="00922388" w:rsidRPr="00CB4FED" w:rsidRDefault="00854586">
            <w:pPr>
              <w:spacing w:line="240" w:lineRule="auto"/>
              <w:jc w:val="left"/>
              <w:rPr>
                <w:ins w:id="2322" w:author="Autor desconhecido" w:date="2025-09-28T19:32:00Z"/>
                <w:rFonts w:ascii="Times New Roman" w:eastAsia="Times New Roman" w:hAnsi="Times New Roman" w:cs="Times New Roman"/>
                <w:rPrChange w:id="2323" w:author="User" w:date="2025-09-29T17:17:00Z">
                  <w:rPr>
                    <w:ins w:id="2324" w:author="Autor desconhecido" w:date="2025-09-28T19:32:00Z"/>
                    <w:rFonts w:ascii="Times New Roman" w:eastAsia="Times New Roman" w:hAnsi="Times New Roman" w:cs="Times New Roman"/>
                    <w:shd w:val="clear" w:color="auto" w:fill="8DFF00"/>
                  </w:rPr>
                </w:rPrChange>
              </w:rPr>
            </w:pPr>
            <w:ins w:id="2325" w:author="Autor desconhecido" w:date="2025-09-28T19:32:00Z">
              <w:r w:rsidRPr="00CB4FED">
                <w:rPr>
                  <w:rFonts w:ascii="Times New Roman" w:eastAsia="Times New Roman" w:hAnsi="Times New Roman" w:cs="Times New Roman"/>
                  <w:rPrChange w:id="2326" w:author="User" w:date="2025-09-29T17:17:00Z">
                    <w:rPr>
                      <w:rFonts w:ascii="Times New Roman" w:eastAsia="Times New Roman" w:hAnsi="Times New Roman" w:cs="Times New Roman"/>
                      <w:shd w:val="clear" w:color="auto" w:fill="8DFF00"/>
                    </w:rPr>
                  </w:rPrChange>
                </w:rPr>
                <w:t>Avalia se experiência prévia está associada a maior estabilidade e proficiência técnica.</w:t>
              </w:r>
            </w:ins>
          </w:p>
        </w:tc>
      </w:tr>
    </w:tbl>
    <w:p w14:paraId="205E50F4" w14:textId="77777777" w:rsidR="00922388" w:rsidRPr="00CB4FED" w:rsidRDefault="00854586">
      <w:pPr>
        <w:spacing w:line="360" w:lineRule="auto"/>
        <w:ind w:firstLine="708"/>
        <w:rPr>
          <w:ins w:id="2327" w:author="Autor desconhecido" w:date="2025-09-28T18:35:00Z"/>
          <w:rFonts w:ascii="Times New Roman" w:eastAsia="Times New Roman" w:hAnsi="Times New Roman" w:cs="Times New Roman"/>
          <w:rPrChange w:id="2328" w:author="User" w:date="2025-09-29T17:17:00Z">
            <w:rPr>
              <w:ins w:id="2329" w:author="Autor desconhecido" w:date="2025-09-28T18:35:00Z"/>
              <w:rFonts w:ascii="Times New Roman" w:eastAsia="Times New Roman" w:hAnsi="Times New Roman" w:cs="Times New Roman"/>
              <w:shd w:val="clear" w:color="auto" w:fill="8DFF00"/>
            </w:rPr>
          </w:rPrChange>
        </w:rPr>
      </w:pPr>
      <w:r w:rsidRPr="00CB4FED">
        <w:rPr>
          <w:rFonts w:ascii="Times New Roman" w:eastAsia="Times New Roman" w:hAnsi="Times New Roman" w:cs="Times New Roman"/>
          <w:rPrChange w:id="2330" w:author="User" w:date="2025-09-29T17:17:00Z">
            <w:rPr>
              <w:sz w:val="20"/>
              <w:szCs w:val="20"/>
              <w:shd w:val="clear" w:color="auto" w:fill="FFFF38"/>
            </w:rPr>
          </w:rPrChange>
        </w:rPr>
        <w:t>Fonte: Elaborado pelo autor (2025).</w:t>
      </w:r>
    </w:p>
    <w:p w14:paraId="5D547485" w14:textId="77777777" w:rsidR="00922388" w:rsidRDefault="00854586">
      <w:pPr>
        <w:spacing w:line="360" w:lineRule="auto"/>
        <w:rPr>
          <w:rFonts w:ascii="Times New Roman" w:eastAsia="Times New Roman" w:hAnsi="Times New Roman" w:cs="Times New Roman"/>
        </w:rPr>
      </w:pPr>
      <w:ins w:id="2331" w:author="Autor desconhecido" w:date="2025-09-28T18:37:00Z">
        <w:r>
          <w:rPr>
            <w:rFonts w:ascii="Times New Roman" w:eastAsia="Times New Roman" w:hAnsi="Times New Roman" w:cs="Times New Roman"/>
          </w:rPr>
          <w:t xml:space="preserve">3.2 </w:t>
        </w:r>
      </w:ins>
      <w:r>
        <w:rPr>
          <w:rFonts w:ascii="Times New Roman" w:eastAsia="Times New Roman" w:hAnsi="Times New Roman" w:cs="Times New Roman"/>
        </w:rPr>
        <w:t>Participantes</w:t>
      </w:r>
    </w:p>
    <w:p w14:paraId="0C070CA4" w14:textId="3E043350" w:rsidR="00922388" w:rsidRDefault="00854586">
      <w:pPr>
        <w:spacing w:line="360" w:lineRule="auto"/>
        <w:rPr>
          <w:rFonts w:ascii="Times New Roman" w:eastAsia="Times New Roman" w:hAnsi="Times New Roman" w:cs="Times New Roman"/>
        </w:rPr>
      </w:pPr>
      <w:r>
        <w:rPr>
          <w:rFonts w:ascii="Times New Roman" w:eastAsia="Times New Roman" w:hAnsi="Times New Roman" w:cs="Times New Roman"/>
        </w:rPr>
        <w:tab/>
        <w:t>Serão recrutados adultos, de ambos os sexos</w:t>
      </w:r>
      <w:r w:rsidRPr="00F05374">
        <w:rPr>
          <w:rFonts w:ascii="Times New Roman" w:eastAsia="Times New Roman" w:hAnsi="Times New Roman" w:cs="Times New Roman"/>
          <w:rPrChange w:id="2332" w:author="User" w:date="2025-09-29T17:22:00Z">
            <w:rPr>
              <w:rFonts w:ascii="Times New Roman" w:eastAsia="Times New Roman" w:hAnsi="Times New Roman" w:cs="Times New Roman"/>
            </w:rPr>
          </w:rPrChange>
        </w:rPr>
        <w:t xml:space="preserve">, </w:t>
      </w:r>
      <w:r w:rsidRPr="00F05374">
        <w:rPr>
          <w:rFonts w:ascii="Times New Roman" w:eastAsia="Times New Roman" w:hAnsi="Times New Roman" w:cs="Times New Roman"/>
          <w:rPrChange w:id="2333" w:author="User" w:date="2025-09-29T17:22:00Z">
            <w:rPr/>
          </w:rPrChange>
        </w:rPr>
        <w:t xml:space="preserve">com idade </w:t>
      </w:r>
      <w:ins w:id="2334" w:author="Autor desconhecido" w:date="2025-09-28T20:33:00Z">
        <w:r w:rsidRPr="00F05374">
          <w:rPr>
            <w:rFonts w:ascii="Times New Roman" w:eastAsia="Times New Roman" w:hAnsi="Times New Roman" w:cs="Times New Roman"/>
            <w:rPrChange w:id="2335" w:author="User" w:date="2025-09-29T17:22:00Z">
              <w:rPr>
                <w:rFonts w:ascii="Times New Roman" w:eastAsia="Times New Roman" w:hAnsi="Times New Roman" w:cs="Times New Roman"/>
                <w:shd w:val="clear" w:color="auto" w:fill="8DFF00"/>
              </w:rPr>
            </w:rPrChange>
          </w:rPr>
          <w:t>mínim</w:t>
        </w:r>
      </w:ins>
      <w:ins w:id="2336" w:author="User" w:date="2025-09-29T17:22:00Z">
        <w:r w:rsidR="00F05374" w:rsidRPr="00F05374">
          <w:rPr>
            <w:rFonts w:ascii="Times New Roman" w:eastAsia="Times New Roman" w:hAnsi="Times New Roman" w:cs="Times New Roman"/>
            <w:rPrChange w:id="2337" w:author="User" w:date="2025-09-29T17:22:00Z">
              <w:rPr>
                <w:rFonts w:ascii="Times New Roman" w:eastAsia="Times New Roman" w:hAnsi="Times New Roman" w:cs="Times New Roman"/>
                <w:shd w:val="clear" w:color="auto" w:fill="8DFF00"/>
              </w:rPr>
            </w:rPrChange>
          </w:rPr>
          <w:t>a</w:t>
        </w:r>
      </w:ins>
      <w:ins w:id="2338" w:author="Autor desconhecido" w:date="2025-09-28T20:33:00Z">
        <w:del w:id="2339" w:author="User" w:date="2025-09-29T17:22:00Z">
          <w:r w:rsidRPr="00F05374" w:rsidDel="00F05374">
            <w:rPr>
              <w:rFonts w:ascii="Times New Roman" w:eastAsia="Times New Roman" w:hAnsi="Times New Roman" w:cs="Times New Roman"/>
              <w:rPrChange w:id="2340" w:author="User" w:date="2025-09-29T17:22:00Z">
                <w:rPr>
                  <w:rFonts w:ascii="Times New Roman" w:eastAsia="Times New Roman" w:hAnsi="Times New Roman" w:cs="Times New Roman"/>
                  <w:shd w:val="clear" w:color="auto" w:fill="8DFF00"/>
                </w:rPr>
              </w:rPrChange>
            </w:rPr>
            <w:delText>o</w:delText>
          </w:r>
        </w:del>
      </w:ins>
      <w:del w:id="2341" w:author="Autor desconhecido" w:date="2025-09-28T20:33:00Z">
        <w:r w:rsidRPr="00F05374">
          <w:rPr>
            <w:rFonts w:ascii="Times New Roman" w:eastAsia="Times New Roman" w:hAnsi="Times New Roman" w:cs="Times New Roman"/>
            <w:rPrChange w:id="2342" w:author="User" w:date="2025-09-29T17:22:00Z">
              <w:rPr>
                <w:rFonts w:ascii="Times New Roman" w:eastAsia="Times New Roman" w:hAnsi="Times New Roman" w:cs="Times New Roman"/>
                <w:shd w:val="clear" w:color="auto" w:fill="8DFF00"/>
              </w:rPr>
            </w:rPrChange>
          </w:rPr>
          <w:delText>entre</w:delText>
        </w:r>
      </w:del>
      <w:ins w:id="2343" w:author="Autor desconhecido" w:date="2025-09-28T20:33:00Z">
        <w:r w:rsidRPr="00F05374">
          <w:rPr>
            <w:rFonts w:ascii="Times New Roman" w:eastAsia="Times New Roman" w:hAnsi="Times New Roman" w:cs="Times New Roman"/>
            <w:rPrChange w:id="2344" w:author="User" w:date="2025-09-29T17:22:00Z">
              <w:rPr>
                <w:rFonts w:ascii="Times New Roman" w:eastAsia="Times New Roman" w:hAnsi="Times New Roman" w:cs="Times New Roman"/>
                <w:shd w:val="clear" w:color="auto" w:fill="8DFF00"/>
              </w:rPr>
            </w:rPrChange>
          </w:rPr>
          <w:t xml:space="preserve"> </w:t>
        </w:r>
      </w:ins>
      <w:r w:rsidRPr="00F05374">
        <w:rPr>
          <w:rFonts w:ascii="Times New Roman" w:eastAsia="Times New Roman" w:hAnsi="Times New Roman" w:cs="Times New Roman"/>
          <w:rPrChange w:id="2345" w:author="User" w:date="2025-09-29T17:22:00Z">
            <w:rPr>
              <w:shd w:val="clear" w:color="auto" w:fill="8DFF00"/>
            </w:rPr>
          </w:rPrChange>
        </w:rPr>
        <w:t>de 18</w:t>
      </w:r>
      <w:del w:id="2346" w:author="Autor desconhecido" w:date="2025-09-28T20:33:00Z">
        <w:r w:rsidRPr="00F05374">
          <w:rPr>
            <w:rFonts w:ascii="Times New Roman" w:eastAsia="Times New Roman" w:hAnsi="Times New Roman" w:cs="Times New Roman"/>
            <w:rPrChange w:id="2347" w:author="User" w:date="2025-09-29T17:22:00Z">
              <w:rPr>
                <w:rFonts w:ascii="Times New Roman" w:eastAsia="Times New Roman" w:hAnsi="Times New Roman" w:cs="Times New Roman"/>
                <w:shd w:val="clear" w:color="auto" w:fill="8DFF00"/>
              </w:rPr>
            </w:rPrChange>
          </w:rPr>
          <w:delText xml:space="preserve"> e 50 anos</w:delText>
        </w:r>
      </w:del>
      <w:ins w:id="2348" w:author="Autor desconhecido" w:date="2025-09-28T20:33:00Z">
        <w:r w:rsidRPr="00F05374">
          <w:rPr>
            <w:rFonts w:ascii="Times New Roman" w:eastAsia="Times New Roman" w:hAnsi="Times New Roman" w:cs="Times New Roman"/>
            <w:rPrChange w:id="2349" w:author="User" w:date="2025-09-29T17:22:00Z">
              <w:rPr>
                <w:rFonts w:ascii="Times New Roman" w:eastAsia="Times New Roman" w:hAnsi="Times New Roman" w:cs="Times New Roman"/>
                <w:shd w:val="clear" w:color="auto" w:fill="8DFF00"/>
              </w:rPr>
            </w:rPrChange>
          </w:rPr>
          <w:t xml:space="preserve"> </w:t>
        </w:r>
      </w:ins>
      <w:r w:rsidRPr="00F05374">
        <w:rPr>
          <w:rFonts w:ascii="Times New Roman" w:eastAsia="Times New Roman" w:hAnsi="Times New Roman" w:cs="Times New Roman"/>
          <w:rPrChange w:id="2350" w:author="User" w:date="2025-09-29T17:22:00Z">
            <w:rPr>
              <w:shd w:val="clear" w:color="auto" w:fill="8DFF00"/>
            </w:rPr>
          </w:rPrChange>
        </w:rPr>
        <w:t>anos</w:t>
      </w:r>
      <w:r>
        <w:rPr>
          <w:rFonts w:ascii="Times New Roman" w:eastAsia="Times New Roman" w:hAnsi="Times New Roman" w:cs="Times New Roman"/>
        </w:rPr>
        <w:t xml:space="preserve">, fisicamente ativos, praticantes regulares de uma modalidade que inclua o treinamento do </w:t>
      </w:r>
      <w:r>
        <w:rPr>
          <w:rFonts w:ascii="Times New Roman" w:eastAsia="Times New Roman" w:hAnsi="Times New Roman" w:cs="Times New Roman"/>
          <w:i/>
        </w:rPr>
        <w:t>handstand</w:t>
      </w:r>
      <w:r>
        <w:rPr>
          <w:rFonts w:ascii="Times New Roman" w:eastAsia="Times New Roman" w:hAnsi="Times New Roman" w:cs="Times New Roman"/>
        </w:rPr>
        <w:t xml:space="preserve"> há pelo menos 6 meses. Deverão ser capazes </w:t>
      </w:r>
      <w:del w:id="2351" w:author="Matheus Machado Gomes" w:date="2025-09-15T16:34:00Z">
        <w:r>
          <w:rPr>
            <w:rFonts w:ascii="Times New Roman" w:eastAsia="Times New Roman" w:hAnsi="Times New Roman" w:cs="Times New Roman"/>
          </w:rPr>
          <w:delText xml:space="preserve">capacidade </w:delText>
        </w:r>
      </w:del>
      <w:r>
        <w:rPr>
          <w:rFonts w:ascii="Times New Roman" w:eastAsia="Times New Roman" w:hAnsi="Times New Roman" w:cs="Times New Roman"/>
        </w:rPr>
        <w:t xml:space="preserve">de manter o equilíbrio livre no </w:t>
      </w:r>
      <w:r>
        <w:rPr>
          <w:rFonts w:ascii="Times New Roman" w:eastAsia="Times New Roman" w:hAnsi="Times New Roman" w:cs="Times New Roman"/>
          <w:i/>
        </w:rPr>
        <w:t>HS</w:t>
      </w:r>
      <w:r>
        <w:rPr>
          <w:rFonts w:ascii="Times New Roman" w:eastAsia="Times New Roman" w:hAnsi="Times New Roman" w:cs="Times New Roman"/>
        </w:rPr>
        <w:t xml:space="preserve"> por pelo menos 3 segundos e/ou conseguir realizar três passadas no </w:t>
      </w:r>
      <w:r>
        <w:rPr>
          <w:rFonts w:ascii="Times New Roman" w:eastAsia="Times New Roman" w:hAnsi="Times New Roman" w:cs="Times New Roman"/>
          <w:i/>
        </w:rPr>
        <w:t xml:space="preserve">HSW, </w:t>
      </w:r>
      <w:r>
        <w:rPr>
          <w:rFonts w:ascii="Times New Roman" w:eastAsia="Times New Roman" w:hAnsi="Times New Roman" w:cs="Times New Roman"/>
        </w:rPr>
        <w:t xml:space="preserve">condições essas que servirão como critério de exclusão juntamente com: impossibilidade de realizar todas as sessões de testes, histórico de lesão musculoesquelética nos membros superiores nos últimos 12 meses; apresentar qualquer problema de saúde que </w:t>
      </w:r>
      <w:del w:id="2352" w:author="Matheus Machado Gomes" w:date="2025-09-15T16:35:00Z">
        <w:r>
          <w:rPr>
            <w:rFonts w:ascii="Times New Roman" w:eastAsia="Times New Roman" w:hAnsi="Times New Roman" w:cs="Times New Roman"/>
          </w:rPr>
          <w:delText xml:space="preserve">interferisse </w:delText>
        </w:r>
      </w:del>
      <w:ins w:id="2353" w:author="Matheus Machado Gomes" w:date="2025-09-15T16:35:00Z">
        <w:r>
          <w:rPr>
            <w:rFonts w:ascii="Times New Roman" w:eastAsia="Times New Roman" w:hAnsi="Times New Roman" w:cs="Times New Roman"/>
          </w:rPr>
          <w:t xml:space="preserve">interfira </w:t>
        </w:r>
      </w:ins>
      <w:r>
        <w:rPr>
          <w:rFonts w:ascii="Times New Roman" w:eastAsia="Times New Roman" w:hAnsi="Times New Roman" w:cs="Times New Roman"/>
        </w:rPr>
        <w:t xml:space="preserve">na execução dos exercícios e avaliações propostas. Os participantes serão convidados por meio de cartaz virtual compartilhado ao público nas redes sociais: </w:t>
      </w:r>
      <w:r>
        <w:rPr>
          <w:rFonts w:ascii="Times New Roman" w:eastAsia="Times New Roman" w:hAnsi="Times New Roman" w:cs="Times New Roman"/>
          <w:i/>
        </w:rPr>
        <w:t>instagram</w:t>
      </w:r>
      <w:r>
        <w:rPr>
          <w:rFonts w:ascii="Times New Roman" w:eastAsia="Times New Roman" w:hAnsi="Times New Roman" w:cs="Times New Roman"/>
        </w:rPr>
        <w:t xml:space="preserve"> e </w:t>
      </w:r>
      <w:r>
        <w:rPr>
          <w:rFonts w:ascii="Times New Roman" w:eastAsia="Times New Roman" w:hAnsi="Times New Roman" w:cs="Times New Roman"/>
          <w:i/>
        </w:rPr>
        <w:t>facebook</w:t>
      </w:r>
      <w:r>
        <w:rPr>
          <w:rFonts w:ascii="Times New Roman" w:eastAsia="Times New Roman" w:hAnsi="Times New Roman" w:cs="Times New Roman"/>
        </w:rPr>
        <w:t xml:space="preserve">, e aplicativo de mensagem </w:t>
      </w:r>
      <w:r>
        <w:rPr>
          <w:rFonts w:ascii="Times New Roman" w:eastAsia="Times New Roman" w:hAnsi="Times New Roman" w:cs="Times New Roman"/>
          <w:i/>
        </w:rPr>
        <w:t xml:space="preserve">whatsapp, </w:t>
      </w:r>
      <w:r>
        <w:rPr>
          <w:rFonts w:ascii="Times New Roman" w:eastAsia="Times New Roman" w:hAnsi="Times New Roman" w:cs="Times New Roman"/>
        </w:rPr>
        <w:t>além de busca ativa por participantes</w:t>
      </w:r>
      <w:r>
        <w:rPr>
          <w:rFonts w:ascii="Times New Roman" w:eastAsia="Times New Roman" w:hAnsi="Times New Roman" w:cs="Times New Roman"/>
          <w:i/>
        </w:rPr>
        <w:t xml:space="preserve"> </w:t>
      </w:r>
      <w:r>
        <w:rPr>
          <w:rFonts w:ascii="Times New Roman" w:eastAsia="Times New Roman" w:hAnsi="Times New Roman" w:cs="Times New Roman"/>
        </w:rPr>
        <w:t xml:space="preserve">junto a academias de ginástica, </w:t>
      </w:r>
      <w:r>
        <w:rPr>
          <w:rFonts w:ascii="Times New Roman" w:eastAsia="Times New Roman" w:hAnsi="Times New Roman" w:cs="Times New Roman"/>
          <w:i/>
          <w:iCs/>
          <w:rPrChange w:id="2354" w:author="Autor desconhecido" w:date="2025-09-28T18:55:00Z">
            <w:rPr/>
          </w:rPrChange>
        </w:rPr>
        <w:t>boxes</w:t>
      </w:r>
      <w:r>
        <w:rPr>
          <w:rFonts w:ascii="Times New Roman" w:eastAsia="Times New Roman" w:hAnsi="Times New Roman" w:cs="Times New Roman"/>
        </w:rPr>
        <w:t xml:space="preserve"> de </w:t>
      </w:r>
      <w:r>
        <w:rPr>
          <w:rFonts w:ascii="Times New Roman" w:eastAsia="Times New Roman" w:hAnsi="Times New Roman" w:cs="Times New Roman"/>
          <w:i/>
        </w:rPr>
        <w:t>CrossFit</w:t>
      </w:r>
      <w:r>
        <w:rPr>
          <w:rFonts w:ascii="Times New Roman" w:eastAsia="Times New Roman" w:hAnsi="Times New Roman" w:cs="Times New Roman"/>
        </w:rPr>
        <w:t>®, estúdios de dança, centros de treinamento circenses e grupos de calistenia da região.</w:t>
      </w:r>
    </w:p>
    <w:p w14:paraId="0F020DEB" w14:textId="758F494A" w:rsidR="00922388" w:rsidRDefault="00854586">
      <w:pPr>
        <w:spacing w:line="360" w:lineRule="auto"/>
        <w:ind w:firstLine="708"/>
        <w:rPr>
          <w:ins w:id="2355" w:author="Autor desconhecido" w:date="2025-09-28T18:37:00Z"/>
          <w:rFonts w:ascii="Times New Roman" w:eastAsia="Times New Roman" w:hAnsi="Times New Roman" w:cs="Times New Roman"/>
        </w:rPr>
      </w:pPr>
      <w:r>
        <w:rPr>
          <w:rFonts w:ascii="Times New Roman" w:eastAsia="Times New Roman" w:hAnsi="Times New Roman" w:cs="Times New Roman"/>
        </w:rPr>
        <w:t xml:space="preserve">Cada voluntário preencherá um formulário online na plataforma </w:t>
      </w:r>
      <w:r>
        <w:rPr>
          <w:rFonts w:ascii="Times New Roman" w:eastAsia="Times New Roman" w:hAnsi="Times New Roman" w:cs="Times New Roman"/>
          <w:i/>
        </w:rPr>
        <w:t>google forms</w:t>
      </w:r>
      <w:r>
        <w:rPr>
          <w:rFonts w:ascii="Times New Roman" w:eastAsia="Times New Roman" w:hAnsi="Times New Roman" w:cs="Times New Roman"/>
        </w:rPr>
        <w:t xml:space="preserve"> onde serão coletadas as informações como idade, informações pessoais de contato, histórico de lesão nos últimos 12 meses, tempo de prática da modalidade que treina</w:t>
      </w:r>
      <w:r>
        <w:rPr>
          <w:rFonts w:ascii="Times New Roman" w:eastAsia="Times New Roman" w:hAnsi="Times New Roman" w:cs="Times New Roman"/>
          <w:i/>
        </w:rPr>
        <w:t xml:space="preserve"> HS</w:t>
      </w:r>
      <w:ins w:id="2356" w:author="User" w:date="2025-09-29T17:23:00Z">
        <w:r w:rsidR="00F05374">
          <w:rPr>
            <w:rFonts w:ascii="Times New Roman" w:eastAsia="Times New Roman" w:hAnsi="Times New Roman" w:cs="Times New Roman"/>
            <w:i/>
          </w:rPr>
          <w:t xml:space="preserve"> </w:t>
        </w:r>
        <w:r w:rsidR="00F05374" w:rsidRPr="00F05374">
          <w:rPr>
            <w:rFonts w:ascii="Times New Roman" w:eastAsia="Times New Roman" w:hAnsi="Times New Roman" w:cs="Times New Roman"/>
            <w:iCs/>
            <w:rPrChange w:id="2357" w:author="User" w:date="2025-09-29T17:23:00Z">
              <w:rPr>
                <w:rFonts w:ascii="Times New Roman" w:eastAsia="Times New Roman" w:hAnsi="Times New Roman" w:cs="Times New Roman"/>
                <w:i/>
              </w:rPr>
            </w:rPrChange>
          </w:rPr>
          <w:t>e/ou</w:t>
        </w:r>
        <w:r w:rsidR="00F05374">
          <w:rPr>
            <w:rFonts w:ascii="Times New Roman" w:eastAsia="Times New Roman" w:hAnsi="Times New Roman" w:cs="Times New Roman"/>
            <w:i/>
          </w:rPr>
          <w:t xml:space="preserve"> </w:t>
        </w:r>
      </w:ins>
      <w:del w:id="2358" w:author="User" w:date="2025-09-29T17:23:00Z">
        <w:r w:rsidDel="00F05374">
          <w:rPr>
            <w:rFonts w:ascii="Times New Roman" w:eastAsia="Times New Roman" w:hAnsi="Times New Roman" w:cs="Times New Roman"/>
            <w:i/>
          </w:rPr>
          <w:delText>/</w:delText>
        </w:r>
      </w:del>
      <w:r>
        <w:rPr>
          <w:rFonts w:ascii="Times New Roman" w:eastAsia="Times New Roman" w:hAnsi="Times New Roman" w:cs="Times New Roman"/>
          <w:i/>
        </w:rPr>
        <w:t>HSW</w:t>
      </w:r>
      <w:r>
        <w:rPr>
          <w:rFonts w:ascii="Times New Roman" w:eastAsia="Times New Roman" w:hAnsi="Times New Roman" w:cs="Times New Roman"/>
        </w:rPr>
        <w:t xml:space="preserve"> e um questionário de </w:t>
      </w:r>
      <w:del w:id="2359" w:author="Matheus Machado Gomes" w:date="2025-09-15T16:38:00Z">
        <w:r>
          <w:rPr>
            <w:rFonts w:ascii="Times New Roman" w:eastAsia="Times New Roman" w:hAnsi="Times New Roman" w:cs="Times New Roman"/>
          </w:rPr>
          <w:delText xml:space="preserve">aptidão </w:delText>
        </w:r>
      </w:del>
      <w:ins w:id="2360" w:author="Matheus Machado Gomes" w:date="2025-09-15T16:38:00Z">
        <w:r>
          <w:rPr>
            <w:rFonts w:ascii="Times New Roman" w:eastAsia="Times New Roman" w:hAnsi="Times New Roman" w:cs="Times New Roman"/>
          </w:rPr>
          <w:t xml:space="preserve">prontidão para realização de atividades </w:t>
        </w:r>
      </w:ins>
      <w:r>
        <w:rPr>
          <w:rFonts w:ascii="Times New Roman" w:eastAsia="Times New Roman" w:hAnsi="Times New Roman" w:cs="Times New Roman"/>
        </w:rPr>
        <w:t>física</w:t>
      </w:r>
      <w:ins w:id="2361" w:author="Matheus Machado Gomes" w:date="2025-09-15T16:38:00Z">
        <w:r>
          <w:rPr>
            <w:rFonts w:ascii="Times New Roman" w:eastAsia="Times New Roman" w:hAnsi="Times New Roman" w:cs="Times New Roman"/>
          </w:rPr>
          <w:t>s</w:t>
        </w:r>
      </w:ins>
      <w:r>
        <w:rPr>
          <w:rFonts w:ascii="Times New Roman" w:eastAsia="Times New Roman" w:hAnsi="Times New Roman" w:cs="Times New Roman"/>
        </w:rPr>
        <w:t xml:space="preserve"> (PAR-Q)</w:t>
      </w:r>
      <w:del w:id="2362" w:author="Matheus Machado Gomes" w:date="2025-09-15T16:40:00Z">
        <w:r>
          <w:rPr>
            <w:rFonts w:ascii="Times New Roman" w:eastAsia="Times New Roman" w:hAnsi="Times New Roman" w:cs="Times New Roman"/>
          </w:rPr>
          <w:delText xml:space="preserve"> para verificar necessidade de avaliação por um médico antes de realizar a atividade física</w:delText>
        </w:r>
      </w:del>
      <w:r>
        <w:rPr>
          <w:rFonts w:ascii="Times New Roman" w:eastAsia="Times New Roman" w:hAnsi="Times New Roman" w:cs="Times New Roman"/>
        </w:rPr>
        <w:t>.</w:t>
      </w:r>
      <w:del w:id="2363" w:author="Matheus Machado Gomes" w:date="2025-09-15T16:40:00Z">
        <w:r>
          <w:rPr>
            <w:rFonts w:ascii="Times New Roman" w:eastAsia="Times New Roman" w:hAnsi="Times New Roman" w:cs="Times New Roman"/>
          </w:rPr>
          <w:delText xml:space="preserve"> Além disso, neste mesmo questionário outras informações foram coletadas</w:delText>
        </w:r>
      </w:del>
      <w:del w:id="2364" w:author="Autor desconhecido" w:date="2025-09-28T18:57:00Z">
        <w:r>
          <w:rPr>
            <w:rFonts w:ascii="Times New Roman" w:eastAsia="Times New Roman" w:hAnsi="Times New Roman" w:cs="Times New Roman"/>
          </w:rPr>
          <w:delText>.</w:delText>
        </w:r>
      </w:del>
      <w:r>
        <w:rPr>
          <w:rFonts w:ascii="Times New Roman" w:eastAsia="Times New Roman" w:hAnsi="Times New Roman" w:cs="Times New Roman"/>
        </w:rPr>
        <w:t xml:space="preserve"> Todos os participantes elegíveis assinarão um termo de consentimento livre e esclarecido, aprovado pelo Comitê de Ética em Pesquisa da Escola de Educação Física e Esporte de Ribeirão Preto antes de iniciar os testes</w:t>
      </w:r>
      <w:ins w:id="2365" w:author="Matheus Machado Gomes" w:date="2025-09-15T16:41:00Z">
        <w:r>
          <w:rPr>
            <w:rFonts w:ascii="Times New Roman" w:eastAsia="Times New Roman" w:hAnsi="Times New Roman" w:cs="Times New Roman"/>
          </w:rPr>
          <w:t xml:space="preserve">. </w:t>
        </w:r>
      </w:ins>
    </w:p>
    <w:p w14:paraId="5CDCADA9" w14:textId="77777777" w:rsidR="00922388" w:rsidRDefault="00854586">
      <w:pPr>
        <w:spacing w:line="360" w:lineRule="auto"/>
        <w:rPr>
          <w:ins w:id="2366" w:author="Autor desconhecido" w:date="2025-09-28T18:58:00Z"/>
          <w:rFonts w:ascii="Times New Roman" w:eastAsia="Times New Roman" w:hAnsi="Times New Roman" w:cs="Times New Roman"/>
        </w:rPr>
      </w:pPr>
      <w:del w:id="2367" w:author="Matheus Machado Gomes" w:date="2025-09-15T16:41:00Z">
        <w:r>
          <w:rPr>
            <w:rFonts w:ascii="Times New Roman" w:eastAsia="Times New Roman" w:hAnsi="Times New Roman" w:cs="Times New Roman"/>
          </w:rPr>
          <w:delText>. E foram devidamente informados sobre todos os procedimentos da pesquisa, qual seu objetivo e que teriam plena liberdade de recusar-se a participar ou retirar seu consentimento em qualquer fase da pesquisa, sem penalização alguma.</w:delText>
        </w:r>
      </w:del>
    </w:p>
    <w:p w14:paraId="18FF1C91" w14:textId="77777777" w:rsidR="00922388" w:rsidRDefault="00854586">
      <w:pPr>
        <w:spacing w:line="360" w:lineRule="auto"/>
        <w:rPr>
          <w:ins w:id="2368" w:author="Autor desconhecido" w:date="2025-09-28T18:37:00Z"/>
          <w:rFonts w:ascii="Times New Roman" w:eastAsia="Times New Roman" w:hAnsi="Times New Roman" w:cs="Times New Roman"/>
        </w:rPr>
      </w:pPr>
      <w:ins w:id="2369" w:author="Autor desconhecido" w:date="2025-09-28T18:37:00Z">
        <w:r>
          <w:rPr>
            <w:rFonts w:ascii="Times New Roman" w:eastAsia="Times New Roman" w:hAnsi="Times New Roman" w:cs="Times New Roman"/>
          </w:rPr>
          <w:t>3.3 Procedimentos</w:t>
        </w:r>
      </w:ins>
    </w:p>
    <w:p w14:paraId="0DF796EF" w14:textId="77777777" w:rsidR="00922388" w:rsidRDefault="00854586">
      <w:pPr>
        <w:widowControl w:val="0"/>
        <w:spacing w:line="360" w:lineRule="auto"/>
        <w:rPr>
          <w:ins w:id="2370" w:author="Autor desconhecido" w:date="2025-09-28T18:37:00Z"/>
          <w:rFonts w:ascii="Times New Roman" w:eastAsia="Times New Roman" w:hAnsi="Times New Roman" w:cs="Times New Roman"/>
          <w:u w:val="single"/>
        </w:rPr>
      </w:pPr>
      <w:ins w:id="2371" w:author="Autor desconhecido" w:date="2025-09-28T18:37:00Z">
        <w:r>
          <w:rPr>
            <w:rFonts w:ascii="Times New Roman" w:eastAsia="Times New Roman" w:hAnsi="Times New Roman" w:cs="Times New Roman"/>
            <w:u w:val="single"/>
          </w:rPr>
          <w:t xml:space="preserve"> Sessão 1 - Avaliação de Variáveis de Força e Composição Corporal</w:t>
        </w:r>
      </w:ins>
    </w:p>
    <w:p w14:paraId="6E660166" w14:textId="77777777" w:rsidR="00922388" w:rsidRDefault="00854586">
      <w:pPr>
        <w:widowControl w:val="0"/>
        <w:spacing w:line="360" w:lineRule="auto"/>
        <w:ind w:firstLine="720"/>
        <w:rPr>
          <w:ins w:id="2372" w:author="Autor desconhecido" w:date="2025-09-28T18:37:00Z"/>
          <w:rFonts w:ascii="Times New Roman" w:eastAsia="Times New Roman" w:hAnsi="Times New Roman" w:cs="Times New Roman"/>
        </w:rPr>
      </w:pPr>
      <w:ins w:id="2373" w:author="Autor desconhecido" w:date="2025-09-28T18:37:00Z">
        <w:r>
          <w:rPr>
            <w:rFonts w:ascii="Times New Roman" w:eastAsia="Times New Roman" w:hAnsi="Times New Roman" w:cs="Times New Roman"/>
          </w:rPr>
          <w:lastRenderedPageBreak/>
          <w:t>Na primeira sessão de testes a ordem de aplicação será a seguinte para minimizar a interferência da fadiga [35]: avaliação da composição corporal, teste de resistência em posição invertida (</w:t>
        </w:r>
        <w:r>
          <w:rPr>
            <w:rFonts w:ascii="Times New Roman" w:eastAsia="Times New Roman" w:hAnsi="Times New Roman" w:cs="Times New Roman"/>
            <w:i/>
            <w:iCs/>
          </w:rPr>
          <w:t>wall-supported HS</w:t>
        </w:r>
        <w:r>
          <w:rPr>
            <w:rFonts w:ascii="Times New Roman" w:eastAsia="Times New Roman" w:hAnsi="Times New Roman" w:cs="Times New Roman"/>
          </w:rPr>
          <w:t xml:space="preserve">); avaliação da força de preensão manual e de flexores dos dedos por dinamometria e teste de força máxima de 1 repetição máxima (1-RM) no </w:t>
        </w:r>
        <w:r>
          <w:rPr>
            <w:rFonts w:ascii="Times New Roman" w:eastAsia="Times New Roman" w:hAnsi="Times New Roman" w:cs="Times New Roman"/>
            <w:i/>
            <w:iCs/>
          </w:rPr>
          <w:t>shoulder</w:t>
        </w:r>
        <w:r>
          <w:rPr>
            <w:rFonts w:ascii="Times New Roman" w:eastAsia="Times New Roman" w:hAnsi="Times New Roman" w:cs="Times New Roman"/>
          </w:rPr>
          <w:t xml:space="preserve"> </w:t>
        </w:r>
        <w:r>
          <w:rPr>
            <w:rFonts w:ascii="Times New Roman" w:eastAsia="Times New Roman" w:hAnsi="Times New Roman" w:cs="Times New Roman"/>
            <w:i/>
            <w:iCs/>
          </w:rPr>
          <w:t>press</w:t>
        </w:r>
        <w:r>
          <w:rPr>
            <w:rFonts w:ascii="Times New Roman" w:eastAsia="Times New Roman" w:hAnsi="Times New Roman" w:cs="Times New Roman"/>
          </w:rPr>
          <w:t>.</w:t>
        </w:r>
      </w:ins>
    </w:p>
    <w:p w14:paraId="5A509732" w14:textId="77777777" w:rsidR="00922388" w:rsidRDefault="00854586">
      <w:pPr>
        <w:widowControl w:val="0"/>
        <w:spacing w:line="360" w:lineRule="auto"/>
        <w:rPr>
          <w:ins w:id="2374" w:author="Autor desconhecido" w:date="2025-09-28T18:37:00Z"/>
          <w:rFonts w:ascii="Times New Roman" w:eastAsia="Times New Roman" w:hAnsi="Times New Roman" w:cs="Times New Roman"/>
        </w:rPr>
      </w:pPr>
      <w:ins w:id="2375" w:author="Autor desconhecido" w:date="2025-09-28T18:37:00Z">
        <w:r>
          <w:rPr>
            <w:rFonts w:ascii="Times New Roman" w:eastAsia="Times New Roman" w:hAnsi="Times New Roman" w:cs="Times New Roman"/>
          </w:rPr>
          <w:t>a) Composição Corporal por Absorciometria de Raios-X de Dupla Energia (</w:t>
        </w:r>
        <w:r>
          <w:rPr>
            <w:rFonts w:ascii="Times New Roman" w:eastAsia="Times New Roman" w:hAnsi="Times New Roman" w:cs="Times New Roman"/>
            <w:i/>
            <w:iCs/>
          </w:rPr>
          <w:t>DEXA</w:t>
        </w:r>
        <w:r>
          <w:rPr>
            <w:rFonts w:ascii="Times New Roman" w:eastAsia="Times New Roman" w:hAnsi="Times New Roman" w:cs="Times New Roman"/>
          </w:rPr>
          <w:t>)</w:t>
        </w:r>
      </w:ins>
    </w:p>
    <w:p w14:paraId="60C53DCB" w14:textId="77777777" w:rsidR="00922388" w:rsidRDefault="00854586">
      <w:pPr>
        <w:widowControl w:val="0"/>
        <w:spacing w:line="360" w:lineRule="auto"/>
        <w:rPr>
          <w:ins w:id="2376" w:author="Autor desconhecido" w:date="2025-09-28T18:37:00Z"/>
          <w:rFonts w:ascii="Times New Roman" w:eastAsia="Times New Roman" w:hAnsi="Times New Roman" w:cs="Times New Roman"/>
        </w:rPr>
      </w:pPr>
      <w:ins w:id="2377" w:author="Autor desconhecido" w:date="2025-09-28T18:37:00Z">
        <w:r>
          <w:rPr>
            <w:rFonts w:ascii="Times New Roman" w:eastAsia="Times New Roman" w:hAnsi="Times New Roman" w:cs="Times New Roman"/>
          </w:rPr>
          <w:tab/>
          <w:t>A composição corporal (massa magra, massa gorda e densidade mineral óssea) será avaliada por meio de um densitômetro por absorciometria de raios-X de dupla energia</w:t>
        </w:r>
        <w:r>
          <w:rPr>
            <w:rFonts w:ascii="Times New Roman" w:eastAsia="Times New Roman" w:hAnsi="Times New Roman" w:cs="Times New Roman"/>
            <w:rPrChange w:id="2378" w:author="Autor desconhecido" w:date="2025-09-28T19:13:00Z">
              <w:rPr/>
            </w:rPrChange>
          </w:rPr>
          <w:t xml:space="preserve"> </w:t>
        </w:r>
      </w:ins>
      <w:del w:id="2379" w:author="Autor desconhecido" w:date="2025-09-28T19:07:00Z">
        <w:r w:rsidRPr="00F05374">
          <w:rPr>
            <w:rFonts w:ascii="Times New Roman" w:eastAsia="Times New Roman" w:hAnsi="Times New Roman" w:cs="Times New Roman"/>
            <w:i/>
            <w:iCs/>
            <w:rPrChange w:id="2380" w:author="User" w:date="2025-09-29T17:23:00Z">
              <w:rPr>
                <w:rFonts w:ascii="Times New Roman" w:eastAsia="Times New Roman" w:hAnsi="Times New Roman" w:cs="Times New Roman"/>
                <w:i/>
                <w:iCs/>
                <w:shd w:val="clear" w:color="auto" w:fill="8DFF00"/>
              </w:rPr>
            </w:rPrChange>
          </w:rPr>
          <w:delText>MD</w:delText>
        </w:r>
      </w:del>
      <w:ins w:id="2381" w:author="Autor desconhecido" w:date="2025-09-28T19:07:00Z">
        <w:r w:rsidRPr="00F05374">
          <w:rPr>
            <w:rFonts w:ascii="Times New Roman" w:hAnsi="Times New Roman"/>
            <w:rPrChange w:id="2382" w:author="User" w:date="2025-09-29T17:23:00Z">
              <w:rPr>
                <w:rFonts w:ascii="Times New Roman" w:hAnsi="Times New Roman"/>
              </w:rPr>
            </w:rPrChange>
          </w:rPr>
          <w:t>(</w:t>
        </w:r>
        <w:r w:rsidRPr="00F05374">
          <w:rPr>
            <w:rFonts w:ascii="Times New Roman" w:hAnsi="Times New Roman"/>
            <w:rPrChange w:id="2383" w:author="User" w:date="2025-09-29T17:23:00Z">
              <w:rPr>
                <w:rFonts w:ascii="Times New Roman" w:hAnsi="Times New Roman"/>
                <w:shd w:val="clear" w:color="auto" w:fill="8DFF00"/>
              </w:rPr>
            </w:rPrChange>
          </w:rPr>
          <w:t xml:space="preserve">General Electric Company, Lunar </w:t>
        </w:r>
        <w:r w:rsidRPr="00F05374">
          <w:rPr>
            <w:rFonts w:ascii="Times New Roman" w:hAnsi="Times New Roman"/>
            <w:rPrChange w:id="2384" w:author="User" w:date="2025-09-29T17:23:00Z">
              <w:rPr>
                <w:i/>
                <w:iCs/>
                <w:shd w:val="clear" w:color="auto" w:fill="8DFF00"/>
              </w:rPr>
            </w:rPrChange>
          </w:rPr>
          <w:t>DPX</w:t>
        </w:r>
      </w:ins>
      <w:r w:rsidRPr="00F05374">
        <w:rPr>
          <w:rFonts w:ascii="Times New Roman" w:hAnsi="Times New Roman"/>
          <w:rPrChange w:id="2385" w:author="User" w:date="2025-09-29T17:23:00Z">
            <w:rPr>
              <w:i/>
              <w:iCs/>
              <w:shd w:val="clear" w:color="auto" w:fill="8DFF00"/>
            </w:rPr>
          </w:rPrChange>
        </w:rPr>
        <w:t>-</w:t>
      </w:r>
      <w:ins w:id="2386" w:author="Autor desconhecido" w:date="2025-09-28T19:35:00Z">
        <w:r w:rsidRPr="00F05374">
          <w:rPr>
            <w:rFonts w:ascii="Times New Roman" w:hAnsi="Times New Roman"/>
            <w:rPrChange w:id="2387" w:author="User" w:date="2025-09-29T17:23:00Z">
              <w:rPr>
                <w:rFonts w:ascii="Times New Roman" w:hAnsi="Times New Roman"/>
                <w:shd w:val="clear" w:color="auto" w:fill="8DFF00"/>
              </w:rPr>
            </w:rPrChange>
          </w:rPr>
          <w:t>NT</w:t>
        </w:r>
      </w:ins>
      <w:r w:rsidRPr="00F05374">
        <w:rPr>
          <w:rFonts w:ascii="Times New Roman" w:hAnsi="Times New Roman"/>
          <w:rPrChange w:id="2388" w:author="User" w:date="2025-09-29T17:23:00Z">
            <w:rPr>
              <w:i/>
              <w:iCs/>
              <w:shd w:val="clear" w:color="auto" w:fill="8DFF00"/>
            </w:rPr>
          </w:rPrChange>
        </w:rPr>
        <w:t>, EUA</w:t>
      </w:r>
      <w:ins w:id="2389" w:author="Autor desconhecido" w:date="2025-09-28T18:37:00Z">
        <w:r w:rsidRPr="00F05374">
          <w:rPr>
            <w:rFonts w:ascii="Times New Roman" w:eastAsia="Times New Roman" w:hAnsi="Times New Roman" w:cs="Times New Roman"/>
            <w:rPrChange w:id="2390" w:author="User" w:date="2025-09-29T17:23:00Z">
              <w:rPr>
                <w:rFonts w:ascii="Times New Roman" w:eastAsia="Times New Roman" w:hAnsi="Times New Roman" w:cs="Times New Roman"/>
              </w:rPr>
            </w:rPrChange>
          </w:rPr>
          <w:t xml:space="preserve">). O procedimento seguirá os protocolos </w:t>
        </w:r>
        <w:r>
          <w:rPr>
            <w:rFonts w:ascii="Times New Roman" w:eastAsia="Times New Roman" w:hAnsi="Times New Roman" w:cs="Times New Roman"/>
          </w:rPr>
          <w:t>padrão do fabricante e as diretrizes internacionais. O participante será posicionado em decúbito dorsal na mesa, permanecendo imóvel por aproximadamente sete minutos, vestindo roupas leves e sem objetos metálicos [36].</w:t>
        </w:r>
      </w:ins>
    </w:p>
    <w:p w14:paraId="09E06C6A" w14:textId="77777777" w:rsidR="00922388" w:rsidRDefault="00854586">
      <w:pPr>
        <w:widowControl w:val="0"/>
        <w:spacing w:line="360" w:lineRule="auto"/>
        <w:rPr>
          <w:ins w:id="2391" w:author="Autor desconhecido" w:date="2025-09-28T18:37:00Z"/>
          <w:rFonts w:ascii="Times New Roman" w:eastAsia="Times New Roman" w:hAnsi="Times New Roman" w:cs="Times New Roman"/>
        </w:rPr>
      </w:pPr>
      <w:ins w:id="2392" w:author="Autor desconhecido" w:date="2025-09-28T18:37:00Z">
        <w:r>
          <w:rPr>
            <w:rFonts w:ascii="Times New Roman" w:eastAsia="Times New Roman" w:hAnsi="Times New Roman" w:cs="Times New Roman"/>
          </w:rPr>
          <w:t>b) Teste de Resistência em Posição Invertida (</w:t>
        </w:r>
        <w:r>
          <w:rPr>
            <w:rFonts w:ascii="Times New Roman" w:eastAsia="Times New Roman" w:hAnsi="Times New Roman" w:cs="Times New Roman"/>
            <w:i/>
          </w:rPr>
          <w:t>wall</w:t>
        </w:r>
        <w:r>
          <w:rPr>
            <w:rFonts w:ascii="Times New Roman" w:eastAsia="Times New Roman" w:hAnsi="Times New Roman" w:cs="Times New Roman"/>
          </w:rPr>
          <w:t>-</w:t>
        </w:r>
        <w:r>
          <w:rPr>
            <w:rFonts w:ascii="Times New Roman" w:eastAsia="Times New Roman" w:hAnsi="Times New Roman" w:cs="Times New Roman"/>
            <w:i/>
          </w:rPr>
          <w:t>supported</w:t>
        </w:r>
        <w:r>
          <w:rPr>
            <w:rFonts w:ascii="Times New Roman" w:eastAsia="Times New Roman" w:hAnsi="Times New Roman" w:cs="Times New Roman"/>
          </w:rPr>
          <w:t xml:space="preserve"> </w:t>
        </w:r>
        <w:r>
          <w:rPr>
            <w:rFonts w:ascii="Times New Roman" w:eastAsia="Times New Roman" w:hAnsi="Times New Roman" w:cs="Times New Roman"/>
            <w:i/>
          </w:rPr>
          <w:t>HS</w:t>
        </w:r>
        <w:r>
          <w:rPr>
            <w:rFonts w:ascii="Times New Roman" w:eastAsia="Times New Roman" w:hAnsi="Times New Roman" w:cs="Times New Roman"/>
          </w:rPr>
          <w:t>)</w:t>
        </w:r>
      </w:ins>
    </w:p>
    <w:p w14:paraId="01ABE5EB" w14:textId="14FBA441" w:rsidR="00922388" w:rsidRDefault="00854586">
      <w:pPr>
        <w:widowControl w:val="0"/>
        <w:spacing w:line="360" w:lineRule="auto"/>
        <w:rPr>
          <w:ins w:id="2393" w:author="Autor desconhecido" w:date="2025-09-28T18:37:00Z"/>
          <w:rFonts w:ascii="Times New Roman" w:eastAsia="Times New Roman" w:hAnsi="Times New Roman" w:cs="Times New Roman"/>
        </w:rPr>
      </w:pPr>
      <w:ins w:id="2394" w:author="Autor desconhecido" w:date="2025-09-28T18:37:00Z">
        <w:r>
          <w:rPr>
            <w:rFonts w:ascii="Times New Roman" w:eastAsia="Times New Roman" w:hAnsi="Times New Roman" w:cs="Times New Roman"/>
          </w:rPr>
          <w:tab/>
          <w:t>A resistência muscular isométrica dos membros superiores em posição invertida será avaliada por meio do tempo máximo de sustentação (em segundos) do</w:t>
        </w:r>
        <w:r>
          <w:rPr>
            <w:rFonts w:ascii="Times New Roman" w:eastAsia="Times New Roman" w:hAnsi="Times New Roman" w:cs="Times New Roman"/>
            <w:i/>
            <w:iCs/>
          </w:rPr>
          <w:t xml:space="preserve"> HS </w:t>
        </w:r>
        <w:r>
          <w:rPr>
            <w:rFonts w:ascii="Times New Roman" w:eastAsia="Times New Roman" w:hAnsi="Times New Roman" w:cs="Times New Roman"/>
          </w:rPr>
          <w:t xml:space="preserve">com os pés apoiados na parede. O participante será posicionado de frente para a parede, com as mãos alinhadas aos ombros apoiadas no solo.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t>
        </w:r>
      </w:ins>
      <w:ins w:id="2395" w:author="Autor desconhecido" w:date="2025-09-28T19:17:00Z">
        <w:r w:rsidRPr="00F05374">
          <w:rPr>
            <w:rFonts w:ascii="Times New Roman" w:hAnsi="Times New Roman"/>
            <w:color w:val="0F1115"/>
            <w:rPrChange w:id="2396" w:author="User" w:date="2025-09-29T17:23:00Z">
              <w:rPr>
                <w:rFonts w:ascii="Times New Roman" w:hAnsi="Times New Roman"/>
                <w:color w:val="0F1115"/>
              </w:rPr>
            </w:rPrChange>
          </w:rPr>
          <w:t>(</w:t>
        </w:r>
      </w:ins>
      <w:r w:rsidRPr="00F05374">
        <w:rPr>
          <w:rFonts w:ascii="Times New Roman" w:hAnsi="Times New Roman"/>
          <w:color w:val="0F1115"/>
          <w:rPrChange w:id="2397" w:author="User" w:date="2025-09-29T17:23:00Z">
            <w:rPr/>
          </w:rPrChange>
        </w:rPr>
        <w:t>Casio</w:t>
      </w:r>
      <w:ins w:id="2398" w:author="Autor desconhecido" w:date="2025-09-28T19:54:00Z">
        <w:r w:rsidRPr="00F05374">
          <w:rPr>
            <w:rFonts w:ascii="Times New Roman" w:eastAsia="Times New Roman" w:hAnsi="Times New Roman" w:cs="Times New Roman"/>
            <w:color w:val="0F1115"/>
            <w:rPrChange w:id="2399" w:author="User" w:date="2025-09-29T17:23:00Z">
              <w:rPr>
                <w:rFonts w:ascii="Times New Roman" w:eastAsia="Times New Roman" w:hAnsi="Times New Roman" w:cs="Times New Roman"/>
                <w:color w:val="0F1115"/>
                <w:shd w:val="clear" w:color="auto" w:fill="8DFF00"/>
              </w:rPr>
            </w:rPrChange>
          </w:rPr>
          <w:t>®</w:t>
        </w:r>
        <w:del w:id="2400" w:author="User" w:date="2025-09-29T17:23:00Z">
          <w:r w:rsidRPr="00F05374" w:rsidDel="00F05374">
            <w:rPr>
              <w:rFonts w:ascii="Times New Roman" w:eastAsia="Times New Roman" w:hAnsi="Times New Roman" w:cs="Times New Roman"/>
              <w:color w:val="0F1115"/>
              <w:rPrChange w:id="2401" w:author="User" w:date="2025-09-29T17:23:00Z">
                <w:rPr>
                  <w:rFonts w:ascii="Times New Roman" w:eastAsia="Times New Roman" w:hAnsi="Times New Roman" w:cs="Times New Roman"/>
                  <w:color w:val="0F1115"/>
                  <w:shd w:val="clear" w:color="auto" w:fill="8DFF00"/>
                </w:rPr>
              </w:rPrChange>
            </w:rPr>
            <w:delText>,</w:delText>
          </w:r>
        </w:del>
      </w:ins>
      <w:r w:rsidRPr="00F05374">
        <w:rPr>
          <w:rFonts w:ascii="Times New Roman" w:hAnsi="Times New Roman"/>
          <w:color w:val="0F1115"/>
          <w:rPrChange w:id="2402" w:author="User" w:date="2025-09-29T17:23:00Z">
            <w:rPr/>
          </w:rPrChange>
        </w:rPr>
        <w:t>, HS-80TW-BU, Tóquio, Japão</w:t>
      </w:r>
      <w:ins w:id="2403" w:author="Autor desconhecido" w:date="2025-09-28T18:37:00Z">
        <w:r w:rsidRPr="00F05374">
          <w:rPr>
            <w:rFonts w:ascii="Times New Roman" w:eastAsia="Times New Roman" w:hAnsi="Times New Roman" w:cs="Times New Roman"/>
            <w:rPrChange w:id="2404" w:author="User" w:date="2025-09-29T17:23:00Z">
              <w:rPr>
                <w:rFonts w:ascii="Times New Roman" w:eastAsia="Times New Roman" w:hAnsi="Times New Roman" w:cs="Times New Roman"/>
              </w:rPr>
            </w:rPrChange>
          </w:rPr>
          <w:t>).</w:t>
        </w:r>
        <w:r>
          <w:rPr>
            <w:rFonts w:ascii="Times New Roman" w:eastAsia="Times New Roman" w:hAnsi="Times New Roman" w:cs="Times New Roman"/>
          </w:rPr>
          <w:t xml:space="preserve"> Serão realizadas duas tentativas, com intervalo de recuperação de cinco minutos entre elas, sendo considerado o melhor tempo.</w:t>
        </w:r>
      </w:ins>
    </w:p>
    <w:p w14:paraId="3AA01FD2" w14:textId="77777777" w:rsidR="00922388" w:rsidRDefault="00854586">
      <w:pPr>
        <w:widowControl w:val="0"/>
        <w:spacing w:line="360" w:lineRule="auto"/>
        <w:rPr>
          <w:ins w:id="2405" w:author="Autor desconhecido" w:date="2025-09-28T18:37:00Z"/>
          <w:rFonts w:ascii="Times New Roman" w:eastAsia="Times New Roman" w:hAnsi="Times New Roman" w:cs="Times New Roman"/>
        </w:rPr>
      </w:pPr>
      <w:ins w:id="2406" w:author="Autor desconhecido" w:date="2025-09-28T18:37:00Z">
        <w:r>
          <w:rPr>
            <w:rFonts w:ascii="Times New Roman" w:eastAsia="Times New Roman" w:hAnsi="Times New Roman" w:cs="Times New Roman"/>
          </w:rPr>
          <w:t>c) Teste de força de flexores do punho (FFP) e dos dedos (FFD) por dinamometria</w:t>
        </w:r>
      </w:ins>
    </w:p>
    <w:p w14:paraId="2BF17EA7" w14:textId="77777777" w:rsidR="00922388" w:rsidRDefault="00854586">
      <w:pPr>
        <w:widowControl w:val="0"/>
        <w:spacing w:line="360" w:lineRule="auto"/>
        <w:rPr>
          <w:ins w:id="2407" w:author="Autor desconhecido" w:date="2025-09-28T18:37:00Z"/>
          <w:rFonts w:ascii="Times New Roman" w:eastAsia="Times New Roman" w:hAnsi="Times New Roman" w:cs="Times New Roman"/>
        </w:rPr>
      </w:pPr>
      <w:ins w:id="2408" w:author="Autor desconhecido" w:date="2025-09-28T18:37:00Z">
        <w:r>
          <w:rPr>
            <w:rFonts w:ascii="Times New Roman" w:eastAsia="Times New Roman" w:hAnsi="Times New Roman" w:cs="Times New Roman"/>
          </w:rPr>
          <w:tab/>
          <w:t xml:space="preserve">A força de flexão do punho e a força de flexão dos dedos serão avaliadas por meio de um </w:t>
        </w:r>
        <w:r w:rsidRPr="00F05374">
          <w:rPr>
            <w:rFonts w:ascii="Times New Roman" w:eastAsia="Times New Roman" w:hAnsi="Times New Roman" w:cs="Times New Roman"/>
            <w:rPrChange w:id="2409" w:author="User" w:date="2025-09-29T17:23:00Z">
              <w:rPr>
                <w:rFonts w:ascii="Times New Roman" w:eastAsia="Times New Roman" w:hAnsi="Times New Roman" w:cs="Times New Roman"/>
              </w:rPr>
            </w:rPrChange>
          </w:rPr>
          <w:t xml:space="preserve">dinamômetro </w:t>
        </w:r>
        <w:r w:rsidRPr="00F05374">
          <w:rPr>
            <w:rFonts w:ascii="Times New Roman" w:hAnsi="Times New Roman"/>
            <w:rPrChange w:id="2410" w:author="User" w:date="2025-09-29T17:23:00Z">
              <w:rPr>
                <w:rFonts w:ascii="Times New Roman" w:hAnsi="Times New Roman"/>
                <w:shd w:val="clear" w:color="auto" w:fill="8DFF00"/>
              </w:rPr>
            </w:rPrChange>
          </w:rPr>
          <w:t>(CEFISE, N2000 Pro, Nova Odessa, SP)</w:t>
        </w:r>
        <w:r w:rsidRPr="00F05374">
          <w:rPr>
            <w:rFonts w:ascii="Times New Roman" w:eastAsia="Times New Roman" w:hAnsi="Times New Roman" w:cs="Times New Roman"/>
            <w:rPrChange w:id="2411" w:author="User" w:date="2025-09-29T17:23:00Z">
              <w:rPr>
                <w:rFonts w:ascii="Times New Roman" w:eastAsia="Times New Roman" w:hAnsi="Times New Roman" w:cs="Times New Roman"/>
                <w:shd w:val="clear" w:color="auto" w:fill="8DFF00"/>
              </w:rPr>
            </w:rPrChange>
          </w:rPr>
          <w:t>.</w:t>
        </w:r>
        <w:r>
          <w:rPr>
            <w:rFonts w:ascii="Times New Roman" w:eastAsia="Times New Roman" w:hAnsi="Times New Roman" w:cs="Times New Roman"/>
          </w:rPr>
          <w:t xml:space="preserve"> Para a FFP, o participante sentado manterá o ombro em posição anatômica,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 e registrado o maior valor obtido em quilogramas-força (kgf) [37].</w:t>
        </w:r>
      </w:ins>
    </w:p>
    <w:p w14:paraId="7ECA6299" w14:textId="77777777" w:rsidR="00922388" w:rsidRDefault="00854586">
      <w:pPr>
        <w:widowControl w:val="0"/>
        <w:shd w:val="clear" w:color="auto" w:fill="FFFFFF"/>
        <w:spacing w:before="12" w:after="12" w:line="360" w:lineRule="auto"/>
        <w:rPr>
          <w:ins w:id="2412" w:author="Autor desconhecido" w:date="2025-09-28T18:37:00Z"/>
        </w:rPr>
      </w:pPr>
      <w:ins w:id="2413" w:author="Autor desconhecido" w:date="2025-09-28T18:37:00Z">
        <w:r>
          <w:rPr>
            <w:rFonts w:ascii="Times New Roman" w:eastAsia="Times New Roman" w:hAnsi="Times New Roman" w:cs="Times New Roman"/>
          </w:rPr>
          <w:t xml:space="preserve">d) Teste de 1 Repetição Máxima (1-RM) no </w:t>
        </w:r>
        <w:r>
          <w:rPr>
            <w:rFonts w:ascii="Times New Roman" w:eastAsia="Times New Roman" w:hAnsi="Times New Roman" w:cs="Times New Roman"/>
            <w:i/>
          </w:rPr>
          <w:t>Shoulder Press</w:t>
        </w:r>
      </w:ins>
    </w:p>
    <w:p w14:paraId="35357A39" w14:textId="77777777" w:rsidR="00922388" w:rsidRDefault="00854586">
      <w:pPr>
        <w:widowControl w:val="0"/>
        <w:shd w:val="clear" w:color="auto" w:fill="FFFFFF"/>
        <w:spacing w:before="12" w:after="12" w:line="360" w:lineRule="auto"/>
        <w:rPr>
          <w:ins w:id="2414" w:author="Autor desconhecido" w:date="2025-09-28T18:37:00Z"/>
        </w:rPr>
      </w:pPr>
      <w:ins w:id="2415" w:author="Autor desconhecido" w:date="2025-09-28T18:37:00Z">
        <w:r>
          <w:rPr>
            <w:rFonts w:ascii="Times New Roman" w:eastAsia="Times New Roman" w:hAnsi="Times New Roman" w:cs="Times New Roman"/>
            <w:i/>
          </w:rPr>
          <w:tab/>
        </w:r>
        <w:r>
          <w:rPr>
            <w:rFonts w:ascii="Times New Roman" w:eastAsia="Times New Roman" w:hAnsi="Times New Roman" w:cs="Times New Roman"/>
          </w:rPr>
          <w:t xml:space="preserve">Os participantes realizarão um aquecimento constituído por 10 repetições do movimento apenas com a barra metálica </w:t>
        </w:r>
        <w:r w:rsidRPr="00F05374">
          <w:rPr>
            <w:rFonts w:ascii="Times New Roman" w:eastAsia="Times New Roman" w:hAnsi="Times New Roman" w:cs="Times New Roman"/>
            <w:rPrChange w:id="2416" w:author="User" w:date="2025-09-29T17:23:00Z">
              <w:rPr>
                <w:rFonts w:ascii="Times New Roman" w:eastAsia="Times New Roman" w:hAnsi="Times New Roman" w:cs="Times New Roman"/>
                <w:shd w:val="clear" w:color="auto" w:fill="8DFF00"/>
              </w:rPr>
            </w:rPrChange>
          </w:rPr>
          <w:t>(FlexFit®,, Franca, Brasil)</w:t>
        </w:r>
        <w:r w:rsidRPr="00F05374">
          <w:rPr>
            <w:rFonts w:ascii="Times New Roman" w:eastAsia="Times New Roman" w:hAnsi="Times New Roman" w:cs="Times New Roman"/>
            <w:rPrChange w:id="2417" w:author="User" w:date="2025-09-29T17:23:00Z">
              <w:rPr>
                <w:rFonts w:ascii="Times New Roman" w:eastAsia="Times New Roman" w:hAnsi="Times New Roman" w:cs="Times New Roman"/>
              </w:rPr>
            </w:rPrChange>
          </w:rPr>
          <w:t xml:space="preserve">, pesando 20 Kg para </w:t>
        </w:r>
        <w:r w:rsidRPr="00F05374">
          <w:rPr>
            <w:rFonts w:ascii="Times New Roman" w:eastAsia="Times New Roman" w:hAnsi="Times New Roman" w:cs="Times New Roman"/>
            <w:rPrChange w:id="2418" w:author="User" w:date="2025-09-29T17:23:00Z">
              <w:rPr>
                <w:rFonts w:ascii="Times New Roman" w:eastAsia="Times New Roman" w:hAnsi="Times New Roman" w:cs="Times New Roman"/>
              </w:rPr>
            </w:rPrChange>
          </w:rPr>
          <w:lastRenderedPageBreak/>
          <w:t xml:space="preserve">homens, e de 15 ou 10 Kg para mulheres. Em seguida, serão usadas anilhas </w:t>
        </w:r>
        <w:r w:rsidRPr="00F05374">
          <w:rPr>
            <w:rFonts w:ascii="Times New Roman" w:eastAsia="Times New Roman" w:hAnsi="Times New Roman" w:cs="Times New Roman"/>
            <w:rPrChange w:id="2419" w:author="User" w:date="2025-09-29T17:23:00Z">
              <w:rPr>
                <w:rFonts w:ascii="Times New Roman" w:eastAsia="Times New Roman" w:hAnsi="Times New Roman" w:cs="Times New Roman"/>
                <w:shd w:val="clear" w:color="auto" w:fill="8DFF00"/>
              </w:rPr>
            </w:rPrChange>
          </w:rPr>
          <w:t>(FlexFit®,, Franca,</w:t>
        </w:r>
        <w:r>
          <w:rPr>
            <w:rFonts w:ascii="Times New Roman" w:eastAsia="Times New Roman" w:hAnsi="Times New Roman" w:cs="Times New Roman"/>
            <w:shd w:val="clear" w:color="auto" w:fill="8DFF00"/>
          </w:rPr>
          <w:t xml:space="preserve"> </w:t>
        </w:r>
        <w:r w:rsidRPr="00F05374">
          <w:rPr>
            <w:rFonts w:ascii="Times New Roman" w:eastAsia="Times New Roman" w:hAnsi="Times New Roman" w:cs="Times New Roman"/>
            <w:rPrChange w:id="2420" w:author="User" w:date="2025-09-29T17:23:00Z">
              <w:rPr>
                <w:rFonts w:ascii="Times New Roman" w:eastAsia="Times New Roman" w:hAnsi="Times New Roman" w:cs="Times New Roman"/>
                <w:shd w:val="clear" w:color="auto" w:fill="8DFF00"/>
              </w:rPr>
            </w:rPrChange>
          </w:rPr>
          <w:t>Brasil)</w:t>
        </w:r>
        <w:r>
          <w:rPr>
            <w:rFonts w:ascii="Times New Roman" w:eastAsia="Times New Roman" w:hAnsi="Times New Roman" w:cs="Times New Roman"/>
          </w:rPr>
          <w:t xml:space="preserve"> para o aumento da intensidade. Para o primeiro estágio a carga será aumentada para 50% do valor 1-RM caso o participante já soubesse ou estimasse o seu, ou adotado como 40% da massa corporal daqueles que não saibam.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t>
        </w:r>
      </w:ins>
    </w:p>
    <w:p w14:paraId="5F9EB33F" w14:textId="14D91B92" w:rsidR="00922388" w:rsidDel="00F05374" w:rsidRDefault="00922388">
      <w:pPr>
        <w:widowControl w:val="0"/>
        <w:shd w:val="clear" w:color="auto" w:fill="FFFFFF"/>
        <w:spacing w:before="12" w:after="12" w:line="360" w:lineRule="auto"/>
        <w:rPr>
          <w:ins w:id="2421" w:author="Autor desconhecido" w:date="2025-09-28T18:37:00Z"/>
          <w:del w:id="2422" w:author="User" w:date="2025-09-29T17:24:00Z"/>
          <w:rFonts w:ascii="Times New Roman" w:eastAsia="Times New Roman" w:hAnsi="Times New Roman" w:cs="Times New Roman"/>
        </w:rPr>
      </w:pPr>
    </w:p>
    <w:p w14:paraId="664F7038" w14:textId="77777777" w:rsidR="00922388" w:rsidRDefault="00854586">
      <w:pPr>
        <w:widowControl w:val="0"/>
        <w:spacing w:line="360" w:lineRule="auto"/>
        <w:rPr>
          <w:ins w:id="2423" w:author="Autor desconhecido" w:date="2025-09-28T18:37:00Z"/>
          <w:u w:val="single"/>
        </w:rPr>
      </w:pPr>
      <w:ins w:id="2424" w:author="Autor desconhecido" w:date="2025-09-28T18:37:00Z">
        <w:r>
          <w:rPr>
            <w:rFonts w:ascii="Times New Roman" w:eastAsia="Times New Roman" w:hAnsi="Times New Roman" w:cs="Times New Roman"/>
            <w:u w:val="single"/>
          </w:rPr>
          <w:t xml:space="preserve">Sessão 2 - Avaliação de desempenho </w:t>
        </w:r>
        <w:r>
          <w:rPr>
            <w:rFonts w:ascii="Times New Roman" w:eastAsia="Times New Roman" w:hAnsi="Times New Roman" w:cs="Times New Roman"/>
            <w:i/>
            <w:u w:val="single"/>
          </w:rPr>
          <w:t xml:space="preserve">do HS </w:t>
        </w:r>
        <w:r>
          <w:rPr>
            <w:rFonts w:ascii="Times New Roman" w:eastAsia="Times New Roman" w:hAnsi="Times New Roman" w:cs="Times New Roman"/>
            <w:u w:val="single"/>
          </w:rPr>
          <w:t xml:space="preserve">e </w:t>
        </w:r>
        <w:r>
          <w:rPr>
            <w:rFonts w:ascii="Times New Roman" w:eastAsia="Times New Roman" w:hAnsi="Times New Roman" w:cs="Times New Roman"/>
            <w:i/>
            <w:u w:val="single"/>
          </w:rPr>
          <w:t>HSW</w:t>
        </w:r>
      </w:ins>
    </w:p>
    <w:p w14:paraId="1091099C" w14:textId="66A89E21" w:rsidR="00922388" w:rsidRDefault="00854586">
      <w:pPr>
        <w:widowControl w:val="0"/>
        <w:spacing w:line="360" w:lineRule="auto"/>
        <w:ind w:firstLine="720"/>
        <w:rPr>
          <w:ins w:id="2425" w:author="Autor desconhecido" w:date="2025-09-28T18:37:00Z"/>
          <w:rFonts w:ascii="Times New Roman" w:eastAsia="Times New Roman" w:hAnsi="Times New Roman" w:cs="Times New Roman"/>
        </w:rPr>
      </w:pPr>
      <w:ins w:id="2426" w:author="Autor desconhecido" w:date="2025-09-28T18:37:00Z">
        <w:r>
          <w:rPr>
            <w:rFonts w:ascii="Times New Roman" w:eastAsia="Times New Roman" w:hAnsi="Times New Roman" w:cs="Times New Roman"/>
          </w:rPr>
          <w:t xml:space="preserve">Para a realização dos experimentos serão fixados na pele dos participantes 39 marcadores esféricos retrorrefletivos em pontos anatômicos do corpo todo, de acordo com o modelo </w:t>
        </w:r>
        <w:r>
          <w:rPr>
            <w:rFonts w:ascii="Times New Roman" w:eastAsia="Times New Roman" w:hAnsi="Times New Roman" w:cs="Times New Roman"/>
            <w:i/>
            <w:iCs/>
          </w:rPr>
          <w:t xml:space="preserve">Plug-in Gait Full Body </w:t>
        </w:r>
        <w:r>
          <w:rPr>
            <w:rFonts w:ascii="Times New Roman" w:eastAsia="Times New Roman" w:hAnsi="Times New Roman" w:cs="Times New Roman"/>
          </w:rPr>
          <w:t>(</w:t>
        </w:r>
        <w:r w:rsidRPr="00F05374">
          <w:rPr>
            <w:rFonts w:ascii="Times New Roman" w:eastAsia="Times New Roman" w:hAnsi="Times New Roman" w:cs="Times New Roman"/>
            <w:rPrChange w:id="2427" w:author="User" w:date="2025-09-29T17:24:00Z">
              <w:rPr>
                <w:rFonts w:ascii="Times New Roman" w:eastAsia="Times New Roman" w:hAnsi="Times New Roman" w:cs="Times New Roman"/>
                <w:shd w:val="clear" w:color="auto" w:fill="8DFF00"/>
              </w:rPr>
            </w:rPrChange>
          </w:rPr>
          <w:t>Vicon®,</w:t>
        </w:r>
        <w:del w:id="2428" w:author="User" w:date="2025-09-29T17:24:00Z">
          <w:r w:rsidRPr="00F05374" w:rsidDel="00F05374">
            <w:rPr>
              <w:rFonts w:ascii="Times New Roman" w:eastAsia="Times New Roman" w:hAnsi="Times New Roman" w:cs="Times New Roman"/>
              <w:rPrChange w:id="2429" w:author="User" w:date="2025-09-29T17:24:00Z">
                <w:rPr>
                  <w:rFonts w:ascii="Times New Roman" w:eastAsia="Times New Roman" w:hAnsi="Times New Roman" w:cs="Times New Roman"/>
                  <w:shd w:val="clear" w:color="auto" w:fill="8DFF00"/>
                </w:rPr>
              </w:rPrChange>
            </w:rPr>
            <w:delText>,</w:delText>
          </w:r>
        </w:del>
        <w:r w:rsidRPr="00F05374">
          <w:rPr>
            <w:rFonts w:ascii="Times New Roman" w:eastAsia="Times New Roman" w:hAnsi="Times New Roman" w:cs="Times New Roman"/>
            <w:rPrChange w:id="2430" w:author="User" w:date="2025-09-29T17:24:00Z">
              <w:rPr>
                <w:rFonts w:ascii="Times New Roman" w:eastAsia="Times New Roman" w:hAnsi="Times New Roman" w:cs="Times New Roman"/>
                <w:shd w:val="clear" w:color="auto" w:fill="8DFF00"/>
              </w:rPr>
            </w:rPrChange>
          </w:rPr>
          <w:t xml:space="preserve"> Oxford, Reino Unido).</w:t>
        </w:r>
        <w:r w:rsidRPr="00F05374">
          <w:rPr>
            <w:rFonts w:ascii="Times New Roman" w:eastAsia="Times New Roman" w:hAnsi="Times New Roman" w:cs="Times New Roman"/>
            <w:rPrChange w:id="2431" w:author="User" w:date="2025-09-29T17:24:00Z">
              <w:rPr>
                <w:rFonts w:ascii="Times New Roman" w:eastAsia="Times New Roman" w:hAnsi="Times New Roman" w:cs="Times New Roman"/>
              </w:rPr>
            </w:rPrChange>
          </w:rPr>
          <w:t xml:space="preserve"> Será</w:t>
        </w:r>
        <w:r>
          <w:rPr>
            <w:rFonts w:ascii="Times New Roman" w:eastAsia="Times New Roman" w:hAnsi="Times New Roman" w:cs="Times New Roman"/>
          </w:rPr>
          <w:t xml:space="preserve"> realizado um breve aquecimento com exercícios de peso corporal priorizando a musculatura de membros superiores. A seguir, a coleta começará com o desempenho no </w:t>
        </w:r>
        <w:r>
          <w:rPr>
            <w:rFonts w:ascii="Times New Roman" w:eastAsia="Times New Roman" w:hAnsi="Times New Roman" w:cs="Times New Roman"/>
            <w:i/>
            <w:iCs/>
          </w:rPr>
          <w:t>HS</w:t>
        </w:r>
        <w:r>
          <w:rPr>
            <w:rFonts w:ascii="Times New Roman" w:eastAsia="Times New Roman" w:hAnsi="Times New Roman" w:cs="Times New Roman"/>
          </w:rPr>
          <w:t xml:space="preserve">, que servirá também como um aquecimento específico para o próximo teste, do </w:t>
        </w:r>
        <w:r>
          <w:rPr>
            <w:rFonts w:ascii="Times New Roman" w:eastAsia="Times New Roman" w:hAnsi="Times New Roman" w:cs="Times New Roman"/>
            <w:i/>
            <w:iCs/>
          </w:rPr>
          <w:t>HSW</w:t>
        </w:r>
        <w:r>
          <w:rPr>
            <w:rFonts w:ascii="Times New Roman" w:eastAsia="Times New Roman" w:hAnsi="Times New Roman" w:cs="Times New Roman"/>
          </w:rPr>
          <w:t>.</w:t>
        </w:r>
      </w:ins>
    </w:p>
    <w:p w14:paraId="272A636A" w14:textId="77777777" w:rsidR="00922388" w:rsidRDefault="00854586">
      <w:pPr>
        <w:widowControl w:val="0"/>
        <w:shd w:val="clear" w:color="auto" w:fill="FFFFFF"/>
        <w:spacing w:line="360" w:lineRule="auto"/>
        <w:rPr>
          <w:ins w:id="2432" w:author="Autor desconhecido" w:date="2025-09-28T18:37:00Z"/>
        </w:rPr>
      </w:pPr>
      <w:ins w:id="2433" w:author="Autor desconhecido" w:date="2025-09-28T18:37:00Z">
        <w:r>
          <w:rPr>
            <w:rFonts w:ascii="Times New Roman" w:eastAsia="Times New Roman" w:hAnsi="Times New Roman" w:cs="Times New Roman"/>
          </w:rPr>
          <w:t xml:space="preserve">a) Teste de desempenho no </w:t>
        </w:r>
        <w:r>
          <w:rPr>
            <w:rFonts w:ascii="Times New Roman" w:eastAsia="Times New Roman" w:hAnsi="Times New Roman" w:cs="Times New Roman"/>
            <w:i/>
            <w:iCs/>
          </w:rPr>
          <w:t>HS</w:t>
        </w:r>
      </w:ins>
    </w:p>
    <w:p w14:paraId="2034A6C3" w14:textId="68036E3A" w:rsidR="00922388" w:rsidRDefault="00854586">
      <w:pPr>
        <w:widowControl w:val="0"/>
        <w:shd w:val="clear" w:color="auto" w:fill="FFFFFF"/>
        <w:spacing w:line="360" w:lineRule="auto"/>
        <w:rPr>
          <w:ins w:id="2434" w:author="Autor desconhecido" w:date="2025-09-28T18:37:00Z"/>
        </w:rPr>
      </w:pPr>
      <w:ins w:id="2435" w:author="Autor desconhecido" w:date="2025-09-28T18:37:00Z">
        <w:r>
          <w:rPr>
            <w:rFonts w:ascii="Times New Roman" w:eastAsia="Times New Roman" w:hAnsi="Times New Roman" w:cs="Times New Roman"/>
          </w:rPr>
          <w:tab/>
          <w:t xml:space="preserve">Para o </w:t>
        </w:r>
        <w:r>
          <w:rPr>
            <w:rFonts w:ascii="Times New Roman" w:eastAsia="Times New Roman" w:hAnsi="Times New Roman" w:cs="Times New Roman"/>
            <w:i/>
            <w:iCs/>
          </w:rPr>
          <w:t>HS</w:t>
        </w:r>
        <w:r>
          <w:rPr>
            <w:rFonts w:ascii="Times New Roman" w:eastAsia="Times New Roman" w:hAnsi="Times New Roman" w:cs="Times New Roman"/>
          </w:rPr>
          <w:t>, o participante se posicionará com as mãos apoiadas no solo sobre a plataforma de força (</w:t>
        </w:r>
        <w:r w:rsidRPr="00F05374">
          <w:rPr>
            <w:rFonts w:ascii="Times New Roman" w:eastAsia="Times New Roman" w:hAnsi="Times New Roman" w:cs="Times New Roman"/>
            <w:rPrChange w:id="2436" w:author="User" w:date="2025-09-29T17:24:00Z">
              <w:rPr>
                <w:rFonts w:ascii="Times New Roman" w:eastAsia="Times New Roman" w:hAnsi="Times New Roman" w:cs="Times New Roman"/>
                <w:shd w:val="clear" w:color="auto" w:fill="8DFF00"/>
              </w:rPr>
            </w:rPrChange>
          </w:rPr>
          <w:t>Bertec®</w:t>
        </w:r>
        <w:del w:id="2437" w:author="User" w:date="2025-09-29T17:24:00Z">
          <w:r w:rsidRPr="00F05374" w:rsidDel="00F05374">
            <w:rPr>
              <w:rFonts w:ascii="Times New Roman" w:eastAsia="Times New Roman" w:hAnsi="Times New Roman" w:cs="Times New Roman"/>
              <w:rPrChange w:id="2438" w:author="User" w:date="2025-09-29T17:24:00Z">
                <w:rPr>
                  <w:rFonts w:ascii="Times New Roman" w:eastAsia="Times New Roman" w:hAnsi="Times New Roman" w:cs="Times New Roman"/>
                  <w:shd w:val="clear" w:color="auto" w:fill="8DFF00"/>
                </w:rPr>
              </w:rPrChange>
            </w:rPr>
            <w:delText>,</w:delText>
          </w:r>
        </w:del>
        <w:r w:rsidRPr="00F05374">
          <w:rPr>
            <w:rFonts w:ascii="Times New Roman" w:eastAsia="Times New Roman" w:hAnsi="Times New Roman" w:cs="Times New Roman"/>
            <w:rPrChange w:id="2439" w:author="User" w:date="2025-09-29T17:24:00Z">
              <w:rPr>
                <w:rFonts w:ascii="Times New Roman" w:eastAsia="Times New Roman" w:hAnsi="Times New Roman" w:cs="Times New Roman"/>
                <w:shd w:val="clear" w:color="auto" w:fill="8DFF00"/>
              </w:rPr>
            </w:rPrChange>
          </w:rPr>
          <w:t>, Columbus, OH, USA</w:t>
        </w:r>
        <w:r>
          <w:rPr>
            <w:rFonts w:ascii="Times New Roman" w:eastAsia="Times New Roman" w:hAnsi="Times New Roman" w:cs="Times New Roman"/>
          </w:rPr>
          <w:t>), utilizando a distância e rotação dos dedos de sua preferência, e assumirá a posição invertida pela técnica que lhe for mais natural e eficiente. Serão realizadas três séries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estabilométricos (oscilação e velocidade do CoP).</w:t>
        </w:r>
      </w:ins>
    </w:p>
    <w:p w14:paraId="7798A245" w14:textId="77777777" w:rsidR="00922388" w:rsidRDefault="00854586">
      <w:pPr>
        <w:widowControl w:val="0"/>
        <w:shd w:val="clear" w:color="auto" w:fill="FFFFFF"/>
        <w:spacing w:line="360" w:lineRule="auto"/>
        <w:rPr>
          <w:ins w:id="2440" w:author="Autor desconhecido" w:date="2025-09-28T18:37:00Z"/>
        </w:rPr>
      </w:pPr>
      <w:ins w:id="2441" w:author="Autor desconhecido" w:date="2025-09-28T18:37:00Z">
        <w:r>
          <w:rPr>
            <w:rFonts w:ascii="Times New Roman" w:eastAsia="Times New Roman" w:hAnsi="Times New Roman" w:cs="Times New Roman"/>
          </w:rPr>
          <w:t xml:space="preserve">b) Teste de desempenho no </w:t>
        </w:r>
        <w:r>
          <w:rPr>
            <w:rFonts w:ascii="Times New Roman" w:eastAsia="Times New Roman" w:hAnsi="Times New Roman" w:cs="Times New Roman"/>
            <w:i/>
            <w:iCs/>
          </w:rPr>
          <w:t>HSW</w:t>
        </w:r>
      </w:ins>
    </w:p>
    <w:p w14:paraId="3596335E" w14:textId="481FB426" w:rsidR="00922388" w:rsidRDefault="00854586">
      <w:pPr>
        <w:spacing w:line="360" w:lineRule="auto"/>
        <w:rPr>
          <w:rFonts w:ascii="Times New Roman" w:eastAsia="Times New Roman" w:hAnsi="Times New Roman" w:cs="Times New Roman"/>
        </w:rPr>
      </w:pPr>
      <w:ins w:id="2442" w:author="Autor desconhecido" w:date="2025-09-28T18:37:00Z">
        <w:r>
          <w:rPr>
            <w:rFonts w:ascii="Times New Roman" w:eastAsia="Times New Roman" w:hAnsi="Times New Roman" w:cs="Times New Roman"/>
          </w:rPr>
          <w:lastRenderedPageBreak/>
          <w:tab/>
        </w:r>
        <w:r w:rsidRPr="00F05374">
          <w:rPr>
            <w:rFonts w:ascii="Times New Roman" w:eastAsia="Times New Roman" w:hAnsi="Times New Roman" w:cs="Times New Roman"/>
            <w:rPrChange w:id="2443" w:author="User" w:date="2025-09-29T17:24:00Z">
              <w:rPr>
                <w:rFonts w:ascii="Times New Roman" w:eastAsia="Times New Roman" w:hAnsi="Times New Roman" w:cs="Times New Roman"/>
                <w:shd w:val="clear" w:color="auto" w:fill="8DFF00"/>
              </w:rPr>
            </w:rPrChange>
          </w:rPr>
          <w:t>Após 5 minutos daremos início ao teste do</w:t>
        </w:r>
        <w:r w:rsidRPr="00F05374">
          <w:rPr>
            <w:rFonts w:ascii="Times New Roman" w:eastAsia="Times New Roman" w:hAnsi="Times New Roman" w:cs="Times New Roman"/>
            <w:i/>
            <w:iCs/>
            <w:rPrChange w:id="2444" w:author="User" w:date="2025-09-29T17:24:00Z">
              <w:rPr>
                <w:rFonts w:ascii="Times New Roman" w:eastAsia="Times New Roman" w:hAnsi="Times New Roman" w:cs="Times New Roman"/>
                <w:i/>
                <w:iCs/>
                <w:shd w:val="clear" w:color="auto" w:fill="8DFF00"/>
              </w:rPr>
            </w:rPrChange>
          </w:rPr>
          <w:t xml:space="preserve"> HSW</w:t>
        </w:r>
      </w:ins>
      <w:ins w:id="2445" w:author="User" w:date="2025-09-29T17:24:00Z">
        <w:r w:rsidR="00F05374">
          <w:rPr>
            <w:rFonts w:ascii="Times New Roman" w:eastAsia="Times New Roman" w:hAnsi="Times New Roman" w:cs="Times New Roman"/>
            <w:i/>
            <w:iCs/>
          </w:rPr>
          <w:t xml:space="preserve">, </w:t>
        </w:r>
      </w:ins>
      <w:ins w:id="2446" w:author="Autor desconhecido" w:date="2025-09-28T18:37:00Z">
        <w:del w:id="2447" w:author="User" w:date="2025-09-29T17:24:00Z">
          <w:r w:rsidRPr="00F05374" w:rsidDel="00F05374">
            <w:rPr>
              <w:rFonts w:ascii="Times New Roman" w:eastAsia="Times New Roman" w:hAnsi="Times New Roman" w:cs="Times New Roman"/>
              <w:i/>
              <w:iCs/>
              <w:rPrChange w:id="2448" w:author="User" w:date="2025-09-29T17:24:00Z">
                <w:rPr>
                  <w:rFonts w:ascii="Times New Roman" w:eastAsia="Times New Roman" w:hAnsi="Times New Roman" w:cs="Times New Roman"/>
                  <w:i/>
                  <w:iCs/>
                  <w:shd w:val="clear" w:color="auto" w:fill="8DFF00"/>
                </w:rPr>
              </w:rPrChange>
            </w:rPr>
            <w:delText>,</w:delText>
          </w:r>
          <w:r w:rsidDel="00F05374">
            <w:rPr>
              <w:rFonts w:ascii="Times New Roman" w:eastAsia="Times New Roman" w:hAnsi="Times New Roman" w:cs="Times New Roman"/>
              <w:i/>
              <w:iCs/>
              <w:shd w:val="clear" w:color="auto" w:fill="8DFF00"/>
            </w:rPr>
            <w:delText xml:space="preserve"> </w:delText>
          </w:r>
        </w:del>
        <w:r>
          <w:rPr>
            <w:rFonts w:ascii="Times New Roman" w:eastAsia="Times New Roman" w:hAnsi="Times New Roman" w:cs="Times New Roman"/>
          </w:rPr>
          <w:t>cada tentativa será iniciada com o participante já posicionado com as mãos no solo sobre a plataforma de força</w:t>
        </w:r>
        <w:del w:id="2449" w:author="User" w:date="2025-09-29T17:25:00Z">
          <w:r w:rsidDel="00F05374">
            <w:rPr>
              <w:rFonts w:ascii="Times New Roman" w:eastAsia="Times New Roman" w:hAnsi="Times New Roman" w:cs="Times New Roman"/>
            </w:rPr>
            <w:delText xml:space="preserve"> </w:delText>
          </w:r>
        </w:del>
        <w:r>
          <w:rPr>
            <w:rFonts w:ascii="Times New Roman" w:eastAsia="Times New Roman" w:hAnsi="Times New Roman" w:cs="Times New Roman"/>
          </w:rPr>
          <w:t xml:space="preserve"> (</w:t>
        </w:r>
        <w:r w:rsidRPr="00F05374">
          <w:rPr>
            <w:rFonts w:ascii="Times New Roman" w:eastAsia="Times New Roman" w:hAnsi="Times New Roman" w:cs="Times New Roman"/>
            <w:rPrChange w:id="2450" w:author="User" w:date="2025-09-29T17:25:00Z">
              <w:rPr>
                <w:rFonts w:ascii="Times New Roman" w:eastAsia="Times New Roman" w:hAnsi="Times New Roman" w:cs="Times New Roman"/>
              </w:rPr>
            </w:rPrChange>
          </w:rPr>
          <w:t>Bertec</w:t>
        </w:r>
        <w:r w:rsidRPr="00F05374">
          <w:rPr>
            <w:rFonts w:ascii="Times New Roman" w:eastAsia="Times New Roman" w:hAnsi="Times New Roman" w:cs="Times New Roman"/>
            <w:rPrChange w:id="2451" w:author="User" w:date="2025-09-29T17:25:00Z">
              <w:rPr>
                <w:rFonts w:ascii="Times New Roman" w:eastAsia="Times New Roman" w:hAnsi="Times New Roman" w:cs="Times New Roman"/>
                <w:shd w:val="clear" w:color="auto" w:fill="8DFF00"/>
              </w:rPr>
            </w:rPrChange>
          </w:rPr>
          <w:t>®</w:t>
        </w:r>
        <w:del w:id="2452" w:author="User" w:date="2025-09-29T17:24:00Z">
          <w:r w:rsidRPr="00F05374" w:rsidDel="00F05374">
            <w:rPr>
              <w:rFonts w:ascii="Times New Roman" w:eastAsia="Times New Roman" w:hAnsi="Times New Roman" w:cs="Times New Roman"/>
              <w:rPrChange w:id="2453" w:author="User" w:date="2025-09-29T17:25:00Z">
                <w:rPr>
                  <w:rFonts w:ascii="Times New Roman" w:eastAsia="Times New Roman" w:hAnsi="Times New Roman" w:cs="Times New Roman"/>
                  <w:shd w:val="clear" w:color="auto" w:fill="8DFF00"/>
                </w:rPr>
              </w:rPrChange>
            </w:rPr>
            <w:delText>,</w:delText>
          </w:r>
        </w:del>
        <w:r w:rsidRPr="00F05374">
          <w:rPr>
            <w:rFonts w:ascii="Times New Roman" w:eastAsia="Times New Roman" w:hAnsi="Times New Roman" w:cs="Times New Roman"/>
            <w:rPrChange w:id="2454" w:author="User" w:date="2025-09-29T17:25:00Z">
              <w:rPr>
                <w:rFonts w:ascii="Times New Roman" w:eastAsia="Times New Roman" w:hAnsi="Times New Roman" w:cs="Times New Roman"/>
              </w:rPr>
            </w:rPrChange>
          </w:rPr>
          <w:t>,</w:t>
        </w:r>
        <w:r>
          <w:rPr>
            <w:rFonts w:ascii="Times New Roman" w:eastAsia="Times New Roman" w:hAnsi="Times New Roman" w:cs="Times New Roman"/>
          </w:rPr>
          <w:t xml:space="preserve"> Columbus, OH, USA), permitindo a captura da oscilação e velocidade do CoP imediatamente antes dos primeiros passo, que caracterizarão os APAs acompanhado da </w:t>
        </w:r>
        <w:r>
          <w:rPr>
            <w:rFonts w:ascii="Times New Roman" w:eastAsia="Times New Roman" w:hAnsi="Times New Roman" w:cs="Times New Roman"/>
            <w:i/>
            <w:iCs/>
          </w:rPr>
          <w:t>GRF</w:t>
        </w:r>
        <w:r>
          <w:rPr>
            <w:rFonts w:ascii="Times New Roman" w:eastAsia="Times New Roman" w:hAnsi="Times New Roman" w:cs="Times New Roman"/>
          </w:rPr>
          <w:t xml:space="preserve">. A partir dessa posição, o participante impulsionará o corpo para realizar o deslocamento contínuo sobre o tapete de </w:t>
        </w:r>
        <w:r w:rsidRPr="00F05374">
          <w:rPr>
            <w:rFonts w:ascii="Times New Roman" w:eastAsia="Times New Roman" w:hAnsi="Times New Roman" w:cs="Times New Roman"/>
            <w:rPrChange w:id="2455" w:author="User" w:date="2025-09-29T17:25:00Z">
              <w:rPr>
                <w:rFonts w:ascii="Times New Roman" w:eastAsia="Times New Roman" w:hAnsi="Times New Roman" w:cs="Times New Roman"/>
              </w:rPr>
            </w:rPrChange>
          </w:rPr>
          <w:t xml:space="preserve">pressão </w:t>
        </w:r>
        <w:r w:rsidRPr="00F05374">
          <w:rPr>
            <w:rFonts w:ascii="Times New Roman" w:eastAsia="Times New Roman" w:hAnsi="Times New Roman" w:cs="Times New Roman"/>
            <w:rPrChange w:id="2456" w:author="User" w:date="2025-09-29T17:25:00Z">
              <w:rPr>
                <w:rFonts w:ascii="Times New Roman" w:eastAsia="Times New Roman" w:hAnsi="Times New Roman" w:cs="Times New Roman"/>
                <w:shd w:val="clear" w:color="auto" w:fill="8DFF00"/>
              </w:rPr>
            </w:rPrChange>
          </w:rPr>
          <w:t>(</w:t>
        </w:r>
        <w:r w:rsidRPr="00F05374">
          <w:rPr>
            <w:rFonts w:ascii="Times New Roman" w:eastAsia="Times New Roman" w:hAnsi="Times New Roman" w:cs="Times New Roman"/>
            <w:rPrChange w:id="2457" w:author="User" w:date="2025-09-29T17:25:00Z">
              <w:rPr>
                <w:rFonts w:ascii="Times New Roman" w:eastAsia="Times New Roman" w:hAnsi="Times New Roman" w:cs="Times New Roman"/>
                <w:color w:val="0C3C60"/>
                <w:shd w:val="clear" w:color="auto" w:fill="8DFF00"/>
              </w:rPr>
            </w:rPrChange>
          </w:rPr>
          <w:t>Gaitrite®, platinum plus classic, Franklin, NJ, USA)</w:t>
        </w:r>
        <w:r w:rsidRPr="00F05374">
          <w:rPr>
            <w:rFonts w:ascii="Times New Roman" w:eastAsia="Times New Roman" w:hAnsi="Times New Roman" w:cs="Times New Roman"/>
            <w:rPrChange w:id="2458" w:author="User" w:date="2025-09-29T17:25:00Z">
              <w:rPr>
                <w:rFonts w:ascii="Times New Roman" w:eastAsia="Times New Roman" w:hAnsi="Times New Roman" w:cs="Times New Roman"/>
              </w:rPr>
            </w:rPrChange>
          </w:rPr>
          <w:t xml:space="preserve">, com </w:t>
        </w:r>
        <w:r>
          <w:rPr>
            <w:rFonts w:ascii="Times New Roman" w:eastAsia="Times New Roman" w:hAnsi="Times New Roman" w:cs="Times New Roman"/>
          </w:rPr>
          <w:t xml:space="preserve">o objetivo de percorrer a maior distância possível, sendo o máximo limitado a </w:t>
        </w:r>
        <w:r w:rsidRPr="00F05374">
          <w:rPr>
            <w:rFonts w:ascii="Times New Roman" w:eastAsia="Times New Roman" w:hAnsi="Times New Roman" w:cs="Times New Roman"/>
            <w:rPrChange w:id="2459" w:author="User" w:date="2025-09-29T17:25:00Z">
              <w:rPr>
                <w:rFonts w:ascii="Times New Roman" w:eastAsia="Times New Roman" w:hAnsi="Times New Roman" w:cs="Times New Roman"/>
                <w:shd w:val="clear" w:color="auto" w:fill="8DFF00"/>
              </w:rPr>
            </w:rPrChange>
          </w:rPr>
          <w:t>5m</w:t>
        </w:r>
        <w:r w:rsidRPr="00F05374">
          <w:rPr>
            <w:rFonts w:ascii="Times New Roman" w:eastAsia="Times New Roman" w:hAnsi="Times New Roman" w:cs="Times New Roman"/>
            <w:rPrChange w:id="2460" w:author="User" w:date="2025-09-29T17:25:00Z">
              <w:rPr>
                <w:rFonts w:ascii="Times New Roman" w:eastAsia="Times New Roman" w:hAnsi="Times New Roman" w:cs="Times New Roman"/>
              </w:rPr>
            </w:rPrChange>
          </w:rPr>
          <w:t>. O c</w:t>
        </w:r>
        <w:r>
          <w:rPr>
            <w:rFonts w:ascii="Times New Roman" w:eastAsia="Times New Roman" w:hAnsi="Times New Roman" w:cs="Times New Roman"/>
          </w:rPr>
          <w:t xml:space="preserve">ritério de falha para o </w:t>
        </w:r>
        <w:r>
          <w:rPr>
            <w:rFonts w:ascii="Times New Roman" w:eastAsia="Times New Roman" w:hAnsi="Times New Roman" w:cs="Times New Roman"/>
            <w:i/>
            <w:iCs/>
          </w:rPr>
          <w:t>HSW</w:t>
        </w:r>
        <w:r>
          <w:rPr>
            <w:rFonts w:ascii="Times New Roman" w:eastAsia="Times New Roman" w:hAnsi="Times New Roman" w:cs="Times New Roman"/>
          </w:rPr>
          <w:t xml:space="preserve"> será o contato dos pés com o solo. Serão realizadas cinco tentativas, com </w:t>
        </w:r>
        <w:r w:rsidRPr="00F05374">
          <w:rPr>
            <w:rFonts w:ascii="Times New Roman" w:eastAsia="Times New Roman" w:hAnsi="Times New Roman" w:cs="Times New Roman"/>
            <w:rPrChange w:id="2461" w:author="User" w:date="2025-09-29T17:25:00Z">
              <w:rPr>
                <w:rFonts w:ascii="Times New Roman" w:eastAsia="Times New Roman" w:hAnsi="Times New Roman" w:cs="Times New Roman"/>
              </w:rPr>
            </w:rPrChange>
          </w:rPr>
          <w:t xml:space="preserve">intervalo de três minutos de recuperação entre elas. Os sistemas de captura de movimento </w:t>
        </w:r>
        <w:r w:rsidRPr="00F05374">
          <w:rPr>
            <w:rFonts w:ascii="Times New Roman" w:eastAsia="Times New Roman" w:hAnsi="Times New Roman" w:cs="Times New Roman"/>
            <w:rPrChange w:id="2462" w:author="User" w:date="2025-09-29T17:25:00Z">
              <w:rPr/>
            </w:rPrChange>
          </w:rPr>
          <w:t>(</w:t>
        </w:r>
      </w:ins>
      <w:bookmarkStart w:id="2463" w:name="docs-internal-guid-c66cc2d6-7fff-366f-51"/>
      <w:bookmarkEnd w:id="2463"/>
      <w:ins w:id="2464" w:author="Autor desconhecido" w:date="2025-09-28T19:09:00Z">
        <w:r w:rsidRPr="00F05374">
          <w:rPr>
            <w:rFonts w:ascii="Times New Roman;serif" w:hAnsi="Times New Roman;serif"/>
            <w:color w:val="000000"/>
            <w:rPrChange w:id="2465" w:author="User" w:date="2025-09-29T17:25:00Z">
              <w:rPr>
                <w:rFonts w:ascii="Times New Roman;serif" w:hAnsi="Times New Roman;serif"/>
                <w:color w:val="000000"/>
                <w:shd w:val="clear" w:color="auto" w:fill="8DFF00"/>
              </w:rPr>
            </w:rPrChange>
          </w:rPr>
          <w:t>Vicon</w:t>
        </w:r>
        <w:r w:rsidRPr="00F05374">
          <w:rPr>
            <w:rFonts w:ascii="Times New Roman" w:eastAsia="Times New Roman" w:hAnsi="Times New Roman" w:cs="Times New Roman"/>
            <w:color w:val="000000"/>
            <w:rPrChange w:id="2466" w:author="User" w:date="2025-09-29T17:25:00Z">
              <w:rPr>
                <w:rFonts w:ascii="Times New Roman" w:eastAsia="Times New Roman" w:hAnsi="Times New Roman" w:cs="Times New Roman"/>
                <w:color w:val="000000"/>
                <w:shd w:val="clear" w:color="auto" w:fill="8DFF00"/>
              </w:rPr>
            </w:rPrChange>
          </w:rPr>
          <w:t>®,</w:t>
        </w:r>
        <w:r w:rsidRPr="00F05374">
          <w:rPr>
            <w:rFonts w:ascii="Times New Roman;serif" w:hAnsi="Times New Roman;serif"/>
            <w:color w:val="000000"/>
            <w:rPrChange w:id="2467" w:author="User" w:date="2025-09-29T17:25:00Z">
              <w:rPr>
                <w:rFonts w:ascii="Times New Roman;serif" w:hAnsi="Times New Roman;serif"/>
                <w:color w:val="000000"/>
                <w:shd w:val="clear" w:color="auto" w:fill="8DFF00"/>
              </w:rPr>
            </w:rPrChange>
          </w:rPr>
          <w:t>, Oxford, Reino Unido</w:t>
        </w:r>
      </w:ins>
      <w:r w:rsidRPr="00F05374">
        <w:rPr>
          <w:rFonts w:ascii="Times New Roman;serif" w:hAnsi="Times New Roman;serif"/>
          <w:color w:val="000000"/>
          <w:rPrChange w:id="2468" w:author="User" w:date="2025-09-29T17:25:00Z">
            <w:rPr>
              <w:shd w:val="clear" w:color="auto" w:fill="8DFF00"/>
            </w:rPr>
          </w:rPrChange>
        </w:rPr>
        <w:t>)</w:t>
      </w:r>
      <w:ins w:id="2469" w:author="Autor desconhecido" w:date="2025-09-28T18:37:00Z">
        <w:r w:rsidRPr="00F05374">
          <w:rPr>
            <w:rFonts w:ascii="Times New Roman" w:eastAsia="Times New Roman" w:hAnsi="Times New Roman" w:cs="Times New Roman"/>
            <w:rPrChange w:id="2470" w:author="User" w:date="2025-09-29T17:25:00Z">
              <w:rPr>
                <w:rFonts w:ascii="Times New Roman" w:eastAsia="Times New Roman" w:hAnsi="Times New Roman" w:cs="Times New Roman"/>
              </w:rPr>
            </w:rPrChange>
          </w:rPr>
          <w:t xml:space="preserve"> e tapete de pressão </w:t>
        </w:r>
        <w:r w:rsidRPr="00F05374">
          <w:rPr>
            <w:rFonts w:ascii="Times New Roman" w:eastAsia="Times New Roman" w:hAnsi="Times New Roman" w:cs="Times New Roman"/>
            <w:rPrChange w:id="2471" w:author="User" w:date="2025-09-29T17:25:00Z">
              <w:rPr>
                <w:rFonts w:ascii="Times New Roman" w:eastAsia="Times New Roman" w:hAnsi="Times New Roman" w:cs="Times New Roman"/>
                <w:shd w:val="clear" w:color="auto" w:fill="8DFF00"/>
              </w:rPr>
            </w:rPrChange>
          </w:rPr>
          <w:t>(</w:t>
        </w:r>
        <w:r w:rsidRPr="00F05374">
          <w:rPr>
            <w:rFonts w:ascii="Times New Roman" w:eastAsia="Times New Roman" w:hAnsi="Times New Roman" w:cs="Times New Roman"/>
            <w:rPrChange w:id="2472" w:author="User" w:date="2025-09-29T17:25:00Z">
              <w:rPr>
                <w:rFonts w:ascii="Times New Roman" w:eastAsia="Times New Roman" w:hAnsi="Times New Roman" w:cs="Times New Roman"/>
                <w:color w:val="0C3C60"/>
                <w:shd w:val="clear" w:color="auto" w:fill="8DFF00"/>
              </w:rPr>
            </w:rPrChange>
          </w:rPr>
          <w:t>Gaitrite®, platinum plus classic, Franklin, NJ, USA)</w:t>
        </w:r>
        <w:r w:rsidRPr="00F05374">
          <w:rPr>
            <w:rFonts w:ascii="Times New Roman" w:eastAsia="Times New Roman" w:hAnsi="Times New Roman" w:cs="Times New Roman"/>
            <w:rPrChange w:id="2473" w:author="User" w:date="2025-09-29T17:25:00Z">
              <w:rPr>
                <w:rFonts w:ascii="Times New Roman" w:eastAsia="Times New Roman" w:hAnsi="Times New Roman" w:cs="Times New Roman"/>
              </w:rPr>
            </w:rPrChange>
          </w:rPr>
          <w:t xml:space="preserve"> adquirirão conjuntamente os parâmetros </w:t>
        </w:r>
        <w:r w:rsidRPr="00F05374">
          <w:rPr>
            <w:rFonts w:ascii="Times New Roman" w:eastAsia="Times New Roman" w:hAnsi="Times New Roman" w:cs="Times New Roman"/>
            <w:rPrChange w:id="2474" w:author="User" w:date="2025-09-29T17:25:00Z">
              <w:rPr>
                <w:rFonts w:ascii="Times New Roman" w:eastAsia="Times New Roman" w:hAnsi="Times New Roman" w:cs="Times New Roman"/>
                <w:shd w:val="clear" w:color="auto" w:fill="8DFF00"/>
              </w:rPr>
            </w:rPrChange>
          </w:rPr>
          <w:t>espaço-temporais e cinemáticos (distância percorrida, velocidade, cadência, tempo de contato das mãos, tempo em duplo suporte, variabilidade e simetria das passadas, ângulos articulares e base de apoio durante o deslocamento).</w:t>
        </w:r>
      </w:ins>
    </w:p>
    <w:p w14:paraId="394F4681" w14:textId="77777777" w:rsidR="00922388" w:rsidRDefault="00854586">
      <w:pPr>
        <w:spacing w:before="280" w:after="280" w:line="360" w:lineRule="auto"/>
        <w:jc w:val="left"/>
        <w:rPr>
          <w:rFonts w:ascii="Times New Roman" w:eastAsia="Times New Roman" w:hAnsi="Times New Roman" w:cs="Times New Roman"/>
        </w:rPr>
      </w:pPr>
      <w:r>
        <w:rPr>
          <w:rFonts w:ascii="Times New Roman" w:eastAsia="Times New Roman" w:hAnsi="Times New Roman" w:cs="Times New Roman"/>
        </w:rPr>
        <w:t>3.</w:t>
      </w:r>
      <w:ins w:id="2475" w:author="Autor desconhecido" w:date="2025-09-28T18:37:00Z">
        <w:r>
          <w:rPr>
            <w:rFonts w:ascii="Times New Roman" w:eastAsia="Times New Roman" w:hAnsi="Times New Roman" w:cs="Times New Roman"/>
          </w:rPr>
          <w:t>4</w:t>
        </w:r>
      </w:ins>
      <w:del w:id="2476" w:author="Autor desconhecido" w:date="2025-09-28T18:37:00Z">
        <w:r>
          <w:rPr>
            <w:rFonts w:ascii="Times New Roman" w:eastAsia="Times New Roman" w:hAnsi="Times New Roman" w:cs="Times New Roman"/>
          </w:rPr>
          <w:delText>2</w:delText>
        </w:r>
      </w:del>
      <w:r>
        <w:rPr>
          <w:rFonts w:ascii="Times New Roman" w:eastAsia="Times New Roman" w:hAnsi="Times New Roman" w:cs="Times New Roman"/>
        </w:rPr>
        <w:t xml:space="preserve"> Análise Estatística e Tamanho Amostral</w:t>
      </w:r>
    </w:p>
    <w:p w14:paraId="52E89F73" w14:textId="54B65E2A" w:rsidR="00922388" w:rsidRDefault="0085458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A análise estatística será conduzida utilizando o </w:t>
      </w:r>
      <w:ins w:id="2477" w:author="Autor desconhecido" w:date="2025-09-28T20:01:00Z">
        <w:r>
          <w:rPr>
            <w:rFonts w:ascii="Times New Roman" w:eastAsia="Times New Roman" w:hAnsi="Times New Roman" w:cs="Times New Roman"/>
            <w:i/>
            <w:iCs/>
          </w:rPr>
          <w:t>soft</w:t>
        </w:r>
        <w:r w:rsidRPr="00F05374">
          <w:rPr>
            <w:rFonts w:ascii="Times New Roman" w:eastAsia="Times New Roman" w:hAnsi="Times New Roman" w:cs="Times New Roman"/>
            <w:i/>
            <w:iCs/>
            <w:rPrChange w:id="2478" w:author="User" w:date="2025-09-29T17:26:00Z">
              <w:rPr>
                <w:rFonts w:ascii="Times New Roman" w:eastAsia="Times New Roman" w:hAnsi="Times New Roman" w:cs="Times New Roman"/>
                <w:i/>
                <w:iCs/>
              </w:rPr>
            </w:rPrChange>
          </w:rPr>
          <w:t>ware</w:t>
        </w:r>
      </w:ins>
      <w:del w:id="2479" w:author="Autor desconhecido" w:date="2025-09-28T20:01:00Z">
        <w:r w:rsidRPr="00F05374">
          <w:rPr>
            <w:rFonts w:ascii="Times New Roman" w:eastAsia="Times New Roman" w:hAnsi="Times New Roman" w:cs="Times New Roman"/>
            <w:i/>
            <w:iCs/>
            <w:rPrChange w:id="2480" w:author="User" w:date="2025-09-29T17:26:00Z">
              <w:rPr>
                <w:rFonts w:ascii="Times New Roman" w:eastAsia="Times New Roman" w:hAnsi="Times New Roman" w:cs="Times New Roman"/>
                <w:i/>
                <w:iCs/>
              </w:rPr>
            </w:rPrChange>
          </w:rPr>
          <w:delText>programa</w:delText>
        </w:r>
      </w:del>
      <w:r w:rsidRPr="00F05374">
        <w:rPr>
          <w:rFonts w:ascii="Times New Roman" w:eastAsia="Times New Roman" w:hAnsi="Times New Roman" w:cs="Times New Roman"/>
          <w:rPrChange w:id="2481" w:author="User" w:date="2025-09-29T17:26:00Z">
            <w:rPr>
              <w:rFonts w:ascii="Times New Roman" w:eastAsia="Times New Roman" w:hAnsi="Times New Roman" w:cs="Times New Roman"/>
            </w:rPr>
          </w:rPrChange>
        </w:rPr>
        <w:t xml:space="preserve"> </w:t>
      </w:r>
      <w:ins w:id="2482" w:author="Autor desconhecido" w:date="2025-09-28T20:01:00Z">
        <w:r w:rsidRPr="00F05374">
          <w:rPr>
            <w:rFonts w:ascii="Times New Roman" w:eastAsia="Times New Roman" w:hAnsi="Times New Roman" w:cs="Times New Roman"/>
            <w:rPrChange w:id="2483" w:author="User" w:date="2025-09-29T17:26:00Z">
              <w:rPr>
                <w:rFonts w:ascii="Times New Roman" w:eastAsia="Times New Roman" w:hAnsi="Times New Roman" w:cs="Times New Roman"/>
                <w:shd w:val="clear" w:color="auto" w:fill="8DFF00"/>
              </w:rPr>
            </w:rPrChange>
          </w:rPr>
          <w:t>SPSS</w:t>
        </w:r>
      </w:ins>
      <w:del w:id="2484" w:author="Autor desconhecido" w:date="2025-09-28T20:01:00Z">
        <w:r w:rsidRPr="00F05374">
          <w:rPr>
            <w:rFonts w:ascii="Times New Roman" w:eastAsia="Times New Roman" w:hAnsi="Times New Roman" w:cs="Times New Roman"/>
            <w:rPrChange w:id="2485" w:author="User" w:date="2025-09-29T17:26:00Z">
              <w:rPr>
                <w:rFonts w:ascii="Times New Roman" w:eastAsia="Times New Roman" w:hAnsi="Times New Roman" w:cs="Times New Roman"/>
                <w:shd w:val="clear" w:color="auto" w:fill="8DFF00"/>
              </w:rPr>
            </w:rPrChange>
          </w:rPr>
          <w:delText>(XXXYYY</w:delText>
        </w:r>
      </w:del>
      <w:ins w:id="2486" w:author="Autor desconhecido" w:date="2025-09-28T20:01:00Z">
        <w:del w:id="2487" w:author="User" w:date="2025-09-29T17:26:00Z">
          <w:r w:rsidRPr="00F05374" w:rsidDel="00F05374">
            <w:rPr>
              <w:rFonts w:ascii="Times New Roman" w:eastAsia="Times New Roman" w:hAnsi="Times New Roman" w:cs="Times New Roman"/>
              <w:rPrChange w:id="2488" w:author="User" w:date="2025-09-29T17:26:00Z">
                <w:rPr>
                  <w:rFonts w:ascii="Times New Roman" w:eastAsia="Times New Roman" w:hAnsi="Times New Roman" w:cs="Times New Roman"/>
                  <w:shd w:val="clear" w:color="auto" w:fill="FFFF00"/>
                </w:rPr>
              </w:rPrChange>
            </w:rPr>
            <w:delText>(</w:delText>
          </w:r>
        </w:del>
      </w:ins>
      <w:del w:id="2489" w:author="User" w:date="2025-09-29T17:26:00Z">
        <w:r w:rsidRPr="00F05374" w:rsidDel="00F05374">
          <w:rPr>
            <w:rFonts w:ascii="Times New Roman" w:eastAsia="Times New Roman" w:hAnsi="Times New Roman" w:cs="Times New Roman"/>
            <w:rPrChange w:id="2490" w:author="User" w:date="2025-09-29T17:26:00Z">
              <w:rPr>
                <w:rFonts w:ascii="Times New Roman" w:eastAsia="Times New Roman" w:hAnsi="Times New Roman" w:cs="Times New Roman"/>
                <w:shd w:val="clear" w:color="auto" w:fill="FFFF00"/>
              </w:rPr>
            </w:rPrChange>
          </w:rPr>
          <w:delText xml:space="preserve">Y). </w:delText>
        </w:r>
      </w:del>
      <w:ins w:id="2491" w:author="User" w:date="2025-09-29T17:26:00Z">
        <w:r w:rsidR="00F05374" w:rsidRPr="00F05374">
          <w:rPr>
            <w:rFonts w:ascii="Times New Roman" w:eastAsia="Times New Roman" w:hAnsi="Times New Roman" w:cs="Times New Roman"/>
            <w:rPrChange w:id="2492" w:author="User" w:date="2025-09-29T17:26:00Z">
              <w:rPr>
                <w:rFonts w:ascii="Times New Roman" w:eastAsia="Times New Roman" w:hAnsi="Times New Roman" w:cs="Times New Roman"/>
                <w:shd w:val="clear" w:color="auto" w:fill="FFFF00"/>
              </w:rPr>
            </w:rPrChange>
          </w:rPr>
          <w:t xml:space="preserve">. </w:t>
        </w:r>
      </w:ins>
      <w:r w:rsidRPr="00F05374">
        <w:rPr>
          <w:rFonts w:ascii="Times New Roman" w:eastAsia="Times New Roman" w:hAnsi="Times New Roman" w:cs="Times New Roman"/>
          <w:rPrChange w:id="2493" w:author="User" w:date="2025-09-29T17:26:00Z">
            <w:rPr>
              <w:rFonts w:ascii="Times New Roman" w:eastAsia="Times New Roman" w:hAnsi="Times New Roman" w:cs="Times New Roman"/>
            </w:rPr>
          </w:rPrChange>
        </w:rPr>
        <w:t>Como</w:t>
      </w:r>
      <w:r>
        <w:rPr>
          <w:rFonts w:ascii="Times New Roman" w:eastAsia="Times New Roman" w:hAnsi="Times New Roman" w:cs="Times New Roman"/>
        </w:rPr>
        <w:t xml:space="preserve"> foi proposto a coleta de muitas variáveis de interesse, a estratégia analítica terá vários modelos de regressão linear múltipla, organizados por domínios de similaridade entre os par</w:t>
      </w:r>
      <w:ins w:id="2494" w:author="Matheus Machado Gomes" w:date="2025-09-15T16:42:00Z">
        <w:r>
          <w:rPr>
            <w:rFonts w:ascii="Times New Roman" w:eastAsia="Times New Roman" w:hAnsi="Times New Roman" w:cs="Times New Roman"/>
          </w:rPr>
          <w:t>â</w:t>
        </w:r>
      </w:ins>
      <w:del w:id="2495" w:author="Matheus Machado Gomes" w:date="2025-09-15T16:42:00Z">
        <w:r>
          <w:rPr>
            <w:rFonts w:ascii="Times New Roman" w:eastAsia="Times New Roman" w:hAnsi="Times New Roman" w:cs="Times New Roman"/>
          </w:rPr>
          <w:delText>a</w:delText>
        </w:r>
      </w:del>
      <w:r>
        <w:rPr>
          <w:rFonts w:ascii="Times New Roman" w:eastAsia="Times New Roman" w:hAnsi="Times New Roman" w:cs="Times New Roman"/>
        </w:rPr>
        <w:t>m</w:t>
      </w:r>
      <w:del w:id="2496" w:author="Matheus Machado Gomes" w:date="2025-09-15T16:42:00Z">
        <w:r>
          <w:rPr>
            <w:rFonts w:ascii="Times New Roman" w:eastAsia="Times New Roman" w:hAnsi="Times New Roman" w:cs="Times New Roman"/>
          </w:rPr>
          <w:delText>ê</w:delText>
        </w:r>
      </w:del>
      <w:ins w:id="2497" w:author="Matheus Machado Gomes" w:date="2025-09-15T16:42:00Z">
        <w:r>
          <w:rPr>
            <w:rFonts w:ascii="Times New Roman" w:eastAsia="Times New Roman" w:hAnsi="Times New Roman" w:cs="Times New Roman"/>
          </w:rPr>
          <w:t>e</w:t>
        </w:r>
      </w:ins>
      <w:r>
        <w:rPr>
          <w:rFonts w:ascii="Times New Roman" w:eastAsia="Times New Roman" w:hAnsi="Times New Roman" w:cs="Times New Roman"/>
        </w:rPr>
        <w:t>tros. Esta abordagem permite testar hipóteses específicas com maior poder estatístico, evitando os desafios de um único grande modelo com excesso de preditores.</w:t>
      </w:r>
    </w:p>
    <w:p w14:paraId="49831607" w14:textId="77777777" w:rsidR="00922388" w:rsidRDefault="00854586">
      <w:pPr>
        <w:spacing w:line="360" w:lineRule="auto"/>
        <w:ind w:firstLine="708"/>
        <w:rPr>
          <w:rFonts w:ascii="Times New Roman" w:eastAsia="Times New Roman" w:hAnsi="Times New Roman" w:cs="Times New Roman"/>
        </w:rPr>
      </w:pPr>
      <w:r>
        <w:rPr>
          <w:rFonts w:ascii="Times New Roman" w:eastAsia="Times New Roman" w:hAnsi="Times New Roman" w:cs="Times New Roman"/>
        </w:rPr>
        <w:t xml:space="preserve">Para o tempo de sustentação no </w:t>
      </w:r>
      <w:r>
        <w:rPr>
          <w:rFonts w:ascii="Times New Roman" w:eastAsia="Times New Roman" w:hAnsi="Times New Roman" w:cs="Times New Roman"/>
          <w:i/>
        </w:rPr>
        <w:t>HS</w:t>
      </w:r>
      <w:r>
        <w:rPr>
          <w:rFonts w:ascii="Times New Roman" w:eastAsia="Times New Roman" w:hAnsi="Times New Roman" w:cs="Times New Roman"/>
        </w:rPr>
        <w:t>, serão testados os modelos abaixo:</w:t>
      </w:r>
    </w:p>
    <w:p w14:paraId="44F0DE9D" w14:textId="77777777" w:rsidR="00922388" w:rsidRDefault="0085458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Força</w:t>
      </w:r>
      <w:r>
        <w:rPr>
          <w:rFonts w:ascii="Times New Roman" w:eastAsia="Times New Roman" w:hAnsi="Times New Roman" w:cs="Times New Roman"/>
        </w:rPr>
        <w:t xml:space="preserve">: Força relativa no </w:t>
      </w:r>
      <w:r>
        <w:rPr>
          <w:rFonts w:ascii="Times New Roman" w:eastAsia="Times New Roman" w:hAnsi="Times New Roman" w:cs="Times New Roman"/>
          <w:i/>
        </w:rPr>
        <w:t>shoulder press</w:t>
      </w:r>
      <w:r>
        <w:rPr>
          <w:rFonts w:ascii="Times New Roman" w:eastAsia="Times New Roman" w:hAnsi="Times New Roman" w:cs="Times New Roman"/>
        </w:rPr>
        <w:t xml:space="preserve">, resistência em </w:t>
      </w:r>
      <w:r>
        <w:rPr>
          <w:rFonts w:ascii="Times New Roman" w:eastAsia="Times New Roman" w:hAnsi="Times New Roman" w:cs="Times New Roman"/>
          <w:i/>
        </w:rPr>
        <w:t>wall-supported HS</w:t>
      </w:r>
      <w:r>
        <w:rPr>
          <w:rFonts w:ascii="Times New Roman" w:eastAsia="Times New Roman" w:hAnsi="Times New Roman" w:cs="Times New Roman"/>
        </w:rPr>
        <w:t>, força de flexores de punho, força de flexores dos dedos.</w:t>
      </w:r>
    </w:p>
    <w:p w14:paraId="6798FF3B" w14:textId="77777777" w:rsidR="00922388" w:rsidRDefault="0085458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Postural</w:t>
      </w:r>
      <w:r>
        <w:rPr>
          <w:rFonts w:ascii="Times New Roman" w:eastAsia="Times New Roman" w:hAnsi="Times New Roman" w:cs="Times New Roman"/>
        </w:rPr>
        <w:t>: Variabilidade do CoP, entropia aproximada, velocidade média do CoP.</w:t>
      </w:r>
    </w:p>
    <w:p w14:paraId="73845E3C" w14:textId="77777777" w:rsidR="00922388" w:rsidRDefault="0085458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Comprimento dos braços, altura do CoM</w:t>
      </w:r>
      <w:del w:id="2498" w:author="Matheus Machado Gomes" w:date="2025-09-15T16:43:00Z">
        <w:r>
          <w:rPr>
            <w:rFonts w:ascii="Times New Roman" w:eastAsia="Times New Roman" w:hAnsi="Times New Roman" w:cs="Times New Roman"/>
          </w:rPr>
          <w:delText>,</w:delText>
        </w:r>
      </w:del>
      <w:r>
        <w:rPr>
          <w:rFonts w:ascii="Times New Roman" w:eastAsia="Times New Roman" w:hAnsi="Times New Roman" w:cs="Times New Roman"/>
        </w:rPr>
        <w:t>, percentual de gordura corporal.</w:t>
      </w:r>
    </w:p>
    <w:p w14:paraId="382021E7" w14:textId="77777777" w:rsidR="00922388" w:rsidRDefault="0085458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w:t>
      </w:r>
      <w:ins w:id="2499" w:author="Matheus Machado Gomes" w:date="2025-09-15T16:44:00Z">
        <w:r>
          <w:rPr>
            <w:rFonts w:ascii="Times New Roman" w:eastAsia="Times New Roman" w:hAnsi="Times New Roman" w:cs="Times New Roman"/>
          </w:rPr>
          <w:t xml:space="preserve"> e</w:t>
        </w:r>
      </w:ins>
      <w:del w:id="2500" w:author="Matheus Machado Gomes" w:date="2025-09-15T16:44:00Z">
        <w:r>
          <w:rPr>
            <w:rFonts w:ascii="Times New Roman" w:eastAsia="Times New Roman" w:hAnsi="Times New Roman" w:cs="Times New Roman"/>
          </w:rPr>
          <w:delText xml:space="preserve">, ângulo de </w:delText>
        </w:r>
      </w:del>
      <w:r>
        <w:rPr>
          <w:rFonts w:ascii="Times New Roman" w:eastAsia="Times New Roman" w:hAnsi="Times New Roman" w:cs="Times New Roman"/>
        </w:rPr>
        <w:t>quadril, largura da base de apoio.</w:t>
      </w:r>
    </w:p>
    <w:p w14:paraId="43C1695E" w14:textId="77777777" w:rsidR="00922388" w:rsidRDefault="00854586">
      <w:pPr>
        <w:numPr>
          <w:ilvl w:val="0"/>
          <w:numId w:val="4"/>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w:t>
      </w:r>
      <w:r>
        <w:rPr>
          <w:rFonts w:ascii="Times New Roman" w:eastAsia="Times New Roman" w:hAnsi="Times New Roman" w:cs="Times New Roman"/>
        </w:rPr>
        <w:t>: Tempo de prática e idade cronológica.</w:t>
      </w:r>
    </w:p>
    <w:p w14:paraId="6DF41BCE" w14:textId="77777777" w:rsidR="00922388" w:rsidRDefault="00854586">
      <w:pPr>
        <w:spacing w:line="360" w:lineRule="auto"/>
        <w:ind w:firstLine="360"/>
        <w:jc w:val="left"/>
        <w:rPr>
          <w:rFonts w:ascii="Times New Roman" w:eastAsia="Times New Roman" w:hAnsi="Times New Roman" w:cs="Times New Roman"/>
        </w:rPr>
      </w:pPr>
      <w:r>
        <w:rPr>
          <w:rFonts w:ascii="Times New Roman" w:eastAsia="Times New Roman" w:hAnsi="Times New Roman" w:cs="Times New Roman"/>
        </w:rPr>
        <w:t xml:space="preserve">Para a </w:t>
      </w:r>
      <w:del w:id="2501" w:author="Matheus Machado Gomes" w:date="2025-09-15T16:45:00Z">
        <w:r>
          <w:rPr>
            <w:rFonts w:ascii="Times New Roman" w:eastAsia="Times New Roman" w:hAnsi="Times New Roman" w:cs="Times New Roman"/>
          </w:rPr>
          <w:delText>mediana da</w:delText>
        </w:r>
      </w:del>
      <w:r>
        <w:rPr>
          <w:rFonts w:ascii="Times New Roman" w:eastAsia="Times New Roman" w:hAnsi="Times New Roman" w:cs="Times New Roman"/>
        </w:rPr>
        <w:t xml:space="preserve"> distância percorrida no </w:t>
      </w:r>
      <w:r>
        <w:rPr>
          <w:rFonts w:ascii="Times New Roman" w:eastAsia="Times New Roman" w:hAnsi="Times New Roman" w:cs="Times New Roman"/>
          <w:i/>
        </w:rPr>
        <w:t>HSW</w:t>
      </w:r>
      <w:r>
        <w:rPr>
          <w:rFonts w:ascii="Times New Roman" w:eastAsia="Times New Roman" w:hAnsi="Times New Roman" w:cs="Times New Roman"/>
        </w:rPr>
        <w:t>, serão testados os seguintes modelos:</w:t>
      </w:r>
    </w:p>
    <w:p w14:paraId="0101AEDE" w14:textId="77777777" w:rsidR="00922388" w:rsidRDefault="00854586">
      <w:pPr>
        <w:numPr>
          <w:ilvl w:val="0"/>
          <w:numId w:val="5"/>
        </w:numPr>
        <w:spacing w:line="360" w:lineRule="auto"/>
        <w:jc w:val="left"/>
        <w:rPr>
          <w:rFonts w:ascii="Times New Roman" w:eastAsia="Times New Roman" w:hAnsi="Times New Roman" w:cs="Times New Roman"/>
          <w:color w:val="000000"/>
        </w:rPr>
      </w:pPr>
      <w:r>
        <w:rPr>
          <w:rFonts w:ascii="Times New Roman" w:eastAsia="Times New Roman" w:hAnsi="Times New Roman" w:cs="Times New Roman"/>
          <w:color w:val="000000"/>
          <w:u w:val="single"/>
        </w:rPr>
        <w:t>Modelo de Força:</w:t>
      </w:r>
      <w:r>
        <w:rPr>
          <w:rFonts w:ascii="Times New Roman" w:eastAsia="Times New Roman" w:hAnsi="Times New Roman" w:cs="Times New Roman"/>
          <w:color w:val="000000"/>
        </w:rPr>
        <w:t xml:space="preserve"> Força relativa no </w:t>
      </w:r>
      <w:r>
        <w:rPr>
          <w:rFonts w:ascii="Times New Roman" w:eastAsia="Times New Roman" w:hAnsi="Times New Roman" w:cs="Times New Roman"/>
          <w:i/>
          <w:color w:val="000000"/>
        </w:rPr>
        <w:t>shoulder press</w:t>
      </w:r>
      <w:r>
        <w:rPr>
          <w:rFonts w:ascii="Times New Roman" w:eastAsia="Times New Roman" w:hAnsi="Times New Roman" w:cs="Times New Roman"/>
          <w:color w:val="000000"/>
        </w:rPr>
        <w:t xml:space="preserve">, resistência em </w:t>
      </w:r>
      <w:r>
        <w:rPr>
          <w:rFonts w:ascii="Times New Roman" w:eastAsia="Times New Roman" w:hAnsi="Times New Roman" w:cs="Times New Roman"/>
          <w:i/>
          <w:color w:val="000000"/>
        </w:rPr>
        <w:t>wall-supported HS</w:t>
      </w:r>
      <w:r>
        <w:rPr>
          <w:rFonts w:ascii="Times New Roman" w:eastAsia="Times New Roman" w:hAnsi="Times New Roman" w:cs="Times New Roman"/>
          <w:color w:val="000000"/>
        </w:rPr>
        <w:t>, força de flexores de punho, força de flexores dos dedos.</w:t>
      </w:r>
    </w:p>
    <w:p w14:paraId="389E34B8" w14:textId="77777777" w:rsidR="00922388" w:rsidRDefault="00854586">
      <w:pPr>
        <w:numPr>
          <w:ilvl w:val="0"/>
          <w:numId w:val="5"/>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lastRenderedPageBreak/>
        <w:t>Modelo Espaço-Temporal</w:t>
      </w:r>
      <w:r>
        <w:rPr>
          <w:rFonts w:ascii="Times New Roman" w:eastAsia="Times New Roman" w:hAnsi="Times New Roman" w:cs="Times New Roman"/>
        </w:rPr>
        <w:t>: Comprimento médio das passadas, cadência, tempo em duplo suporte.</w:t>
      </w:r>
    </w:p>
    <w:p w14:paraId="285947EB" w14:textId="77777777" w:rsidR="00922388" w:rsidRDefault="00854586">
      <w:pPr>
        <w:numPr>
          <w:ilvl w:val="0"/>
          <w:numId w:val="5"/>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Controle Antecipatório</w:t>
      </w:r>
      <w:r>
        <w:rPr>
          <w:rFonts w:ascii="Times New Roman" w:eastAsia="Times New Roman" w:hAnsi="Times New Roman" w:cs="Times New Roman"/>
        </w:rPr>
        <w:t>: Variabilidade do CoP nos primeiros passos e picos de força de reação do solo (GRF).</w:t>
      </w:r>
    </w:p>
    <w:p w14:paraId="0428D5D8" w14:textId="77777777" w:rsidR="00922388" w:rsidRDefault="00854586">
      <w:pPr>
        <w:numPr>
          <w:ilvl w:val="0"/>
          <w:numId w:val="5"/>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Antropométrico:</w:t>
      </w:r>
      <w:r>
        <w:rPr>
          <w:rFonts w:ascii="Times New Roman" w:eastAsia="Times New Roman" w:hAnsi="Times New Roman" w:cs="Times New Roman"/>
        </w:rPr>
        <w:t xml:space="preserve"> Comprimento dos braços, altura do CoM, percentual de gordura corporal.</w:t>
      </w:r>
    </w:p>
    <w:p w14:paraId="2DA08048" w14:textId="77777777" w:rsidR="00922388" w:rsidRDefault="00854586">
      <w:pPr>
        <w:numPr>
          <w:ilvl w:val="0"/>
          <w:numId w:val="5"/>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Cinemático</w:t>
      </w:r>
      <w:r>
        <w:rPr>
          <w:rFonts w:ascii="Times New Roman" w:eastAsia="Times New Roman" w:hAnsi="Times New Roman" w:cs="Times New Roman"/>
        </w:rPr>
        <w:t>: Ângulos de punho, ombro</w:t>
      </w:r>
      <w:del w:id="2502" w:author="Matheus Machado Gomes" w:date="2025-09-15T16:46:00Z">
        <w:r>
          <w:rPr>
            <w:rFonts w:ascii="Times New Roman" w:eastAsia="Times New Roman" w:hAnsi="Times New Roman" w:cs="Times New Roman"/>
          </w:rPr>
          <w:delText>, ângulo de</w:delText>
        </w:r>
      </w:del>
      <w:ins w:id="2503" w:author="Matheus Machado Gomes" w:date="2025-09-15T16:46:00Z">
        <w:r>
          <w:rPr>
            <w:rFonts w:ascii="Times New Roman" w:eastAsia="Times New Roman" w:hAnsi="Times New Roman" w:cs="Times New Roman"/>
          </w:rPr>
          <w:t xml:space="preserve"> e</w:t>
        </w:r>
      </w:ins>
      <w:r>
        <w:rPr>
          <w:rFonts w:ascii="Times New Roman" w:eastAsia="Times New Roman" w:hAnsi="Times New Roman" w:cs="Times New Roman"/>
        </w:rPr>
        <w:t xml:space="preserve"> quadril, largura da base de apoio.</w:t>
      </w:r>
    </w:p>
    <w:p w14:paraId="01662892" w14:textId="77777777" w:rsidR="00922388" w:rsidRDefault="00854586">
      <w:pPr>
        <w:numPr>
          <w:ilvl w:val="0"/>
          <w:numId w:val="5"/>
        </w:numPr>
        <w:spacing w:line="360" w:lineRule="auto"/>
        <w:jc w:val="left"/>
        <w:rPr>
          <w:rFonts w:ascii="Times New Roman" w:eastAsia="Times New Roman" w:hAnsi="Times New Roman" w:cs="Times New Roman"/>
        </w:rPr>
      </w:pPr>
      <w:r>
        <w:rPr>
          <w:rFonts w:ascii="Times New Roman" w:eastAsia="Times New Roman" w:hAnsi="Times New Roman" w:cs="Times New Roman"/>
          <w:u w:val="single"/>
        </w:rPr>
        <w:t>Modelo de Experiência e Proficiência:</w:t>
      </w:r>
      <w:r>
        <w:rPr>
          <w:rFonts w:ascii="Times New Roman" w:eastAsia="Times New Roman" w:hAnsi="Times New Roman" w:cs="Times New Roman"/>
        </w:rPr>
        <w:t xml:space="preserve"> Tempo de prática, idade cronológica e tempo de sustentação no </w:t>
      </w:r>
      <w:r>
        <w:rPr>
          <w:rFonts w:ascii="Times New Roman" w:eastAsia="Times New Roman" w:hAnsi="Times New Roman" w:cs="Times New Roman"/>
          <w:i/>
        </w:rPr>
        <w:t>HS.</w:t>
      </w:r>
    </w:p>
    <w:p w14:paraId="472F176B" w14:textId="77777777" w:rsidR="00922388" w:rsidRDefault="0085458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Finalmente, será avaliado um modelo completo incluindo todos os preditores simultaneamente para cada desfecho do </w:t>
      </w:r>
      <w:r>
        <w:rPr>
          <w:rFonts w:ascii="Times New Roman" w:eastAsia="Times New Roman" w:hAnsi="Times New Roman" w:cs="Times New Roman"/>
          <w:i/>
        </w:rPr>
        <w:t xml:space="preserve">HS </w:t>
      </w:r>
      <w:r>
        <w:rPr>
          <w:rFonts w:ascii="Times New Roman" w:eastAsia="Times New Roman" w:hAnsi="Times New Roman" w:cs="Times New Roman"/>
        </w:rPr>
        <w:t xml:space="preserve">e </w:t>
      </w:r>
      <w:r>
        <w:rPr>
          <w:rFonts w:ascii="Times New Roman" w:eastAsia="Times New Roman" w:hAnsi="Times New Roman" w:cs="Times New Roman"/>
          <w:i/>
        </w:rPr>
        <w:t>HSW</w:t>
      </w:r>
      <w:r>
        <w:rPr>
          <w:rFonts w:ascii="Times New Roman" w:eastAsia="Times New Roman" w:hAnsi="Times New Roman" w:cs="Times New Roman"/>
        </w:rPr>
        <w:t xml:space="preserve">, embora esta abordagem requererá um tamanho amostral substancialmente maior para manter adequado poder estatístico. </w:t>
      </w:r>
    </w:p>
    <w:p w14:paraId="74A24E6B" w14:textId="77777777" w:rsidR="00922388" w:rsidRDefault="0085458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O poder amostral foi calculado utilizando o software </w:t>
      </w:r>
      <w:r>
        <w:rPr>
          <w:rFonts w:ascii="Times New Roman" w:eastAsia="Times New Roman" w:hAnsi="Times New Roman" w:cs="Times New Roman"/>
          <w:i/>
        </w:rPr>
        <w:t>G*Power</w:t>
      </w:r>
      <w:r>
        <w:rPr>
          <w:rFonts w:ascii="Times New Roman" w:eastAsia="Times New Roman" w:hAnsi="Times New Roman" w:cs="Times New Roman"/>
        </w:rPr>
        <w:t xml:space="preserve"> 3.1 [30], [31], considerando, a princípio, os dois cenários de análise:</w:t>
      </w:r>
    </w:p>
    <w:p w14:paraId="5CA1485F" w14:textId="77777777" w:rsidR="00922388" w:rsidRDefault="00854586">
      <w:pPr>
        <w:numPr>
          <w:ilvl w:val="0"/>
          <w:numId w:val="2"/>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 os modelos por tema, que possuem até 4 preditores, os parâmetros para o cálculo amostral foram definidos com base nas convenções propostas na literatura [32]. Adotou-se um nível de significância (α) de 0,05, um poder estatístico (1-β) de 0,80 e um </w:t>
      </w:r>
      <w:r>
        <w:rPr>
          <w:rFonts w:ascii="Times New Roman" w:eastAsia="Times New Roman" w:hAnsi="Times New Roman" w:cs="Times New Roman"/>
          <w:i/>
          <w:color w:val="000000"/>
        </w:rPr>
        <w:t xml:space="preserve">effect size </w:t>
      </w:r>
      <w:r>
        <w:rPr>
          <w:rFonts w:ascii="Times New Roman" w:eastAsia="Times New Roman" w:hAnsi="Times New Roman" w:cs="Times New Roman"/>
          <w:color w:val="000000"/>
        </w:rPr>
        <w:t xml:space="preserve">médio (f²) de 0,15 para o teste de regressão linear múltipla. O cálculo indicou a necessidade de uma amostra mínima de </w:t>
      </w:r>
      <w:r>
        <w:rPr>
          <w:rFonts w:ascii="Times New Roman" w:eastAsia="Times New Roman" w:hAnsi="Times New Roman" w:cs="Times New Roman"/>
          <w:color w:val="000000"/>
          <w:u w:val="single"/>
        </w:rPr>
        <w:t>85 participantes</w:t>
      </w:r>
      <w:r>
        <w:rPr>
          <w:rFonts w:ascii="Times New Roman" w:eastAsia="Times New Roman" w:hAnsi="Times New Roman" w:cs="Times New Roman"/>
          <w:color w:val="000000"/>
        </w:rPr>
        <w:t>.</w:t>
      </w:r>
    </w:p>
    <w:p w14:paraId="32625E7F" w14:textId="77777777" w:rsidR="00922388" w:rsidRDefault="00854586">
      <w:pPr>
        <w:numPr>
          <w:ilvl w:val="0"/>
          <w:numId w:val="2"/>
        </w:numP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Para o modelo completo de preditores</w:t>
      </w:r>
      <w:ins w:id="2504" w:author="Matheus Machado Gomes" w:date="2025-09-15T16:50:00Z">
        <w:r>
          <w:rPr>
            <w:rFonts w:ascii="Times New Roman" w:eastAsia="Times New Roman" w:hAnsi="Times New Roman" w:cs="Times New Roman"/>
            <w:color w:val="000000"/>
          </w:rPr>
          <w:t>,</w:t>
        </w:r>
      </w:ins>
      <w:r>
        <w:rPr>
          <w:rFonts w:ascii="Times New Roman" w:eastAsia="Times New Roman" w:hAnsi="Times New Roman" w:cs="Times New Roman"/>
          <w:color w:val="000000"/>
        </w:rPr>
        <w:t xml:space="preserve"> </w:t>
      </w:r>
      <w:del w:id="2505" w:author="Matheus Machado Gomes" w:date="2025-09-15T16:50:00Z">
        <w:r>
          <w:rPr>
            <w:rFonts w:ascii="Times New Roman" w:eastAsia="Times New Roman" w:hAnsi="Times New Roman" w:cs="Times New Roman"/>
            <w:color w:val="000000"/>
          </w:rPr>
          <w:delText>foi mantido</w:delText>
        </w:r>
      </w:del>
      <w:ins w:id="2506" w:author="Matheus Machado Gomes" w:date="2025-09-15T16:50:00Z">
        <w:r>
          <w:rPr>
            <w:rFonts w:ascii="Times New Roman" w:eastAsia="Times New Roman" w:hAnsi="Times New Roman" w:cs="Times New Roman"/>
            <w:color w:val="000000"/>
          </w:rPr>
          <w:t>foram mantidos</w:t>
        </w:r>
      </w:ins>
      <w:r>
        <w:rPr>
          <w:rFonts w:ascii="Times New Roman" w:eastAsia="Times New Roman" w:hAnsi="Times New Roman" w:cs="Times New Roman"/>
          <w:color w:val="000000"/>
        </w:rPr>
        <w:t xml:space="preserve"> os mesmos parâmetros (f² = 0,15, α = 0,05, poder = 0,80) e o cálculo indicou a necessidade de uma amostra mínima de </w:t>
      </w:r>
      <w:r>
        <w:rPr>
          <w:rFonts w:ascii="Times New Roman" w:eastAsia="Times New Roman" w:hAnsi="Times New Roman" w:cs="Times New Roman"/>
          <w:color w:val="000000"/>
          <w:u w:val="single"/>
        </w:rPr>
        <w:t>146 participantes</w:t>
      </w:r>
      <w:r>
        <w:rPr>
          <w:rFonts w:ascii="Times New Roman" w:eastAsia="Times New Roman" w:hAnsi="Times New Roman" w:cs="Times New Roman"/>
          <w:color w:val="000000"/>
        </w:rPr>
        <w:t>.</w:t>
      </w:r>
    </w:p>
    <w:p w14:paraId="02CFFCE4" w14:textId="77777777" w:rsidR="00922388" w:rsidRDefault="0085458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Para controlar a inflação do Erro Tipo I, possíveis falsos positivos decorrente dos múltiplos testes estatísticos, será aplicada a correção </w:t>
      </w:r>
      <w:r>
        <w:rPr>
          <w:rFonts w:ascii="Times New Roman" w:eastAsia="Times New Roman" w:hAnsi="Times New Roman" w:cs="Times New Roman"/>
          <w:i/>
        </w:rPr>
        <w:t>false discovery rate (FDR</w:t>
      </w:r>
      <w:r>
        <w:rPr>
          <w:rFonts w:ascii="Times New Roman" w:eastAsia="Times New Roman" w:hAnsi="Times New Roman" w:cs="Times New Roman"/>
          <w:b/>
        </w:rPr>
        <w:t>)</w:t>
      </w:r>
      <w:r>
        <w:rPr>
          <w:rFonts w:ascii="Times New Roman" w:eastAsia="Times New Roman" w:hAnsi="Times New Roman" w:cs="Times New Roman"/>
        </w:rPr>
        <w:t xml:space="preserve">, aceitando uma proporção </w:t>
      </w:r>
      <w:r>
        <w:rPr>
          <w:rFonts w:ascii="Times New Roman" w:eastAsia="Times New Roman" w:hAnsi="Times New Roman" w:cs="Times New Roman"/>
        </w:rPr>
        <w:lastRenderedPageBreak/>
        <w:t xml:space="preserve">de falsos positivos (Q) igual a 0,05 [33]. Este método é adequado para análises exploratórias, pois oferece um equilíbrio entre a minimização de falsos positivos e a manutenção do poder estatístico para detectar associações reais. </w:t>
      </w:r>
    </w:p>
    <w:p w14:paraId="002566A3" w14:textId="77777777" w:rsidR="00922388" w:rsidRDefault="00854586">
      <w:pPr>
        <w:spacing w:line="360" w:lineRule="auto"/>
        <w:ind w:firstLine="360"/>
        <w:rPr>
          <w:rFonts w:ascii="Times New Roman" w:eastAsia="Times New Roman" w:hAnsi="Times New Roman" w:cs="Times New Roman"/>
        </w:rPr>
      </w:pPr>
      <w:r>
        <w:rPr>
          <w:rFonts w:ascii="Times New Roman" w:eastAsia="Times New Roman" w:hAnsi="Times New Roman" w:cs="Times New Roman"/>
        </w:rPr>
        <w:t xml:space="preserve">Considerando a possibilidade de exclusões, desistências no decorrer dos testes e a necessidade de robustez, o estudo buscará recrutar uma amostra de </w:t>
      </w:r>
      <w:r>
        <w:rPr>
          <w:rFonts w:ascii="Times New Roman" w:eastAsia="Times New Roman" w:hAnsi="Times New Roman" w:cs="Times New Roman"/>
          <w:rPrChange w:id="2507" w:author="Matheus Machado Gomes" w:date="2025-09-15T16:51:00Z">
            <w:rPr>
              <w:u w:val="single"/>
            </w:rPr>
          </w:rPrChange>
        </w:rPr>
        <w:t>100 a 110 participantes</w:t>
      </w:r>
      <w:r>
        <w:rPr>
          <w:rFonts w:ascii="Times New Roman" w:eastAsia="Times New Roman" w:hAnsi="Times New Roman" w:cs="Times New Roman"/>
        </w:rPr>
        <w:t xml:space="preserve">. Este número forneceria uma margem de segurança adequada para garantir o poder estatístico dos modelos temáticos, ainda que seja insuficiente para o modelo completo com todos os preditores. Vale ressaltar que mesmo que o tamanho amostral ideal não seja alcançado, haverá potencialmente um recrutamento consideravelmente maior e diversificado do que a maioria dos trabalhos publicados sobre </w:t>
      </w:r>
      <w:r>
        <w:rPr>
          <w:rFonts w:ascii="Times New Roman" w:eastAsia="Times New Roman" w:hAnsi="Times New Roman" w:cs="Times New Roman"/>
          <w:i/>
        </w:rPr>
        <w:t>handstand</w:t>
      </w:r>
      <w:r>
        <w:rPr>
          <w:rFonts w:ascii="Times New Roman" w:eastAsia="Times New Roman" w:hAnsi="Times New Roman" w:cs="Times New Roman"/>
        </w:rPr>
        <w:t>, os quais se restringem predominantemente a amostras pequenas e homogêneas de ginastas especializados.</w:t>
      </w:r>
    </w:p>
    <w:p w14:paraId="35DF2A59" w14:textId="77777777" w:rsidR="00922388" w:rsidRPr="00F05374" w:rsidRDefault="00922388">
      <w:pPr>
        <w:spacing w:line="360" w:lineRule="auto"/>
        <w:ind w:firstLine="360"/>
        <w:rPr>
          <w:del w:id="2508" w:author="Autor desconhecido" w:date="2025-09-28T18:35:00Z"/>
          <w:rFonts w:ascii="Times New Roman" w:eastAsia="Times New Roman" w:hAnsi="Times New Roman" w:cs="Times New Roman"/>
          <w:b/>
          <w:bCs/>
          <w:shd w:val="clear" w:color="auto" w:fill="FFFF00"/>
          <w:rPrChange w:id="2509" w:author="User" w:date="2025-09-29T17:27:00Z">
            <w:rPr>
              <w:del w:id="2510" w:author="Autor desconhecido" w:date="2025-09-28T18:35:00Z"/>
              <w:rFonts w:ascii="Times New Roman" w:eastAsia="Times New Roman" w:hAnsi="Times New Roman" w:cs="Times New Roman"/>
              <w:shd w:val="clear" w:color="auto" w:fill="FFFF00"/>
            </w:rPr>
          </w:rPrChange>
        </w:rPr>
      </w:pPr>
    </w:p>
    <w:p w14:paraId="4D686C78" w14:textId="77777777" w:rsidR="00922388" w:rsidRPr="00F05374" w:rsidRDefault="00854586">
      <w:pPr>
        <w:spacing w:line="360" w:lineRule="auto"/>
        <w:rPr>
          <w:del w:id="2511" w:author="Autor desconhecido" w:date="2025-09-28T18:35:00Z"/>
          <w:b/>
          <w:bCs/>
          <w:rPrChange w:id="2512" w:author="User" w:date="2025-09-29T17:27:00Z">
            <w:rPr>
              <w:del w:id="2513" w:author="Autor desconhecido" w:date="2025-09-28T18:35:00Z"/>
            </w:rPr>
          </w:rPrChange>
        </w:rPr>
      </w:pPr>
      <w:del w:id="2514" w:author="Autor desconhecido" w:date="2025-09-28T18:35:00Z">
        <w:r w:rsidRPr="00F05374">
          <w:rPr>
            <w:rFonts w:ascii="Times New Roman" w:eastAsia="Times New Roman" w:hAnsi="Times New Roman" w:cs="Times New Roman"/>
            <w:b/>
            <w:bCs/>
            <w:rPrChange w:id="2515" w:author="User" w:date="2025-09-29T17:27:00Z">
              <w:rPr>
                <w:rFonts w:ascii="Times New Roman" w:eastAsia="Times New Roman" w:hAnsi="Times New Roman" w:cs="Times New Roman"/>
              </w:rPr>
            </w:rPrChange>
          </w:rPr>
          <w:delText>3.3 Delineamento experimental</w:delText>
        </w:r>
      </w:del>
    </w:p>
    <w:p w14:paraId="7EDDBC01" w14:textId="77777777" w:rsidR="00922388" w:rsidRPr="00F05374" w:rsidRDefault="00854586">
      <w:pPr>
        <w:widowControl w:val="0"/>
        <w:spacing w:line="360" w:lineRule="auto"/>
        <w:ind w:firstLine="709"/>
        <w:rPr>
          <w:del w:id="2516" w:author="Autor desconhecido" w:date="2025-09-28T18:35:00Z"/>
          <w:rFonts w:ascii="Times New Roman" w:eastAsia="Times New Roman" w:hAnsi="Times New Roman" w:cs="Times New Roman"/>
          <w:b/>
          <w:bCs/>
          <w:rPrChange w:id="2517" w:author="User" w:date="2025-09-29T17:27:00Z">
            <w:rPr>
              <w:del w:id="2518" w:author="Autor desconhecido" w:date="2025-09-28T18:35:00Z"/>
              <w:rFonts w:ascii="Times New Roman" w:eastAsia="Times New Roman" w:hAnsi="Times New Roman" w:cs="Times New Roman"/>
            </w:rPr>
          </w:rPrChange>
        </w:rPr>
      </w:pPr>
      <w:del w:id="2519" w:author="Autor desconhecido" w:date="2025-09-28T18:35:00Z">
        <w:r w:rsidRPr="00F05374">
          <w:rPr>
            <w:rFonts w:ascii="Times New Roman" w:eastAsia="Times New Roman" w:hAnsi="Times New Roman" w:cs="Times New Roman"/>
            <w:b/>
            <w:bCs/>
            <w:rPrChange w:id="2520" w:author="User" w:date="2025-09-29T17:27:00Z">
              <w:rPr>
                <w:rFonts w:ascii="Times New Roman" w:eastAsia="Times New Roman" w:hAnsi="Times New Roman" w:cs="Times New Roman"/>
              </w:rPr>
            </w:rPrChange>
          </w:rPr>
          <w:delText xml:space="preserve">O estudo será observacional e transversal. A coleta de dados será realizada em duas sessões distintas nas dependências da Escola de Educação Física e Esportes de Ribeirão Preto da Universidade de São Paulo (EEFERP-USP), localizada na Avenida Bandeirantes, 3900, Vila Monte Alegre, Ribeirão Preto - SP. A primeira sessão ocorrerá no Laboratório de Cineantropometria e Desempenho Humano (LaCiDH) e irá contemplar as avaliações de força, por meio de dinamometria (força de flexores de punho e dedos), teste de resistência em posição invertida (wall-supported HS) e teste de uma repetição máxima (1-RM) no shoulder press, além da avaliação da composição corporal por absorciometria de raios-X de dupla energia (Dexa). A segunda sessão ocorrerá no Laboratório de Biomecânica e Controle Motor (LaBioCoM) e incluirá a avaliação da execução do HS e do HSW por meio de sistema de captura de movimento (Vicon®) para aquisição de dados cinemáticos: ângulos articulares (punho, ombro, quadril, cabeça), base de apoio (distância entre mãos), altura do centro de massa (CoM) e comprimentos dos membros; </w:delText>
        </w:r>
      </w:del>
      <w:ins w:id="2521" w:author="Matheus Machado Gomes" w:date="2025-09-16T09:24:00Z">
        <w:del w:id="2522" w:author="Autor desconhecido" w:date="2025-09-28T18:35:00Z">
          <w:r w:rsidRPr="00F05374">
            <w:rPr>
              <w:rFonts w:ascii="Times New Roman" w:eastAsia="Times New Roman" w:hAnsi="Times New Roman" w:cs="Times New Roman"/>
              <w:b/>
              <w:bCs/>
              <w:rPrChange w:id="2523" w:author="User" w:date="2025-09-29T17:27:00Z">
                <w:rPr>
                  <w:rFonts w:ascii="Times New Roman" w:eastAsia="Times New Roman" w:hAnsi="Times New Roman" w:cs="Times New Roman"/>
                </w:rPr>
              </w:rPrChange>
            </w:rPr>
            <w:delText>e com</w:delText>
          </w:r>
        </w:del>
      </w:ins>
      <w:del w:id="2524" w:author="Matheus Machado Gomes" w:date="2025-09-16T09:24:00Z">
        <w:r w:rsidRPr="00F05374">
          <w:rPr>
            <w:rFonts w:ascii="Times New Roman" w:eastAsia="Times New Roman" w:hAnsi="Times New Roman" w:cs="Times New Roman"/>
            <w:b/>
            <w:bCs/>
            <w:rPrChange w:id="2525" w:author="User" w:date="2025-09-29T17:27:00Z">
              <w:rPr>
                <w:rFonts w:ascii="Times New Roman" w:eastAsia="Times New Roman" w:hAnsi="Times New Roman" w:cs="Times New Roman"/>
              </w:rPr>
            </w:rPrChange>
          </w:rPr>
          <w:delText>de</w:delText>
        </w:r>
      </w:del>
      <w:del w:id="2526" w:author="Autor desconhecido" w:date="2025-09-28T18:35:00Z">
        <w:r w:rsidRPr="00F05374">
          <w:rPr>
            <w:rFonts w:ascii="Times New Roman" w:eastAsia="Times New Roman" w:hAnsi="Times New Roman" w:cs="Times New Roman"/>
            <w:b/>
            <w:bCs/>
            <w:rPrChange w:id="2527" w:author="User" w:date="2025-09-29T17:27:00Z">
              <w:rPr>
                <w:rFonts w:ascii="Times New Roman" w:eastAsia="Times New Roman" w:hAnsi="Times New Roman" w:cs="Times New Roman"/>
              </w:rPr>
            </w:rPrChange>
          </w:rPr>
          <w:delText xml:space="preserve"> tapete de pressão (Sistema GaitRite®) para registro de parâmetros espaço-temporais, incluindo distância percorrida, tempo de execução, velocidade média, comprimento médio das passadas, cadência, tempo de contato das mãos com o solo, tempo em duplo suporte, variabilidade entre passadas e simetria do deslocamento; e de plataforma de força (Bertec®) para quantificação de parâmetros estabilométricos e dinâmicos, como variabilidade do centro de pressão (CoP) e forças de reação do solo (GRF). Para garantir a validade das medidas de força, em que os efeitos da fadiga neuromuscular são detrimentais, a coleta de dados sempre começará com a sessão das avaliações de força [34]. A sessão de avaliação do desempenho no HS e HSW será conduzida em até sete dias após, este curto intervalo também impede que </w:delText>
        </w:r>
      </w:del>
      <w:del w:id="2528" w:author="Matheus Machado Gomes" w:date="2025-09-16T09:25:00Z">
        <w:r w:rsidRPr="00F05374">
          <w:rPr>
            <w:rFonts w:ascii="Times New Roman" w:eastAsia="Times New Roman" w:hAnsi="Times New Roman" w:cs="Times New Roman"/>
            <w:b/>
            <w:bCs/>
            <w:rPrChange w:id="2529" w:author="User" w:date="2025-09-29T17:27:00Z">
              <w:rPr>
                <w:rFonts w:ascii="Times New Roman" w:eastAsia="Times New Roman" w:hAnsi="Times New Roman" w:cs="Times New Roman"/>
              </w:rPr>
            </w:rPrChange>
          </w:rPr>
          <w:delText xml:space="preserve">ocorra </w:delText>
        </w:r>
      </w:del>
      <w:ins w:id="2530" w:author="Matheus Machado Gomes" w:date="2025-09-16T09:25:00Z">
        <w:del w:id="2531" w:author="Autor desconhecido" w:date="2025-09-28T18:35:00Z">
          <w:r w:rsidRPr="00F05374">
            <w:rPr>
              <w:rFonts w:ascii="Times New Roman" w:eastAsia="Times New Roman" w:hAnsi="Times New Roman" w:cs="Times New Roman"/>
              <w:b/>
              <w:bCs/>
              <w:rPrChange w:id="2532" w:author="User" w:date="2025-09-29T17:27:00Z">
                <w:rPr>
                  <w:rFonts w:ascii="Times New Roman" w:eastAsia="Times New Roman" w:hAnsi="Times New Roman" w:cs="Times New Roman"/>
                </w:rPr>
              </w:rPrChange>
            </w:rPr>
            <w:delText xml:space="preserve">ocorram </w:delText>
          </w:r>
        </w:del>
      </w:ins>
      <w:del w:id="2533" w:author="Autor desconhecido" w:date="2025-09-28T18:35:00Z">
        <w:r w:rsidRPr="00F05374">
          <w:rPr>
            <w:rFonts w:ascii="Times New Roman" w:eastAsia="Times New Roman" w:hAnsi="Times New Roman" w:cs="Times New Roman"/>
            <w:b/>
            <w:bCs/>
            <w:rPrChange w:id="2534" w:author="User" w:date="2025-09-29T17:27:00Z">
              <w:rPr>
                <w:rFonts w:ascii="Times New Roman" w:eastAsia="Times New Roman" w:hAnsi="Times New Roman" w:cs="Times New Roman"/>
              </w:rPr>
            </w:rPrChange>
          </w:rPr>
          <w:delText>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w:delText>
        </w:r>
      </w:del>
    </w:p>
    <w:p w14:paraId="1B827CC2" w14:textId="77777777" w:rsidR="00922388" w:rsidRPr="00F05374" w:rsidRDefault="00922388">
      <w:pPr>
        <w:widowControl w:val="0"/>
        <w:spacing w:line="360" w:lineRule="auto"/>
        <w:ind w:firstLine="709"/>
        <w:rPr>
          <w:del w:id="2535" w:author="Autor desconhecido" w:date="2025-09-28T18:35:00Z"/>
          <w:rFonts w:ascii="Times New Roman" w:eastAsia="Times New Roman" w:hAnsi="Times New Roman" w:cs="Times New Roman"/>
          <w:b/>
          <w:bCs/>
          <w:rPrChange w:id="2536" w:author="User" w:date="2025-09-29T17:27:00Z">
            <w:rPr>
              <w:del w:id="2537" w:author="Autor desconhecido" w:date="2025-09-28T18:35:00Z"/>
              <w:rFonts w:ascii="Times New Roman" w:eastAsia="Times New Roman" w:hAnsi="Times New Roman" w:cs="Times New Roman"/>
            </w:rPr>
          </w:rPrChange>
        </w:rPr>
      </w:pPr>
    </w:p>
    <w:p w14:paraId="77F8E4D5" w14:textId="7A936333" w:rsidR="00922388" w:rsidRPr="00F05374" w:rsidRDefault="00854586">
      <w:pPr>
        <w:rPr>
          <w:del w:id="2538" w:author="Autor desconhecido" w:date="2025-09-28T18:35:00Z"/>
          <w:b/>
          <w:bCs/>
          <w:lang w:val="en-US"/>
          <w:rPrChange w:id="2539" w:author="User" w:date="2025-09-29T17:27:00Z">
            <w:rPr>
              <w:del w:id="2540" w:author="Autor desconhecido" w:date="2025-09-28T18:35:00Z"/>
              <w:lang w:val="en-US"/>
            </w:rPr>
          </w:rPrChange>
        </w:rPr>
      </w:pPr>
      <w:del w:id="2541" w:author="Autor desconhecido" w:date="2025-09-28T18:35:00Z">
        <w:r w:rsidRPr="00F05374">
          <w:rPr>
            <w:b/>
            <w:bCs/>
            <w:noProof/>
            <w:rPrChange w:id="2542" w:author="User" w:date="2025-09-29T17:27:00Z">
              <w:rPr>
                <w:noProof/>
              </w:rPr>
            </w:rPrChange>
          </w:rPr>
          <w:drawing>
            <wp:inline distT="0" distB="0" distL="0" distR="0" wp14:anchorId="344D179C" wp14:editId="0C8F8D46">
              <wp:extent cx="5257165" cy="8147050"/>
              <wp:effectExtent l="0" t="0" r="0" b="0"/>
              <wp:docPr id="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pic:cNvPicPr>
                        <a:picLocks noChangeAspect="1" noChangeArrowheads="1"/>
                      </pic:cNvPicPr>
                    </pic:nvPicPr>
                    <pic:blipFill>
                      <a:blip r:embed="rId16"/>
                      <a:stretch>
                        <a:fillRect/>
                      </a:stretch>
                    </pic:blipFill>
                    <pic:spPr bwMode="auto">
                      <a:xfrm>
                        <a:off x="0" y="0"/>
                        <a:ext cx="5257165" cy="8147050"/>
                      </a:xfrm>
                      <a:prstGeom prst="rect">
                        <a:avLst/>
                      </a:prstGeom>
                      <a:ln w="9525">
                        <a:solidFill>
                          <a:srgbClr val="000000"/>
                        </a:solidFill>
                      </a:ln>
                    </pic:spPr>
                  </pic:pic>
                </a:graphicData>
              </a:graphic>
            </wp:inline>
          </w:drawing>
        </w:r>
      </w:del>
    </w:p>
    <w:p w14:paraId="226FAEB9" w14:textId="77777777" w:rsidR="00922388" w:rsidRPr="00F05374" w:rsidRDefault="00854586">
      <w:pPr>
        <w:pStyle w:val="Legenda"/>
        <w:spacing w:line="360" w:lineRule="auto"/>
        <w:rPr>
          <w:del w:id="2543" w:author="Autor desconhecido" w:date="2025-09-28T18:35:00Z"/>
          <w:rFonts w:cs="Arial"/>
          <w:color w:val="auto"/>
          <w:sz w:val="24"/>
          <w:szCs w:val="24"/>
          <w:rPrChange w:id="2544" w:author="User" w:date="2025-09-29T17:27:00Z">
            <w:rPr>
              <w:del w:id="2545" w:author="Autor desconhecido" w:date="2025-09-28T18:35:00Z"/>
              <w:rFonts w:cs="Arial"/>
              <w:b w:val="0"/>
              <w:color w:val="auto"/>
              <w:sz w:val="24"/>
              <w:szCs w:val="24"/>
            </w:rPr>
          </w:rPrChange>
        </w:rPr>
      </w:pPr>
      <w:bookmarkStart w:id="2546" w:name="_Toc327111744_Copia_2_Copia_1_Copia_1_Co"/>
      <w:ins w:id="2547" w:author="Matheus Machado Gomes" w:date="2025-09-16T14:51:00Z">
        <w:del w:id="2548" w:author="Autor desconhecido" w:date="2025-09-28T18:35:00Z">
          <w:r w:rsidRPr="00F05374">
            <w:rPr>
              <w:rFonts w:cs="Arial"/>
              <w:color w:val="auto"/>
              <w:sz w:val="24"/>
              <w:szCs w:val="24"/>
              <w:rPrChange w:id="2549" w:author="User" w:date="2025-09-29T17:27:00Z">
                <w:rPr>
                  <w:rFonts w:cs="Arial"/>
                  <w:color w:val="auto"/>
                  <w:sz w:val="24"/>
                  <w:szCs w:val="24"/>
                </w:rPr>
              </w:rPrChange>
            </w:rPr>
            <w:delText xml:space="preserve">Figura </w:delText>
          </w:r>
          <w:r w:rsidRPr="00F05374">
            <w:rPr>
              <w:rPrChange w:id="2550" w:author="User" w:date="2025-09-29T17:27:00Z">
                <w:rPr>
                  <w:b w:val="0"/>
                  <w:bCs w:val="0"/>
                </w:rPr>
              </w:rPrChange>
            </w:rPr>
            <w:fldChar w:fldCharType="begin"/>
          </w:r>
          <w:r w:rsidRPr="00F05374">
            <w:rPr>
              <w:rFonts w:cs="Arial"/>
              <w:color w:val="auto"/>
              <w:sz w:val="24"/>
              <w:szCs w:val="24"/>
              <w:rPrChange w:id="2551" w:author="User" w:date="2025-09-29T17:27:00Z">
                <w:rPr>
                  <w:rFonts w:cs="Arial"/>
                  <w:color w:val="auto"/>
                  <w:sz w:val="24"/>
                  <w:szCs w:val="24"/>
                </w:rPr>
              </w:rPrChange>
            </w:rPr>
            <w:delInstrText xml:space="preserve"> SEQ Figura \* ARABIC </w:delInstrText>
          </w:r>
          <w:r w:rsidRPr="00F05374">
            <w:rPr>
              <w:rPrChange w:id="2552" w:author="User" w:date="2025-09-29T17:27:00Z">
                <w:rPr>
                  <w:b w:val="0"/>
                  <w:bCs w:val="0"/>
                </w:rPr>
              </w:rPrChange>
            </w:rPr>
            <w:fldChar w:fldCharType="separate"/>
          </w:r>
          <w:r w:rsidRPr="00F05374">
            <w:rPr>
              <w:rFonts w:cs="Arial"/>
              <w:color w:val="auto"/>
              <w:sz w:val="24"/>
              <w:szCs w:val="24"/>
              <w:rPrChange w:id="2553" w:author="User" w:date="2025-09-29T17:27:00Z">
                <w:rPr>
                  <w:rFonts w:cs="Arial"/>
                  <w:color w:val="auto"/>
                  <w:sz w:val="24"/>
                  <w:szCs w:val="24"/>
                </w:rPr>
              </w:rPrChange>
            </w:rPr>
            <w:delText>1</w:delText>
          </w:r>
          <w:r w:rsidRPr="00F05374">
            <w:rPr>
              <w:rPrChange w:id="2554" w:author="User" w:date="2025-09-29T17:27:00Z">
                <w:rPr>
                  <w:b w:val="0"/>
                  <w:bCs w:val="0"/>
                </w:rPr>
              </w:rPrChange>
            </w:rPr>
            <w:fldChar w:fldCharType="end"/>
          </w:r>
          <w:r w:rsidRPr="00F05374">
            <w:rPr>
              <w:rFonts w:cs="Arial"/>
              <w:color w:val="auto"/>
              <w:sz w:val="24"/>
              <w:szCs w:val="24"/>
              <w:rPrChange w:id="2555" w:author="User" w:date="2025-09-29T17:27:00Z">
                <w:rPr>
                  <w:rFonts w:cs="Arial"/>
                  <w:color w:val="auto"/>
                  <w:sz w:val="24"/>
                  <w:szCs w:val="24"/>
                </w:rPr>
              </w:rPrChange>
            </w:rPr>
            <w:delText xml:space="preserve"> </w:delText>
          </w:r>
          <w:r w:rsidRPr="00F05374">
            <w:rPr>
              <w:rFonts w:cs="Arial"/>
              <w:color w:val="auto"/>
              <w:sz w:val="24"/>
              <w:szCs w:val="24"/>
              <w:rPrChange w:id="2556" w:author="User" w:date="2025-09-29T17:27:00Z">
                <w:rPr>
                  <w:rFonts w:cs="Arial"/>
                  <w:b w:val="0"/>
                  <w:color w:val="auto"/>
                  <w:sz w:val="24"/>
                  <w:szCs w:val="24"/>
                </w:rPr>
              </w:rPrChange>
            </w:rPr>
            <w:delText xml:space="preserve">– </w:delText>
          </w:r>
        </w:del>
      </w:ins>
      <w:bookmarkEnd w:id="2546"/>
      <w:del w:id="2557" w:author="Autor desconhecido" w:date="2025-09-28T18:35:00Z">
        <w:r w:rsidRPr="00F05374">
          <w:rPr>
            <w:rFonts w:cs="Arial"/>
            <w:color w:val="auto"/>
            <w:sz w:val="24"/>
            <w:szCs w:val="24"/>
            <w:rPrChange w:id="2558" w:author="User" w:date="2025-09-29T17:27:00Z">
              <w:rPr>
                <w:rFonts w:cs="Arial"/>
                <w:b w:val="0"/>
                <w:color w:val="auto"/>
                <w:sz w:val="24"/>
                <w:szCs w:val="24"/>
              </w:rPr>
            </w:rPrChange>
          </w:rPr>
          <w:delText>Desenho experimental do estudo. Todas as avaliações serão realizadas seguindo os mesmos procedimentos.</w:delText>
        </w:r>
      </w:del>
    </w:p>
    <w:p w14:paraId="318EC60D" w14:textId="77777777" w:rsidR="00922388" w:rsidRPr="00F05374" w:rsidRDefault="00922388">
      <w:pPr>
        <w:widowControl w:val="0"/>
        <w:spacing w:line="360" w:lineRule="auto"/>
        <w:ind w:firstLine="709"/>
        <w:rPr>
          <w:del w:id="2559" w:author="Autor desconhecido" w:date="2025-09-28T18:35:00Z"/>
          <w:rFonts w:ascii="Times New Roman" w:eastAsia="Times New Roman" w:hAnsi="Times New Roman" w:cs="Times New Roman"/>
          <w:b/>
          <w:bCs/>
          <w:rPrChange w:id="2560" w:author="User" w:date="2025-09-29T17:27:00Z">
            <w:rPr>
              <w:del w:id="2561" w:author="Autor desconhecido" w:date="2025-09-28T18:35:00Z"/>
              <w:rFonts w:ascii="Times New Roman" w:eastAsia="Times New Roman" w:hAnsi="Times New Roman" w:cs="Times New Roman"/>
            </w:rPr>
          </w:rPrChange>
        </w:rPr>
      </w:pPr>
    </w:p>
    <w:p w14:paraId="4D50A834" w14:textId="77777777" w:rsidR="00922388" w:rsidRPr="00F05374" w:rsidRDefault="00922388">
      <w:pPr>
        <w:widowControl w:val="0"/>
        <w:spacing w:line="360" w:lineRule="auto"/>
        <w:ind w:firstLine="709"/>
        <w:rPr>
          <w:del w:id="2562" w:author="Autor desconhecido" w:date="2025-09-28T18:35:00Z"/>
          <w:rFonts w:ascii="Times New Roman" w:eastAsia="Times New Roman" w:hAnsi="Times New Roman" w:cs="Times New Roman"/>
          <w:b/>
          <w:bCs/>
          <w:rPrChange w:id="2563" w:author="User" w:date="2025-09-29T17:27:00Z">
            <w:rPr>
              <w:del w:id="2564" w:author="Autor desconhecido" w:date="2025-09-28T18:35:00Z"/>
              <w:rFonts w:ascii="Times New Roman" w:eastAsia="Times New Roman" w:hAnsi="Times New Roman" w:cs="Times New Roman"/>
            </w:rPr>
          </w:rPrChange>
        </w:rPr>
      </w:pPr>
    </w:p>
    <w:p w14:paraId="2A51B7AC" w14:textId="77777777" w:rsidR="00922388" w:rsidRPr="00F05374" w:rsidRDefault="00922388">
      <w:pPr>
        <w:widowControl w:val="0"/>
        <w:spacing w:line="360" w:lineRule="auto"/>
        <w:ind w:firstLine="709"/>
        <w:rPr>
          <w:del w:id="2565" w:author="Autor desconhecido" w:date="2025-09-28T18:35:00Z"/>
          <w:rFonts w:ascii="Times New Roman" w:eastAsia="Times New Roman" w:hAnsi="Times New Roman" w:cs="Times New Roman"/>
          <w:b/>
          <w:bCs/>
          <w:rPrChange w:id="2566" w:author="User" w:date="2025-09-29T17:27:00Z">
            <w:rPr>
              <w:del w:id="2567" w:author="Autor desconhecido" w:date="2025-09-28T18:35:00Z"/>
              <w:rFonts w:ascii="Times New Roman" w:eastAsia="Times New Roman" w:hAnsi="Times New Roman" w:cs="Times New Roman"/>
            </w:rPr>
          </w:rPrChange>
        </w:rPr>
      </w:pPr>
    </w:p>
    <w:p w14:paraId="1C0000BA" w14:textId="77777777" w:rsidR="00922388" w:rsidRPr="00F05374" w:rsidRDefault="00854586">
      <w:pPr>
        <w:widowControl w:val="0"/>
        <w:spacing w:line="360" w:lineRule="auto"/>
        <w:rPr>
          <w:del w:id="2568" w:author="Autor desconhecido" w:date="2025-09-28T18:35:00Z"/>
          <w:rFonts w:ascii="Times New Roman" w:eastAsia="Times New Roman" w:hAnsi="Times New Roman" w:cs="Times New Roman"/>
          <w:b/>
          <w:bCs/>
          <w:rPrChange w:id="2569" w:author="User" w:date="2025-09-29T17:27:00Z">
            <w:rPr>
              <w:del w:id="2570" w:author="Autor desconhecido" w:date="2025-09-28T18:35:00Z"/>
              <w:rFonts w:ascii="Times New Roman" w:eastAsia="Times New Roman" w:hAnsi="Times New Roman" w:cs="Times New Roman"/>
            </w:rPr>
          </w:rPrChange>
        </w:rPr>
      </w:pPr>
      <w:del w:id="2571" w:author="Autor desconhecido" w:date="2025-09-28T18:35:00Z">
        <w:r w:rsidRPr="00F05374">
          <w:rPr>
            <w:rFonts w:ascii="Times New Roman" w:eastAsia="Times New Roman" w:hAnsi="Times New Roman" w:cs="Times New Roman"/>
            <w:b/>
            <w:bCs/>
            <w:rPrChange w:id="2572" w:author="User" w:date="2025-09-29T17:27:00Z">
              <w:rPr>
                <w:rFonts w:ascii="Times New Roman" w:eastAsia="Times New Roman" w:hAnsi="Times New Roman" w:cs="Times New Roman"/>
              </w:rPr>
            </w:rPrChange>
          </w:rPr>
          <w:delText>3.3.1 Sessão 1 - Avaliação de Variáveis de Força e Composição Corporal</w:delText>
        </w:r>
      </w:del>
    </w:p>
    <w:p w14:paraId="47289EBC" w14:textId="77777777" w:rsidR="00922388" w:rsidRPr="00F05374" w:rsidRDefault="00854586">
      <w:pPr>
        <w:widowControl w:val="0"/>
        <w:spacing w:line="360" w:lineRule="auto"/>
        <w:ind w:firstLine="720"/>
        <w:rPr>
          <w:del w:id="2573" w:author="Autor desconhecido" w:date="2025-09-28T18:35:00Z"/>
          <w:rFonts w:ascii="Times New Roman" w:eastAsia="Times New Roman" w:hAnsi="Times New Roman" w:cs="Times New Roman"/>
          <w:b/>
          <w:bCs/>
          <w:rPrChange w:id="2574" w:author="User" w:date="2025-09-29T17:27:00Z">
            <w:rPr>
              <w:del w:id="2575" w:author="Autor desconhecido" w:date="2025-09-28T18:35:00Z"/>
              <w:rFonts w:ascii="Times New Roman" w:eastAsia="Times New Roman" w:hAnsi="Times New Roman" w:cs="Times New Roman"/>
            </w:rPr>
          </w:rPrChange>
        </w:rPr>
      </w:pPr>
      <w:del w:id="2576" w:author="Autor desconhecido" w:date="2025-09-28T18:35:00Z">
        <w:r w:rsidRPr="00F05374">
          <w:rPr>
            <w:b/>
            <w:bCs/>
            <w:rPrChange w:id="2577" w:author="User" w:date="2025-09-29T17:27:00Z">
              <w:rPr/>
            </w:rPrChange>
          </w:rPr>
          <w:delText xml:space="preserve">Na primeira sessão de testes a ordem de aplicação será a seguinte para minimizar a interferência da fadiga [35]: avaliação </w:delText>
        </w:r>
      </w:del>
      <w:ins w:id="2578" w:author="Matheus Machado Gomes" w:date="2025-09-16T09:32:00Z">
        <w:del w:id="2579" w:author="Autor desconhecido" w:date="2025-09-28T18:35:00Z">
          <w:r w:rsidRPr="00F05374">
            <w:rPr>
              <w:rFonts w:ascii="Times New Roman" w:eastAsia="Times New Roman" w:hAnsi="Times New Roman" w:cs="Times New Roman"/>
              <w:b/>
              <w:bCs/>
              <w:rPrChange w:id="2580" w:author="User" w:date="2025-09-29T17:27:00Z">
                <w:rPr>
                  <w:rFonts w:ascii="Times New Roman" w:eastAsia="Times New Roman" w:hAnsi="Times New Roman" w:cs="Times New Roman"/>
                </w:rPr>
              </w:rPrChange>
            </w:rPr>
            <w:delText xml:space="preserve">da </w:delText>
          </w:r>
        </w:del>
      </w:ins>
      <w:del w:id="2581" w:author="Autor desconhecido" w:date="2025-09-28T18:35:00Z">
        <w:r w:rsidRPr="00F05374">
          <w:rPr>
            <w:b/>
            <w:bCs/>
            <w:rPrChange w:id="2582" w:author="User" w:date="2025-09-29T17:27:00Z">
              <w:rPr/>
            </w:rPrChange>
          </w:rPr>
          <w:delText>composição corporal, teste de resistência em posição invertida (wall-supported HS); avaliação da força de preensão manual e de flexores dos dedos por dinamometria e teste de força máxima de 1 repetição máxima (1-RM) no shoulder press.</w:delText>
        </w:r>
      </w:del>
    </w:p>
    <w:p w14:paraId="7C5E70DA" w14:textId="77777777" w:rsidR="00922388" w:rsidRPr="00F05374" w:rsidRDefault="00854586">
      <w:pPr>
        <w:widowControl w:val="0"/>
        <w:shd w:val="clear" w:color="auto" w:fill="FFFFFF"/>
        <w:spacing w:line="360" w:lineRule="auto"/>
        <w:ind w:firstLine="720"/>
        <w:rPr>
          <w:del w:id="2583" w:author="Autor desconhecido" w:date="2025-09-28T18:35:00Z"/>
          <w:rFonts w:ascii="Times New Roman" w:eastAsia="Times New Roman" w:hAnsi="Times New Roman" w:cs="Times New Roman"/>
          <w:b/>
          <w:bCs/>
          <w:rPrChange w:id="2584" w:author="User" w:date="2025-09-29T17:27:00Z">
            <w:rPr>
              <w:del w:id="2585" w:author="Autor desconhecido" w:date="2025-09-28T18:35:00Z"/>
              <w:rFonts w:ascii="Times New Roman" w:eastAsia="Times New Roman" w:hAnsi="Times New Roman" w:cs="Times New Roman"/>
            </w:rPr>
          </w:rPrChange>
        </w:rPr>
      </w:pPr>
      <w:del w:id="2586" w:author="Autor desconhecido" w:date="2025-09-28T18:35:00Z">
        <w:r w:rsidRPr="00F05374">
          <w:rPr>
            <w:rFonts w:ascii="Times New Roman" w:eastAsia="Times New Roman" w:hAnsi="Times New Roman" w:cs="Times New Roman"/>
            <w:b/>
            <w:bCs/>
            <w:u w:val="single"/>
            <w:rPrChange w:id="2587" w:author="User" w:date="2025-09-29T17:27:00Z">
              <w:rPr>
                <w:rFonts w:ascii="Times New Roman" w:eastAsia="Times New Roman" w:hAnsi="Times New Roman" w:cs="Times New Roman"/>
                <w:u w:val="single"/>
              </w:rPr>
            </w:rPrChange>
          </w:rPr>
          <w:delText>Composição Corporal por Absorciometria de Raios-X de Dupla Energia (DEXA)</w:delText>
        </w:r>
        <w:r w:rsidRPr="00F05374">
          <w:rPr>
            <w:rFonts w:ascii="Times New Roman" w:eastAsia="Times New Roman" w:hAnsi="Times New Roman" w:cs="Times New Roman"/>
            <w:b/>
            <w:bCs/>
            <w:rPrChange w:id="2588" w:author="User" w:date="2025-09-29T17:27:00Z">
              <w:rPr>
                <w:rFonts w:ascii="Times New Roman" w:eastAsia="Times New Roman" w:hAnsi="Times New Roman" w:cs="Times New Roman"/>
              </w:rPr>
            </w:rPrChange>
          </w:rPr>
          <w:br/>
        </w:r>
        <w:r w:rsidRPr="00F05374">
          <w:rPr>
            <w:rFonts w:ascii="Times New Roman" w:eastAsia="Times New Roman" w:hAnsi="Times New Roman" w:cs="Times New Roman"/>
            <w:b/>
            <w:bCs/>
            <w:rPrChange w:id="2589" w:author="User" w:date="2025-09-29T17:27:00Z">
              <w:rPr>
                <w:rFonts w:ascii="Times New Roman" w:eastAsia="Times New Roman" w:hAnsi="Times New Roman" w:cs="Times New Roman"/>
              </w:rPr>
            </w:rPrChange>
          </w:rPr>
          <w:tab/>
          <w:delText>A composição corporal (massa magra, massa gorda e densidade mineral óssea) será avaliada por meio de um densitômetro por absorciometria de raios-X de dupla energia (</w:delText>
        </w:r>
        <w:r w:rsidRPr="00F05374">
          <w:rPr>
            <w:rFonts w:ascii="Times New Roman" w:eastAsia="Times New Roman" w:hAnsi="Times New Roman" w:cs="Times New Roman"/>
            <w:b/>
            <w:bCs/>
            <w:shd w:val="clear" w:color="auto" w:fill="FFFF00"/>
            <w:rPrChange w:id="2590" w:author="User" w:date="2025-09-29T17:27:00Z">
              <w:rPr>
                <w:rFonts w:ascii="Times New Roman" w:eastAsia="Times New Roman" w:hAnsi="Times New Roman" w:cs="Times New Roman"/>
                <w:shd w:val="clear" w:color="auto" w:fill="FFFF00"/>
              </w:rPr>
            </w:rPrChange>
          </w:rPr>
          <w:delText>modelo</w:delText>
        </w:r>
        <w:r w:rsidRPr="00F05374">
          <w:rPr>
            <w:rFonts w:ascii="Times New Roman" w:eastAsia="Times New Roman" w:hAnsi="Times New Roman" w:cs="Times New Roman"/>
            <w:b/>
            <w:bCs/>
            <w:rPrChange w:id="2591" w:author="User" w:date="2025-09-29T17:27:00Z">
              <w:rPr>
                <w:rFonts w:ascii="Times New Roman" w:eastAsia="Times New Roman" w:hAnsi="Times New Roman" w:cs="Times New Roman"/>
              </w:rPr>
            </w:rPrChange>
          </w:rPr>
          <w:delText>). O procedimento seguirá os protocolos padrão do fabricante e as diretrizes internacionais. O participante será posicionado em decúbito dorsal na mesa, permanecendo imóvel por aproximadamente sete minutos, vestindo roupas leves e sem objetos metálicos [36].</w:delText>
        </w:r>
      </w:del>
    </w:p>
    <w:p w14:paraId="4E1C643D" w14:textId="77777777" w:rsidR="00922388" w:rsidRPr="00F05374" w:rsidRDefault="00854586">
      <w:pPr>
        <w:widowControl w:val="0"/>
        <w:shd w:val="clear" w:color="auto" w:fill="FFFFFF"/>
        <w:spacing w:line="360" w:lineRule="auto"/>
        <w:ind w:firstLine="720"/>
        <w:rPr>
          <w:del w:id="2592" w:author="Autor desconhecido" w:date="2025-09-28T18:35:00Z"/>
          <w:rFonts w:ascii="Times New Roman" w:eastAsia="Times New Roman" w:hAnsi="Times New Roman" w:cs="Times New Roman"/>
          <w:b/>
          <w:bCs/>
          <w:rPrChange w:id="2593" w:author="User" w:date="2025-09-29T17:27:00Z">
            <w:rPr>
              <w:del w:id="2594" w:author="Autor desconhecido" w:date="2025-09-28T18:35:00Z"/>
              <w:rFonts w:ascii="Times New Roman" w:eastAsia="Times New Roman" w:hAnsi="Times New Roman" w:cs="Times New Roman"/>
            </w:rPr>
          </w:rPrChange>
        </w:rPr>
      </w:pPr>
      <w:del w:id="2595" w:author="Autor desconhecido" w:date="2025-09-28T18:35:00Z">
        <w:r w:rsidRPr="00F05374">
          <w:rPr>
            <w:rFonts w:ascii="Times New Roman" w:eastAsia="Times New Roman" w:hAnsi="Times New Roman" w:cs="Times New Roman"/>
            <w:b/>
            <w:bCs/>
            <w:u w:val="single"/>
            <w:rPrChange w:id="2596" w:author="User" w:date="2025-09-29T17:27:00Z">
              <w:rPr>
                <w:rFonts w:ascii="Times New Roman" w:eastAsia="Times New Roman" w:hAnsi="Times New Roman" w:cs="Times New Roman"/>
                <w:u w:val="single"/>
              </w:rPr>
            </w:rPrChange>
          </w:rPr>
          <w:delText>Teste de Resistência em Posição Invertida (</w:delText>
        </w:r>
        <w:r w:rsidRPr="00F05374">
          <w:rPr>
            <w:rFonts w:ascii="Times New Roman" w:eastAsia="Times New Roman" w:hAnsi="Times New Roman" w:cs="Times New Roman"/>
            <w:b/>
            <w:bCs/>
            <w:i/>
            <w:u w:val="single"/>
            <w:rPrChange w:id="2597" w:author="User" w:date="2025-09-29T17:27:00Z">
              <w:rPr>
                <w:rFonts w:ascii="Times New Roman" w:eastAsia="Times New Roman" w:hAnsi="Times New Roman" w:cs="Times New Roman"/>
                <w:i/>
                <w:u w:val="single"/>
              </w:rPr>
            </w:rPrChange>
          </w:rPr>
          <w:delText>wall</w:delText>
        </w:r>
        <w:r w:rsidRPr="00F05374">
          <w:rPr>
            <w:rFonts w:ascii="Times New Roman" w:eastAsia="Times New Roman" w:hAnsi="Times New Roman" w:cs="Times New Roman"/>
            <w:b/>
            <w:bCs/>
            <w:u w:val="single"/>
            <w:rPrChange w:id="2598" w:author="User" w:date="2025-09-29T17:27:00Z">
              <w:rPr>
                <w:rFonts w:ascii="Times New Roman" w:eastAsia="Times New Roman" w:hAnsi="Times New Roman" w:cs="Times New Roman"/>
                <w:u w:val="single"/>
              </w:rPr>
            </w:rPrChange>
          </w:rPr>
          <w:delText>-</w:delText>
        </w:r>
        <w:r w:rsidRPr="00F05374">
          <w:rPr>
            <w:rFonts w:ascii="Times New Roman" w:eastAsia="Times New Roman" w:hAnsi="Times New Roman" w:cs="Times New Roman"/>
            <w:b/>
            <w:bCs/>
            <w:i/>
            <w:u w:val="single"/>
            <w:rPrChange w:id="2599" w:author="User" w:date="2025-09-29T17:27:00Z">
              <w:rPr>
                <w:rFonts w:ascii="Times New Roman" w:eastAsia="Times New Roman" w:hAnsi="Times New Roman" w:cs="Times New Roman"/>
                <w:i/>
                <w:u w:val="single"/>
              </w:rPr>
            </w:rPrChange>
          </w:rPr>
          <w:delText>supported</w:delText>
        </w:r>
        <w:r w:rsidRPr="00F05374">
          <w:rPr>
            <w:rFonts w:ascii="Times New Roman" w:eastAsia="Times New Roman" w:hAnsi="Times New Roman" w:cs="Times New Roman"/>
            <w:b/>
            <w:bCs/>
            <w:u w:val="single"/>
            <w:rPrChange w:id="2600" w:author="User" w:date="2025-09-29T17:27:00Z">
              <w:rPr>
                <w:rFonts w:ascii="Times New Roman" w:eastAsia="Times New Roman" w:hAnsi="Times New Roman" w:cs="Times New Roman"/>
                <w:u w:val="single"/>
              </w:rPr>
            </w:rPrChange>
          </w:rPr>
          <w:delText xml:space="preserve"> </w:delText>
        </w:r>
        <w:r w:rsidRPr="00F05374">
          <w:rPr>
            <w:rFonts w:ascii="Times New Roman" w:eastAsia="Times New Roman" w:hAnsi="Times New Roman" w:cs="Times New Roman"/>
            <w:b/>
            <w:bCs/>
            <w:i/>
            <w:u w:val="single"/>
            <w:rPrChange w:id="2601" w:author="User" w:date="2025-09-29T17:27:00Z">
              <w:rPr>
                <w:rFonts w:ascii="Times New Roman" w:eastAsia="Times New Roman" w:hAnsi="Times New Roman" w:cs="Times New Roman"/>
                <w:i/>
                <w:u w:val="single"/>
              </w:rPr>
            </w:rPrChange>
          </w:rPr>
          <w:delText>HS</w:delText>
        </w:r>
        <w:r w:rsidRPr="00F05374">
          <w:rPr>
            <w:rFonts w:ascii="Times New Roman" w:eastAsia="Times New Roman" w:hAnsi="Times New Roman" w:cs="Times New Roman"/>
            <w:b/>
            <w:bCs/>
            <w:u w:val="single"/>
            <w:rPrChange w:id="2602" w:author="User" w:date="2025-09-29T17:27:00Z">
              <w:rPr>
                <w:rFonts w:ascii="Times New Roman" w:eastAsia="Times New Roman" w:hAnsi="Times New Roman" w:cs="Times New Roman"/>
                <w:u w:val="single"/>
              </w:rPr>
            </w:rPrChange>
          </w:rPr>
          <w:delText>)</w:delText>
        </w:r>
        <w:r w:rsidRPr="00F05374">
          <w:rPr>
            <w:rFonts w:ascii="Times New Roman" w:eastAsia="Times New Roman" w:hAnsi="Times New Roman" w:cs="Times New Roman"/>
            <w:b/>
            <w:bCs/>
            <w:rPrChange w:id="2603" w:author="User" w:date="2025-09-29T17:27:00Z">
              <w:rPr>
                <w:rFonts w:ascii="Times New Roman" w:eastAsia="Times New Roman" w:hAnsi="Times New Roman" w:cs="Times New Roman"/>
              </w:rPr>
            </w:rPrChange>
          </w:rPr>
          <w:br/>
        </w:r>
        <w:r w:rsidRPr="00F05374">
          <w:rPr>
            <w:rFonts w:ascii="Times New Roman" w:eastAsia="Times New Roman" w:hAnsi="Times New Roman" w:cs="Times New Roman"/>
            <w:b/>
            <w:bCs/>
            <w:rPrChange w:id="2604" w:author="User" w:date="2025-09-29T17:27:00Z">
              <w:rPr>
                <w:rFonts w:ascii="Times New Roman" w:eastAsia="Times New Roman" w:hAnsi="Times New Roman" w:cs="Times New Roman"/>
              </w:rPr>
            </w:rPrChange>
          </w:rPr>
          <w:tab/>
          <w:delText>A resistência muscular isométrica dos membros superiores em posição invertida será avaliada por meio do tempo máximo de sustentação (em segundos) do handstand com os pés apoiados na parede. O participante será posicionado de frente para a parede, com as mãos apoiadas no solo alinhadas aos ombros. Os pés serão colocados contra a parede, mantendo o corpo o mais vertical possível. Será instruído a manter a posição até a exaustão voluntária, definida como a incapacidade de sustentar o alinhamento corporal ou a perda de contato dos pés com a parede. O tempo será mensurado com um cronômetro digital (</w:delText>
        </w:r>
        <w:r w:rsidRPr="00F05374">
          <w:rPr>
            <w:rFonts w:ascii="Times New Roman" w:eastAsia="Times New Roman" w:hAnsi="Times New Roman" w:cs="Times New Roman"/>
            <w:b/>
            <w:bCs/>
            <w:shd w:val="clear" w:color="auto" w:fill="FFFF00"/>
            <w:rPrChange w:id="2605" w:author="User" w:date="2025-09-29T17:27:00Z">
              <w:rPr>
                <w:rFonts w:ascii="Times New Roman" w:eastAsia="Times New Roman" w:hAnsi="Times New Roman" w:cs="Times New Roman"/>
                <w:shd w:val="clear" w:color="auto" w:fill="FFFF00"/>
              </w:rPr>
            </w:rPrChange>
          </w:rPr>
          <w:delText>modelo</w:delText>
        </w:r>
        <w:r w:rsidRPr="00F05374">
          <w:rPr>
            <w:rFonts w:ascii="Times New Roman" w:eastAsia="Times New Roman" w:hAnsi="Times New Roman" w:cs="Times New Roman"/>
            <w:b/>
            <w:bCs/>
            <w:rPrChange w:id="2606" w:author="User" w:date="2025-09-29T17:27:00Z">
              <w:rPr>
                <w:rFonts w:ascii="Times New Roman" w:eastAsia="Times New Roman" w:hAnsi="Times New Roman" w:cs="Times New Roman"/>
              </w:rPr>
            </w:rPrChange>
          </w:rPr>
          <w:delText>). Serão realizadas duas tentativas, com intervalo de recuperação de cinco minutos entre elas, sendo considerado o melhor tempo.</w:delText>
        </w:r>
      </w:del>
    </w:p>
    <w:p w14:paraId="323E5A8B" w14:textId="77777777" w:rsidR="00922388" w:rsidRPr="00F05374" w:rsidRDefault="00854586">
      <w:pPr>
        <w:widowControl w:val="0"/>
        <w:shd w:val="clear" w:color="auto" w:fill="FFFFFF"/>
        <w:spacing w:line="360" w:lineRule="auto"/>
        <w:ind w:firstLine="720"/>
        <w:rPr>
          <w:del w:id="2607" w:author="Autor desconhecido" w:date="2025-09-28T18:35:00Z"/>
          <w:rFonts w:ascii="Times New Roman" w:eastAsia="Times New Roman" w:hAnsi="Times New Roman" w:cs="Times New Roman"/>
          <w:b/>
          <w:bCs/>
          <w:rPrChange w:id="2608" w:author="User" w:date="2025-09-29T17:27:00Z">
            <w:rPr>
              <w:del w:id="2609" w:author="Autor desconhecido" w:date="2025-09-28T18:35:00Z"/>
              <w:rFonts w:ascii="Times New Roman" w:eastAsia="Times New Roman" w:hAnsi="Times New Roman" w:cs="Times New Roman"/>
            </w:rPr>
          </w:rPrChange>
        </w:rPr>
      </w:pPr>
      <w:del w:id="2610" w:author="Autor desconhecido" w:date="2025-09-28T18:35:00Z">
        <w:r w:rsidRPr="00F05374">
          <w:rPr>
            <w:b/>
            <w:bCs/>
            <w:u w:val="single"/>
            <w:rPrChange w:id="2611" w:author="User" w:date="2025-09-29T17:27:00Z">
              <w:rPr>
                <w:u w:val="single"/>
              </w:rPr>
            </w:rPrChange>
          </w:rPr>
          <w:delText>Teste de força de flexores do punho e dos dedos por dinamometria</w:delText>
        </w:r>
        <w:r w:rsidRPr="00F05374">
          <w:rPr>
            <w:b/>
            <w:bCs/>
            <w:u w:val="single"/>
            <w:rPrChange w:id="2612" w:author="User" w:date="2025-09-29T17:27:00Z">
              <w:rPr>
                <w:u w:val="single"/>
              </w:rPr>
            </w:rPrChange>
          </w:rPr>
          <w:br/>
        </w:r>
        <w:r w:rsidRPr="00F05374">
          <w:rPr>
            <w:b/>
            <w:bCs/>
            <w:rPrChange w:id="2613" w:author="User" w:date="2025-09-29T17:27:00Z">
              <w:rPr/>
            </w:rPrChange>
          </w:rPr>
          <w:tab/>
          <w:delText xml:space="preserve">A força de flexão do punho e a força de flexão dos dedos serão avaliadas por meio de um dinamômetro </w:delText>
        </w:r>
      </w:del>
      <w:del w:id="2614" w:author="Matheus Machado Gomes" w:date="2025-09-16T14:38:00Z">
        <w:r w:rsidRPr="00F05374">
          <w:rPr>
            <w:rFonts w:ascii="Times New Roman" w:eastAsia="Times New Roman" w:hAnsi="Times New Roman" w:cs="Times New Roman"/>
            <w:b/>
            <w:bCs/>
            <w:rPrChange w:id="2615" w:author="User" w:date="2025-09-29T17:27:00Z">
              <w:rPr>
                <w:rFonts w:ascii="Times New Roman" w:eastAsia="Times New Roman" w:hAnsi="Times New Roman" w:cs="Times New Roman"/>
              </w:rPr>
            </w:rPrChange>
          </w:rPr>
          <w:delText xml:space="preserve">manual digital </w:delText>
        </w:r>
      </w:del>
      <w:del w:id="2616" w:author="Autor desconhecido" w:date="2025-09-28T18:35:00Z">
        <w:r w:rsidRPr="00F05374">
          <w:rPr>
            <w:rFonts w:ascii="Times New Roman" w:eastAsia="Times New Roman" w:hAnsi="Times New Roman" w:cs="Times New Roman"/>
            <w:b/>
            <w:bCs/>
            <w:rPrChange w:id="2617" w:author="User" w:date="2025-09-29T17:27:00Z">
              <w:rPr>
                <w:rFonts w:ascii="Times New Roman" w:eastAsia="Times New Roman" w:hAnsi="Times New Roman" w:cs="Times New Roman"/>
              </w:rPr>
            </w:rPrChange>
          </w:rPr>
          <w:delText>(</w:delText>
        </w:r>
        <w:r w:rsidRPr="00F05374">
          <w:rPr>
            <w:rFonts w:ascii="Times New Roman" w:eastAsia="Times New Roman" w:hAnsi="Times New Roman" w:cs="Times New Roman"/>
            <w:b/>
            <w:bCs/>
            <w:shd w:val="clear" w:color="auto" w:fill="FFFF00"/>
            <w:rPrChange w:id="2618" w:author="User" w:date="2025-09-29T17:27:00Z">
              <w:rPr>
                <w:rFonts w:ascii="Times New Roman" w:eastAsia="Times New Roman" w:hAnsi="Times New Roman" w:cs="Times New Roman"/>
                <w:shd w:val="clear" w:color="auto" w:fill="FFFF00"/>
              </w:rPr>
            </w:rPrChange>
          </w:rPr>
          <w:delText>modelo</w:delText>
        </w:r>
        <w:r w:rsidRPr="00F05374">
          <w:rPr>
            <w:rFonts w:ascii="Times New Roman" w:eastAsia="Times New Roman" w:hAnsi="Times New Roman" w:cs="Times New Roman"/>
            <w:b/>
            <w:bCs/>
            <w:rPrChange w:id="2619" w:author="User" w:date="2025-09-29T17:27:00Z">
              <w:rPr>
                <w:rFonts w:ascii="Times New Roman" w:eastAsia="Times New Roman" w:hAnsi="Times New Roman" w:cs="Times New Roman"/>
              </w:rPr>
            </w:rPrChange>
          </w:rPr>
          <w:delText xml:space="preserve">). Para a FPM, o participante sentado manterá o ombro </w:delText>
        </w:r>
      </w:del>
      <w:del w:id="2620" w:author="Matheus Machado Gomes" w:date="2025-09-16T14:40:00Z">
        <w:r w:rsidRPr="00F05374">
          <w:rPr>
            <w:rFonts w:ascii="Times New Roman" w:eastAsia="Times New Roman" w:hAnsi="Times New Roman" w:cs="Times New Roman"/>
            <w:b/>
            <w:bCs/>
            <w:rPrChange w:id="2621" w:author="User" w:date="2025-09-29T17:27:00Z">
              <w:rPr>
                <w:rFonts w:ascii="Times New Roman" w:eastAsia="Times New Roman" w:hAnsi="Times New Roman" w:cs="Times New Roman"/>
              </w:rPr>
            </w:rPrChange>
          </w:rPr>
          <w:delText>aduzido e neutro</w:delText>
        </w:r>
      </w:del>
      <w:ins w:id="2622" w:author="Matheus Machado Gomes" w:date="2025-09-16T14:40:00Z">
        <w:del w:id="2623" w:author="Autor desconhecido" w:date="2025-09-28T18:35:00Z">
          <w:r w:rsidRPr="00F05374">
            <w:rPr>
              <w:rFonts w:ascii="Times New Roman" w:eastAsia="Times New Roman" w:hAnsi="Times New Roman" w:cs="Times New Roman"/>
              <w:b/>
              <w:bCs/>
              <w:rPrChange w:id="2624" w:author="User" w:date="2025-09-29T17:27:00Z">
                <w:rPr>
                  <w:rFonts w:ascii="Times New Roman" w:eastAsia="Times New Roman" w:hAnsi="Times New Roman" w:cs="Times New Roman"/>
                </w:rPr>
              </w:rPrChange>
            </w:rPr>
            <w:delText>em posição anatômica</w:delText>
          </w:r>
        </w:del>
      </w:ins>
      <w:del w:id="2625" w:author="Autor desconhecido" w:date="2025-09-28T18:35:00Z">
        <w:r w:rsidRPr="00F05374">
          <w:rPr>
            <w:rFonts w:ascii="Times New Roman" w:eastAsia="Times New Roman" w:hAnsi="Times New Roman" w:cs="Times New Roman"/>
            <w:b/>
            <w:bCs/>
            <w:rPrChange w:id="2626" w:author="User" w:date="2025-09-29T17:27:00Z">
              <w:rPr>
                <w:rFonts w:ascii="Times New Roman" w:eastAsia="Times New Roman" w:hAnsi="Times New Roman" w:cs="Times New Roman"/>
              </w:rPr>
            </w:rPrChange>
          </w:rPr>
          <w:delText>, cotovelo fletido a 90° e antebraço em posição neutra. Será instruído a realizar a preensão máxima no aparelho por três a cinco segundos. Para a FFD, o participante realizará a flexão dos dedos contra o sensor do dinamômetro, que estará fixo em uma base estável, aplicando força máxima. Em ambos os testes, serão realizadas três tentativas para cada membro, com intervalo de 60 segundos de recuperação</w:delText>
        </w:r>
      </w:del>
      <w:del w:id="2627" w:author="Matheus Machado Gomes" w:date="2025-09-16T14:42:00Z">
        <w:r w:rsidRPr="00F05374">
          <w:rPr>
            <w:rFonts w:ascii="Times New Roman" w:eastAsia="Times New Roman" w:hAnsi="Times New Roman" w:cs="Times New Roman"/>
            <w:b/>
            <w:bCs/>
            <w:rPrChange w:id="2628" w:author="User" w:date="2025-09-29T17:27:00Z">
              <w:rPr>
                <w:rFonts w:ascii="Times New Roman" w:eastAsia="Times New Roman" w:hAnsi="Times New Roman" w:cs="Times New Roman"/>
              </w:rPr>
            </w:rPrChange>
          </w:rPr>
          <w:delText>,</w:delText>
        </w:r>
      </w:del>
      <w:del w:id="2629" w:author="Autor desconhecido" w:date="2025-09-28T18:35:00Z">
        <w:r w:rsidRPr="00F05374">
          <w:rPr>
            <w:b/>
            <w:bCs/>
            <w:rPrChange w:id="2630" w:author="User" w:date="2025-09-29T17:27:00Z">
              <w:rPr/>
            </w:rPrChange>
          </w:rPr>
          <w:delText xml:space="preserve"> e registrado o maior valor obtido em quilogramas-força (kgf) [37].</w:delText>
        </w:r>
      </w:del>
    </w:p>
    <w:p w14:paraId="6BD328C3" w14:textId="77777777" w:rsidR="00922388" w:rsidRPr="00F05374" w:rsidRDefault="00854586">
      <w:pPr>
        <w:widowControl w:val="0"/>
        <w:shd w:val="clear" w:color="auto" w:fill="FFFFFF"/>
        <w:spacing w:before="240" w:after="240" w:line="360" w:lineRule="auto"/>
        <w:rPr>
          <w:del w:id="2631" w:author="Autor desconhecido" w:date="2025-09-28T18:35:00Z"/>
          <w:rFonts w:ascii="Times New Roman" w:eastAsia="Times New Roman" w:hAnsi="Times New Roman" w:cs="Times New Roman"/>
          <w:b/>
          <w:bCs/>
          <w:rPrChange w:id="2632" w:author="User" w:date="2025-09-29T17:27:00Z">
            <w:rPr>
              <w:del w:id="2633" w:author="Autor desconhecido" w:date="2025-09-28T18:35:00Z"/>
              <w:rFonts w:ascii="Times New Roman" w:eastAsia="Times New Roman" w:hAnsi="Times New Roman" w:cs="Times New Roman"/>
            </w:rPr>
          </w:rPrChange>
        </w:rPr>
      </w:pPr>
      <w:del w:id="2634" w:author="Autor desconhecido" w:date="2025-09-28T18:35:00Z">
        <w:r w:rsidRPr="00F05374">
          <w:rPr>
            <w:b/>
            <w:bCs/>
            <w:u w:val="single"/>
            <w:rPrChange w:id="2635" w:author="User" w:date="2025-09-29T17:27:00Z">
              <w:rPr>
                <w:u w:val="single"/>
              </w:rPr>
            </w:rPrChange>
          </w:rPr>
          <w:delText xml:space="preserve">Teste de 1 Repetição Máxima (1-RM) no </w:delText>
        </w:r>
        <w:r w:rsidRPr="00F05374">
          <w:rPr>
            <w:b/>
            <w:bCs/>
            <w:i/>
            <w:u w:val="single"/>
            <w:rPrChange w:id="2636" w:author="User" w:date="2025-09-29T17:27:00Z">
              <w:rPr>
                <w:i/>
                <w:u w:val="single"/>
              </w:rPr>
            </w:rPrChange>
          </w:rPr>
          <w:delText>Shoulder Press</w:delText>
        </w:r>
        <w:r w:rsidRPr="00F05374">
          <w:rPr>
            <w:b/>
            <w:bCs/>
            <w:rPrChange w:id="2637" w:author="User" w:date="2025-09-29T17:27:00Z">
              <w:rPr/>
            </w:rPrChange>
          </w:rPr>
          <w:br/>
        </w:r>
        <w:r w:rsidRPr="00F05374">
          <w:rPr>
            <w:b/>
            <w:bCs/>
            <w:rPrChange w:id="2638" w:author="User" w:date="2025-09-29T17:27:00Z">
              <w:rPr/>
            </w:rPrChange>
          </w:rPr>
          <w:tab/>
          <w:delText>Os participantes realizarão um aquecimento constituído por 10 repetições do movimento apenas com a barra (</w:delText>
        </w:r>
        <w:r w:rsidRPr="00F05374">
          <w:rPr>
            <w:b/>
            <w:bCs/>
            <w:shd w:val="clear" w:color="auto" w:fill="FFFF00"/>
            <w:rPrChange w:id="2639" w:author="User" w:date="2025-09-29T17:27:00Z">
              <w:rPr>
                <w:shd w:val="clear" w:color="auto" w:fill="FFFF00"/>
              </w:rPr>
            </w:rPrChange>
          </w:rPr>
          <w:delText>marca</w:delText>
        </w:r>
        <w:r w:rsidRPr="00F05374">
          <w:rPr>
            <w:b/>
            <w:bCs/>
            <w:rPrChange w:id="2640" w:author="User" w:date="2025-09-29T17:27:00Z">
              <w:rPr/>
            </w:rPrChange>
          </w:rPr>
          <w:delText>), pesando 20 Kg para homens, e de 15 ou 10 Kg para mulheres. Em seguida, serão usadas anilhas (</w:delText>
        </w:r>
        <w:r w:rsidRPr="00F05374">
          <w:rPr>
            <w:b/>
            <w:bCs/>
            <w:shd w:val="clear" w:color="auto" w:fill="FFFF00"/>
            <w:rPrChange w:id="2641" w:author="User" w:date="2025-09-29T17:27:00Z">
              <w:rPr>
                <w:shd w:val="clear" w:color="auto" w:fill="FFFF00"/>
              </w:rPr>
            </w:rPrChange>
          </w:rPr>
          <w:delText>marca</w:delText>
        </w:r>
        <w:r w:rsidRPr="00F05374">
          <w:rPr>
            <w:b/>
            <w:bCs/>
            <w:rPrChange w:id="2642" w:author="User" w:date="2025-09-29T17:27:00Z">
              <w:rPr/>
            </w:rPrChange>
          </w:rPr>
          <w:delText xml:space="preserve">) para aumentar a intensidade. Para o primeiro estágio a carga será aumentada para 50% do valor 1-RM caso o participante já soubesse ou estimasse o seu, ou adotado como 40% da massa corporal daqueles que não </w:delText>
        </w:r>
      </w:del>
      <w:del w:id="2643" w:author="Matheus Machado Gomes" w:date="2025-09-16T14:43:00Z">
        <w:r w:rsidRPr="00F05374">
          <w:rPr>
            <w:rFonts w:ascii="Times New Roman" w:eastAsia="Times New Roman" w:hAnsi="Times New Roman" w:cs="Times New Roman"/>
            <w:b/>
            <w:bCs/>
            <w:rPrChange w:id="2644" w:author="User" w:date="2025-09-29T17:27:00Z">
              <w:rPr>
                <w:rFonts w:ascii="Times New Roman" w:eastAsia="Times New Roman" w:hAnsi="Times New Roman" w:cs="Times New Roman"/>
              </w:rPr>
            </w:rPrChange>
          </w:rPr>
          <w:delText>sabiam</w:delText>
        </w:r>
      </w:del>
      <w:ins w:id="2645" w:author="Matheus Machado Gomes" w:date="2025-09-16T14:43:00Z">
        <w:del w:id="2646" w:author="Autor desconhecido" w:date="2025-09-28T18:35:00Z">
          <w:r w:rsidRPr="00F05374">
            <w:rPr>
              <w:rFonts w:ascii="Times New Roman" w:eastAsia="Times New Roman" w:hAnsi="Times New Roman" w:cs="Times New Roman"/>
              <w:b/>
              <w:bCs/>
              <w:rPrChange w:id="2647" w:author="User" w:date="2025-09-29T17:27:00Z">
                <w:rPr>
                  <w:rFonts w:ascii="Times New Roman" w:eastAsia="Times New Roman" w:hAnsi="Times New Roman" w:cs="Times New Roman"/>
                </w:rPr>
              </w:rPrChange>
            </w:rPr>
            <w:delText>saibam</w:delText>
          </w:r>
        </w:del>
      </w:ins>
      <w:del w:id="2648" w:author="Autor desconhecido" w:date="2025-09-28T18:35:00Z">
        <w:r w:rsidRPr="00F05374">
          <w:rPr>
            <w:b/>
            <w:bCs/>
            <w:rPrChange w:id="2649" w:author="User" w:date="2025-09-29T17:27:00Z">
              <w:rPr/>
            </w:rPrChange>
          </w:rPr>
          <w:delText>. Os próximos estágios serão realizados em incrementos de 10% sendo: 60%, 70%, 80%, 90% e o último estágio 100%, seu PR/1-RM. O intervalo entre cada estágio será de três minutos para uma melhor recuperação e o participante realizará apenas uma repetição em cada um para mitigar o efeito da fadiga. Caso uma repetição não seja feita no último estágio, uma segunda tentativa será realizada após um intervalo de recuperação de três minutos com uma carga 5% inferior àquela empregada na tentativa anterior e repetido até encontrar a carga de uma repetição. No caso de uma repetição no último estágio estimado o participante terá opção de tentar novamente com uma carga superior em incrementos de 5% até achar o máximo [21].</w:delText>
        </w:r>
      </w:del>
    </w:p>
    <w:p w14:paraId="1ECFAA57" w14:textId="77777777" w:rsidR="00922388" w:rsidRPr="00F05374" w:rsidRDefault="00854586">
      <w:pPr>
        <w:widowControl w:val="0"/>
        <w:spacing w:line="360" w:lineRule="auto"/>
        <w:rPr>
          <w:del w:id="2650" w:author="Autor desconhecido" w:date="2025-09-28T18:35:00Z"/>
          <w:rFonts w:ascii="Times New Roman" w:eastAsia="Times New Roman" w:hAnsi="Times New Roman" w:cs="Times New Roman"/>
          <w:b/>
          <w:bCs/>
          <w:i/>
          <w:rPrChange w:id="2651" w:author="User" w:date="2025-09-29T17:27:00Z">
            <w:rPr>
              <w:del w:id="2652" w:author="Autor desconhecido" w:date="2025-09-28T18:35:00Z"/>
              <w:rFonts w:ascii="Times New Roman" w:eastAsia="Times New Roman" w:hAnsi="Times New Roman" w:cs="Times New Roman"/>
              <w:i/>
            </w:rPr>
          </w:rPrChange>
        </w:rPr>
      </w:pPr>
      <w:del w:id="2653" w:author="Autor desconhecido" w:date="2025-09-28T18:35:00Z">
        <w:r w:rsidRPr="00F05374">
          <w:rPr>
            <w:rFonts w:ascii="Times New Roman" w:eastAsia="Times New Roman" w:hAnsi="Times New Roman" w:cs="Times New Roman"/>
            <w:b/>
            <w:bCs/>
            <w:rPrChange w:id="2654" w:author="User" w:date="2025-09-29T17:27:00Z">
              <w:rPr>
                <w:rFonts w:ascii="Times New Roman" w:eastAsia="Times New Roman" w:hAnsi="Times New Roman" w:cs="Times New Roman"/>
              </w:rPr>
            </w:rPrChange>
          </w:rPr>
          <w:delText xml:space="preserve">3.3.2 Sessão 2 - Avaliação de desempenho </w:delText>
        </w:r>
        <w:r w:rsidRPr="00F05374">
          <w:rPr>
            <w:rFonts w:ascii="Times New Roman" w:eastAsia="Times New Roman" w:hAnsi="Times New Roman" w:cs="Times New Roman"/>
            <w:b/>
            <w:bCs/>
            <w:i/>
            <w:rPrChange w:id="2655" w:author="User" w:date="2025-09-29T17:27:00Z">
              <w:rPr>
                <w:rFonts w:ascii="Times New Roman" w:eastAsia="Times New Roman" w:hAnsi="Times New Roman" w:cs="Times New Roman"/>
                <w:i/>
              </w:rPr>
            </w:rPrChange>
          </w:rPr>
          <w:delText xml:space="preserve">do HS </w:delText>
        </w:r>
        <w:r w:rsidRPr="00F05374">
          <w:rPr>
            <w:rFonts w:ascii="Times New Roman" w:eastAsia="Times New Roman" w:hAnsi="Times New Roman" w:cs="Times New Roman"/>
            <w:b/>
            <w:bCs/>
            <w:rPrChange w:id="2656" w:author="User" w:date="2025-09-29T17:27:00Z">
              <w:rPr>
                <w:rFonts w:ascii="Times New Roman" w:eastAsia="Times New Roman" w:hAnsi="Times New Roman" w:cs="Times New Roman"/>
              </w:rPr>
            </w:rPrChange>
          </w:rPr>
          <w:delText xml:space="preserve">e </w:delText>
        </w:r>
        <w:r w:rsidRPr="00F05374">
          <w:rPr>
            <w:rFonts w:ascii="Times New Roman" w:eastAsia="Times New Roman" w:hAnsi="Times New Roman" w:cs="Times New Roman"/>
            <w:b/>
            <w:bCs/>
            <w:i/>
            <w:rPrChange w:id="2657" w:author="User" w:date="2025-09-29T17:27:00Z">
              <w:rPr>
                <w:rFonts w:ascii="Times New Roman" w:eastAsia="Times New Roman" w:hAnsi="Times New Roman" w:cs="Times New Roman"/>
                <w:i/>
              </w:rPr>
            </w:rPrChange>
          </w:rPr>
          <w:delText>HSW</w:delText>
        </w:r>
      </w:del>
    </w:p>
    <w:p w14:paraId="1FC69BDB" w14:textId="77777777" w:rsidR="00922388" w:rsidRPr="00F05374" w:rsidRDefault="00854586">
      <w:pPr>
        <w:widowControl w:val="0"/>
        <w:spacing w:line="360" w:lineRule="auto"/>
        <w:ind w:firstLine="720"/>
        <w:rPr>
          <w:del w:id="2658" w:author="Autor desconhecido" w:date="2025-09-28T18:35:00Z"/>
          <w:rFonts w:ascii="Times New Roman" w:eastAsia="Times New Roman" w:hAnsi="Times New Roman" w:cs="Times New Roman"/>
          <w:b/>
          <w:bCs/>
          <w:rPrChange w:id="2659" w:author="User" w:date="2025-09-29T17:27:00Z">
            <w:rPr>
              <w:del w:id="2660" w:author="Autor desconhecido" w:date="2025-09-28T18:35:00Z"/>
              <w:rFonts w:ascii="Times New Roman" w:eastAsia="Times New Roman" w:hAnsi="Times New Roman" w:cs="Times New Roman"/>
            </w:rPr>
          </w:rPrChange>
        </w:rPr>
      </w:pPr>
      <w:del w:id="2661" w:author="Autor desconhecido" w:date="2025-09-28T18:35:00Z">
        <w:r w:rsidRPr="00F05374">
          <w:rPr>
            <w:b/>
            <w:bCs/>
            <w:rPrChange w:id="2662" w:author="User" w:date="2025-09-29T17:27:00Z">
              <w:rPr/>
            </w:rPrChange>
          </w:rPr>
          <w:delText>Para a realização dos experimentos serão fixados na pele dos participantes 39 marcadores esféricos retrorrefletivos em pontos anatômicos do corpo todo</w:delText>
        </w:r>
      </w:del>
      <w:ins w:id="2663" w:author="Matheus Machado Gomes" w:date="2025-09-16T14:44:00Z">
        <w:del w:id="2664" w:author="Autor desconhecido" w:date="2025-09-28T18:35:00Z">
          <w:r w:rsidRPr="00F05374">
            <w:rPr>
              <w:rFonts w:ascii="Times New Roman" w:eastAsia="Times New Roman" w:hAnsi="Times New Roman" w:cs="Times New Roman"/>
              <w:b/>
              <w:bCs/>
              <w:rPrChange w:id="2665" w:author="User" w:date="2025-09-29T17:27:00Z">
                <w:rPr>
                  <w:rFonts w:ascii="Times New Roman" w:eastAsia="Times New Roman" w:hAnsi="Times New Roman" w:cs="Times New Roman"/>
                </w:rPr>
              </w:rPrChange>
            </w:rPr>
            <w:delText>,</w:delText>
          </w:r>
        </w:del>
      </w:ins>
      <w:del w:id="2666" w:author="Autor desconhecido" w:date="2025-09-28T18:35:00Z">
        <w:r w:rsidRPr="00F05374">
          <w:rPr>
            <w:b/>
            <w:bCs/>
            <w:rPrChange w:id="2667" w:author="User" w:date="2025-09-29T17:27:00Z">
              <w:rPr/>
            </w:rPrChange>
          </w:rPr>
          <w:delText xml:space="preserve"> de acordo com o modelo Plug-in Gait Full Body (Vicon, Oxford Reino Unido). Será realizado um breve aquecimento com exercícios de peso corporal priorizando a musculatura de membros superiores. A seguir, a coleta começará com o desempenho no HS, que servirá também como um aquecimento específico para o próximo teste, o do HSW.</w:delText>
        </w:r>
      </w:del>
    </w:p>
    <w:p w14:paraId="2155E8A4" w14:textId="77777777" w:rsidR="00922388" w:rsidRPr="00F05374" w:rsidRDefault="00854586">
      <w:pPr>
        <w:widowControl w:val="0"/>
        <w:shd w:val="clear" w:color="auto" w:fill="FFFFFF"/>
        <w:spacing w:before="240" w:after="240" w:line="360" w:lineRule="auto"/>
        <w:rPr>
          <w:del w:id="2668" w:author="Autor desconhecido" w:date="2025-09-28T18:35:00Z"/>
          <w:rFonts w:ascii="Times New Roman" w:eastAsia="Times New Roman" w:hAnsi="Times New Roman" w:cs="Times New Roman"/>
          <w:b/>
          <w:bCs/>
          <w:u w:val="single"/>
          <w:rPrChange w:id="2669" w:author="User" w:date="2025-09-29T17:27:00Z">
            <w:rPr>
              <w:del w:id="2670" w:author="Autor desconhecido" w:date="2025-09-28T18:35:00Z"/>
              <w:rFonts w:ascii="Times New Roman" w:eastAsia="Times New Roman" w:hAnsi="Times New Roman" w:cs="Times New Roman"/>
              <w:u w:val="single"/>
            </w:rPr>
          </w:rPrChange>
        </w:rPr>
      </w:pPr>
      <w:del w:id="2671" w:author="Autor desconhecido" w:date="2025-09-28T18:35:00Z">
        <w:r w:rsidRPr="00F05374">
          <w:rPr>
            <w:rFonts w:ascii="Times New Roman" w:eastAsia="Times New Roman" w:hAnsi="Times New Roman" w:cs="Times New Roman"/>
            <w:b/>
            <w:bCs/>
            <w:u w:val="single"/>
            <w:rPrChange w:id="2672" w:author="User" w:date="2025-09-29T17:27:00Z">
              <w:rPr>
                <w:rFonts w:ascii="Times New Roman" w:eastAsia="Times New Roman" w:hAnsi="Times New Roman" w:cs="Times New Roman"/>
                <w:u w:val="single"/>
              </w:rPr>
            </w:rPrChange>
          </w:rPr>
          <w:delText>Teste de desempenho no HS</w:delText>
        </w:r>
      </w:del>
    </w:p>
    <w:p w14:paraId="77CAAB60" w14:textId="77777777" w:rsidR="00922388" w:rsidRPr="00F05374" w:rsidRDefault="00854586">
      <w:pPr>
        <w:widowControl w:val="0"/>
        <w:shd w:val="clear" w:color="auto" w:fill="FFFFFF"/>
        <w:spacing w:before="240" w:after="240" w:line="360" w:lineRule="auto"/>
        <w:ind w:firstLine="720"/>
        <w:rPr>
          <w:del w:id="2673" w:author="Autor desconhecido" w:date="2025-09-28T18:35:00Z"/>
          <w:rFonts w:ascii="Times New Roman" w:eastAsia="Times New Roman" w:hAnsi="Times New Roman" w:cs="Times New Roman"/>
          <w:b/>
          <w:bCs/>
          <w:rPrChange w:id="2674" w:author="User" w:date="2025-09-29T17:27:00Z">
            <w:rPr>
              <w:del w:id="2675" w:author="Autor desconhecido" w:date="2025-09-28T18:35:00Z"/>
              <w:rFonts w:ascii="Times New Roman" w:eastAsia="Times New Roman" w:hAnsi="Times New Roman" w:cs="Times New Roman"/>
            </w:rPr>
          </w:rPrChange>
        </w:rPr>
      </w:pPr>
      <w:del w:id="2676" w:author="Autor desconhecido" w:date="2025-09-28T18:35:00Z">
        <w:r w:rsidRPr="00F05374">
          <w:rPr>
            <w:rFonts w:ascii="Times New Roman" w:eastAsia="Times New Roman" w:hAnsi="Times New Roman" w:cs="Times New Roman"/>
            <w:b/>
            <w:bCs/>
            <w:rPrChange w:id="2677" w:author="User" w:date="2025-09-29T17:27:00Z">
              <w:rPr>
                <w:rFonts w:ascii="Times New Roman" w:eastAsia="Times New Roman" w:hAnsi="Times New Roman" w:cs="Times New Roman"/>
              </w:rPr>
            </w:rPrChange>
          </w:rPr>
          <w:delText>Para o HS, o participante se posicionará com as mãos apoiadas no solo sobre a plataforma de força (Bertec, Columbus, OH, USA), utilizando a distância e rotação dos dedos de sua preferência, e assumirá a posição invertida pela técnica que lhe for mais natural e eficiente. Serão realizadas três séries de cinco tentativas de tempo máximo de sustentação, com intervalo de recuperação de três minutos entre elas. Será considerado o maior tempo registrado em segundos. O critério de falha será definido como: deslocamento de uma das mãos do local de apoio inicial ou contato de qualquer outra parte do corpo, além das mãos, com o solo. Durante cada tentativa, os sistemas de captura de movimento e a plataforma de força registrarão simultaneamente os parâmetros cinemáticos (ângulos articulares de punho, ombro, quadril e cabeça, altura do centro de massa, base de apoio) e estabilométricos (oscilação e velocidade do CoP).</w:delText>
        </w:r>
      </w:del>
    </w:p>
    <w:p w14:paraId="44E68F89" w14:textId="77777777" w:rsidR="00922388" w:rsidRPr="00F05374" w:rsidRDefault="00854586">
      <w:pPr>
        <w:widowControl w:val="0"/>
        <w:shd w:val="clear" w:color="auto" w:fill="FFFFFF"/>
        <w:spacing w:before="240" w:after="240" w:line="360" w:lineRule="auto"/>
        <w:rPr>
          <w:del w:id="2678" w:author="Autor desconhecido" w:date="2025-09-28T18:35:00Z"/>
          <w:rFonts w:ascii="Times New Roman" w:eastAsia="Times New Roman" w:hAnsi="Times New Roman" w:cs="Times New Roman"/>
          <w:b/>
          <w:bCs/>
          <w:u w:val="single"/>
          <w:rPrChange w:id="2679" w:author="User" w:date="2025-09-29T17:27:00Z">
            <w:rPr>
              <w:del w:id="2680" w:author="Autor desconhecido" w:date="2025-09-28T18:35:00Z"/>
              <w:rFonts w:ascii="Times New Roman" w:eastAsia="Times New Roman" w:hAnsi="Times New Roman" w:cs="Times New Roman"/>
              <w:u w:val="single"/>
            </w:rPr>
          </w:rPrChange>
        </w:rPr>
      </w:pPr>
      <w:del w:id="2681" w:author="Autor desconhecido" w:date="2025-09-28T18:35:00Z">
        <w:r w:rsidRPr="00F05374">
          <w:rPr>
            <w:rFonts w:ascii="Times New Roman" w:eastAsia="Times New Roman" w:hAnsi="Times New Roman" w:cs="Times New Roman"/>
            <w:b/>
            <w:bCs/>
            <w:u w:val="single"/>
            <w:rPrChange w:id="2682" w:author="User" w:date="2025-09-29T17:27:00Z">
              <w:rPr>
                <w:rFonts w:ascii="Times New Roman" w:eastAsia="Times New Roman" w:hAnsi="Times New Roman" w:cs="Times New Roman"/>
                <w:u w:val="single"/>
              </w:rPr>
            </w:rPrChange>
          </w:rPr>
          <w:delText>Teste de desempenho no HSW</w:delText>
        </w:r>
      </w:del>
    </w:p>
    <w:p w14:paraId="5C1D6385" w14:textId="73474327" w:rsidR="00922388" w:rsidRPr="00F05374" w:rsidDel="00F05374" w:rsidRDefault="00854586">
      <w:pPr>
        <w:widowControl w:val="0"/>
        <w:shd w:val="clear" w:color="auto" w:fill="FFFFFF"/>
        <w:spacing w:before="240" w:after="240" w:line="360" w:lineRule="auto"/>
        <w:ind w:firstLine="720"/>
        <w:rPr>
          <w:del w:id="2683" w:author="User" w:date="2025-09-29T17:27:00Z"/>
          <w:rFonts w:ascii="Times New Roman" w:eastAsia="Times New Roman" w:hAnsi="Times New Roman" w:cs="Times New Roman"/>
          <w:b/>
          <w:bCs/>
          <w:rPrChange w:id="2684" w:author="User" w:date="2025-09-29T17:27:00Z">
            <w:rPr>
              <w:del w:id="2685" w:author="User" w:date="2025-09-29T17:27:00Z"/>
              <w:rFonts w:ascii="Times New Roman" w:eastAsia="Times New Roman" w:hAnsi="Times New Roman" w:cs="Times New Roman"/>
            </w:rPr>
          </w:rPrChange>
        </w:rPr>
      </w:pPr>
      <w:del w:id="2686" w:author="Autor desconhecido" w:date="2025-09-28T18:35:00Z">
        <w:r w:rsidRPr="00F05374">
          <w:rPr>
            <w:b/>
            <w:bCs/>
            <w:rPrChange w:id="2687" w:author="User" w:date="2025-09-29T17:27:00Z">
              <w:rPr/>
            </w:rPrChange>
          </w:rPr>
          <w:delText>Em seguida, para o HSW, cada tentativa será iniciada com o participante já posicionado com as mãos no solo sobre a plataforma de força  (Bertec, Columbus, OH, USA), permitindo a captura da oscilação e velocidade do CoP imediatamente antes dos primeiro passo, que caracterizarão os ajustes posturais antecipatórios (APAs) juntamente com forças de reação do solo (GRF). A partir dessa posição, o participante impulsionará o corpo para realizar o deslocamento contínuo sobre o tapete de pressão (</w:delText>
        </w:r>
        <w:r w:rsidRPr="00F05374">
          <w:rPr>
            <w:b/>
            <w:bCs/>
            <w:shd w:val="clear" w:color="auto" w:fill="FFFF00"/>
            <w:rPrChange w:id="2688" w:author="User" w:date="2025-09-29T17:27:00Z">
              <w:rPr>
                <w:shd w:val="clear" w:color="auto" w:fill="FFFF00"/>
              </w:rPr>
            </w:rPrChange>
          </w:rPr>
          <w:delText>GaitRite®, especificações?</w:delText>
        </w:r>
        <w:r w:rsidRPr="00F05374">
          <w:rPr>
            <w:b/>
            <w:bCs/>
            <w:rPrChange w:id="2689" w:author="User" w:date="2025-09-29T17:27:00Z">
              <w:rPr/>
            </w:rPrChange>
          </w:rPr>
          <w:delText>), com o objetivo de percorrer a maior distância possível, sendo o máximo limitado a 10m. O critério de falha para o HSW será o contato dos pés com o solo. Serão realizadas cinco tentativas, com intervalo de três minutos de recuperação entre elas. Os sistemas Vicon® e GaitRite® adquirirão conjuntamente os parâmetros espaço-temporais (distância</w:delText>
        </w:r>
      </w:del>
      <w:ins w:id="2690" w:author="Matheus Machado Gomes" w:date="2025-09-15T16:29:00Z">
        <w:del w:id="2691" w:author="Autor desconhecido" w:date="2025-09-28T18:35:00Z">
          <w:r w:rsidRPr="00F05374">
            <w:rPr>
              <w:rFonts w:ascii="Times New Roman" w:eastAsia="Times New Roman" w:hAnsi="Times New Roman" w:cs="Times New Roman"/>
              <w:b/>
              <w:bCs/>
              <w:rPrChange w:id="2692" w:author="User" w:date="2025-09-29T17:27:00Z">
                <w:rPr>
                  <w:rFonts w:ascii="Times New Roman" w:eastAsia="Times New Roman" w:hAnsi="Times New Roman" w:cs="Times New Roman"/>
                </w:rPr>
              </w:rPrChange>
            </w:rPr>
            <w:delText xml:space="preserve"> percorrida</w:delText>
          </w:r>
        </w:del>
      </w:ins>
      <w:del w:id="2693" w:author="Autor desconhecido" w:date="2025-09-28T18:35:00Z">
        <w:r w:rsidRPr="00F05374">
          <w:rPr>
            <w:rFonts w:ascii="Times New Roman" w:eastAsia="Times New Roman" w:hAnsi="Times New Roman" w:cs="Times New Roman"/>
            <w:b/>
            <w:bCs/>
            <w:rPrChange w:id="2694" w:author="User" w:date="2025-09-29T17:27:00Z">
              <w:rPr>
                <w:rFonts w:ascii="Times New Roman" w:eastAsia="Times New Roman" w:hAnsi="Times New Roman" w:cs="Times New Roman"/>
              </w:rPr>
            </w:rPrChange>
          </w:rPr>
          <w:delText>, velocidade, cadência, tempo de contato das mãos, tempo em duplo suporte, variabilidade e simetria das passadas) e cinemáticos (ângulos articulares e base de apoio durante o deslocamento).</w:delText>
        </w:r>
      </w:del>
    </w:p>
    <w:p w14:paraId="29C01B00" w14:textId="77777777" w:rsidR="00922388" w:rsidRPr="00F05374" w:rsidRDefault="00854586" w:rsidP="00F05374">
      <w:pPr>
        <w:widowControl w:val="0"/>
        <w:shd w:val="clear" w:color="auto" w:fill="FFFFFF"/>
        <w:spacing w:before="240" w:after="240" w:line="360" w:lineRule="auto"/>
        <w:rPr>
          <w:rFonts w:ascii="Times New Roman" w:eastAsia="Times New Roman" w:hAnsi="Times New Roman" w:cs="Times New Roman"/>
          <w:b/>
          <w:bCs/>
          <w:rPrChange w:id="2695" w:author="User" w:date="2025-09-29T17:27:00Z">
            <w:rPr>
              <w:rFonts w:ascii="Times New Roman" w:eastAsia="Times New Roman" w:hAnsi="Times New Roman" w:cs="Times New Roman"/>
            </w:rPr>
          </w:rPrChange>
        </w:rPr>
        <w:pPrChange w:id="2696" w:author="User" w:date="2025-09-29T17:27:00Z">
          <w:pPr>
            <w:pStyle w:val="Ttulo1"/>
            <w:spacing w:line="360" w:lineRule="auto"/>
          </w:pPr>
        </w:pPrChange>
      </w:pPr>
      <w:r w:rsidRPr="00F05374">
        <w:rPr>
          <w:rFonts w:ascii="Times New Roman" w:eastAsia="Times New Roman" w:hAnsi="Times New Roman" w:cs="Times New Roman"/>
          <w:b/>
          <w:bCs/>
          <w:rPrChange w:id="2697" w:author="User" w:date="2025-09-29T17:27:00Z">
            <w:rPr>
              <w:rFonts w:ascii="Times New Roman" w:eastAsia="Times New Roman" w:hAnsi="Times New Roman" w:cs="Times New Roman"/>
            </w:rPr>
          </w:rPrChange>
        </w:rPr>
        <w:t>4    CRONOGRAMA DE ATIVIDADES</w:t>
      </w:r>
    </w:p>
    <w:p w14:paraId="49D8907D" w14:textId="77777777" w:rsidR="00922388" w:rsidRDefault="00854586">
      <w:pPr>
        <w:spacing w:line="360" w:lineRule="auto"/>
        <w:ind w:firstLine="720"/>
        <w:rPr>
          <w:rFonts w:ascii="Times New Roman" w:eastAsia="Times New Roman" w:hAnsi="Times New Roman" w:cs="Times New Roman"/>
          <w:b/>
          <w:shd w:val="clear" w:color="auto" w:fill="FFFF00"/>
        </w:rPr>
      </w:pPr>
      <w:r>
        <w:rPr>
          <w:rFonts w:ascii="Times New Roman" w:eastAsia="Times New Roman" w:hAnsi="Times New Roman" w:cs="Times New Roman"/>
        </w:rPr>
        <w:t>QUADRO 4 – Cronograma de atividades estimado</w:t>
      </w:r>
    </w:p>
    <w:tbl>
      <w:tblPr>
        <w:tblW w:w="9075" w:type="dxa"/>
        <w:tblInd w:w="-7" w:type="dxa"/>
        <w:tblLayout w:type="fixed"/>
        <w:tblLook w:val="04A0" w:firstRow="1" w:lastRow="0" w:firstColumn="1" w:lastColumn="0" w:noHBand="0" w:noVBand="1"/>
      </w:tblPr>
      <w:tblGrid>
        <w:gridCol w:w="1755"/>
        <w:gridCol w:w="7320"/>
      </w:tblGrid>
      <w:tr w:rsidR="00922388" w14:paraId="18A3ADE7" w14:textId="77777777">
        <w:tc>
          <w:tcPr>
            <w:tcW w:w="1755" w:type="dxa"/>
            <w:tcBorders>
              <w:top w:val="single" w:sz="8" w:space="0" w:color="000000"/>
              <w:left w:val="single" w:sz="8" w:space="0" w:color="000000"/>
              <w:bottom w:val="single" w:sz="8" w:space="0" w:color="000000"/>
              <w:right w:val="single" w:sz="8" w:space="0" w:color="000000"/>
            </w:tcBorders>
            <w:shd w:val="clear" w:color="auto" w:fill="CCCCCC"/>
            <w:vAlign w:val="center"/>
          </w:tcPr>
          <w:p w14:paraId="142BDBD0" w14:textId="77777777" w:rsidR="00922388" w:rsidRDefault="0085458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Período</w:t>
            </w:r>
          </w:p>
        </w:tc>
        <w:tc>
          <w:tcPr>
            <w:tcW w:w="7320" w:type="dxa"/>
            <w:tcBorders>
              <w:top w:val="single" w:sz="8" w:space="0" w:color="000000"/>
              <w:left w:val="single" w:sz="8" w:space="0" w:color="000000"/>
              <w:bottom w:val="single" w:sz="12" w:space="0" w:color="000000"/>
              <w:right w:val="single" w:sz="8" w:space="0" w:color="000000"/>
            </w:tcBorders>
            <w:shd w:val="clear" w:color="auto" w:fill="CCCCCC"/>
            <w:vAlign w:val="center"/>
          </w:tcPr>
          <w:p w14:paraId="719C6A37" w14:textId="77777777" w:rsidR="00922388" w:rsidRDefault="0085458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Atividades</w:t>
            </w:r>
          </w:p>
        </w:tc>
      </w:tr>
      <w:tr w:rsidR="00922388" w14:paraId="023276B8" w14:textId="77777777">
        <w:trPr>
          <w:trHeight w:val="1209"/>
        </w:trPr>
        <w:tc>
          <w:tcPr>
            <w:tcW w:w="1755" w:type="dxa"/>
            <w:tcBorders>
              <w:top w:val="single" w:sz="12" w:space="0" w:color="000000"/>
              <w:left w:val="single" w:sz="8" w:space="0" w:color="000000"/>
              <w:bottom w:val="single" w:sz="8" w:space="0" w:color="000000"/>
              <w:right w:val="single" w:sz="8" w:space="0" w:color="000000"/>
            </w:tcBorders>
            <w:vAlign w:val="center"/>
          </w:tcPr>
          <w:p w14:paraId="5A533C60" w14:textId="77777777" w:rsidR="00922388" w:rsidRDefault="0085458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1º Semestre</w:t>
            </w:r>
          </w:p>
        </w:tc>
        <w:tc>
          <w:tcPr>
            <w:tcW w:w="7320" w:type="dxa"/>
            <w:tcBorders>
              <w:top w:val="single" w:sz="12" w:space="0" w:color="000000"/>
              <w:left w:val="single" w:sz="8" w:space="0" w:color="000000"/>
              <w:bottom w:val="single" w:sz="8" w:space="0" w:color="000000"/>
              <w:right w:val="single" w:sz="8" w:space="0" w:color="000000"/>
            </w:tcBorders>
          </w:tcPr>
          <w:p w14:paraId="46401753"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ao Comitê de ética em Pesquisa</w:t>
            </w:r>
          </w:p>
          <w:p w14:paraId="23CBACF0"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57B6283C"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 xml:space="preserve">Aprendizado dos procedimentos de coleta </w:t>
            </w:r>
          </w:p>
        </w:tc>
      </w:tr>
      <w:tr w:rsidR="00922388" w14:paraId="21808E66" w14:textId="77777777">
        <w:trPr>
          <w:trHeight w:val="1208"/>
        </w:trPr>
        <w:tc>
          <w:tcPr>
            <w:tcW w:w="1755" w:type="dxa"/>
            <w:tcBorders>
              <w:top w:val="single" w:sz="12" w:space="0" w:color="000000"/>
              <w:left w:val="single" w:sz="8" w:space="0" w:color="000000"/>
              <w:bottom w:val="single" w:sz="8" w:space="0" w:color="000000"/>
              <w:right w:val="single" w:sz="8" w:space="0" w:color="000000"/>
            </w:tcBorders>
            <w:vAlign w:val="center"/>
          </w:tcPr>
          <w:p w14:paraId="65011A0D" w14:textId="77777777" w:rsidR="00922388" w:rsidRDefault="0085458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2º Semestre</w:t>
            </w:r>
          </w:p>
        </w:tc>
        <w:tc>
          <w:tcPr>
            <w:tcW w:w="7320" w:type="dxa"/>
            <w:tcBorders>
              <w:top w:val="single" w:sz="8" w:space="0" w:color="000000"/>
              <w:left w:val="single" w:sz="8" w:space="0" w:color="000000"/>
              <w:bottom w:val="single" w:sz="8" w:space="0" w:color="000000"/>
              <w:right w:val="single" w:sz="8" w:space="0" w:color="000000"/>
            </w:tcBorders>
          </w:tcPr>
          <w:p w14:paraId="7651612E"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2B0A073E"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Testes piloto</w:t>
            </w:r>
          </w:p>
          <w:p w14:paraId="3AC48DCC"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Recrutamento das participantes</w:t>
            </w:r>
          </w:p>
        </w:tc>
      </w:tr>
      <w:tr w:rsidR="00922388" w14:paraId="517B8404" w14:textId="77777777">
        <w:trPr>
          <w:trHeight w:val="855"/>
        </w:trPr>
        <w:tc>
          <w:tcPr>
            <w:tcW w:w="1755" w:type="dxa"/>
            <w:tcBorders>
              <w:top w:val="single" w:sz="8" w:space="0" w:color="000000"/>
              <w:left w:val="single" w:sz="8" w:space="0" w:color="000000"/>
              <w:bottom w:val="single" w:sz="8" w:space="0" w:color="000000"/>
              <w:right w:val="single" w:sz="8" w:space="0" w:color="000000"/>
            </w:tcBorders>
            <w:vAlign w:val="center"/>
          </w:tcPr>
          <w:p w14:paraId="5BE396E0" w14:textId="77777777" w:rsidR="00922388" w:rsidRDefault="0085458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3º Semestre</w:t>
            </w:r>
          </w:p>
        </w:tc>
        <w:tc>
          <w:tcPr>
            <w:tcW w:w="7320" w:type="dxa"/>
            <w:tcBorders>
              <w:top w:val="single" w:sz="8" w:space="0" w:color="000000"/>
              <w:left w:val="single" w:sz="8" w:space="0" w:color="000000"/>
              <w:bottom w:val="single" w:sz="8" w:space="0" w:color="000000"/>
              <w:right w:val="single" w:sz="8" w:space="0" w:color="000000"/>
            </w:tcBorders>
          </w:tcPr>
          <w:p w14:paraId="451FF594"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Realização das sessões de avaliação</w:t>
            </w:r>
          </w:p>
          <w:p w14:paraId="761CFF50"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Processamento e análise dos dados</w:t>
            </w:r>
          </w:p>
        </w:tc>
      </w:tr>
      <w:tr w:rsidR="00922388" w14:paraId="55AE7A78" w14:textId="77777777">
        <w:trPr>
          <w:trHeight w:val="1039"/>
        </w:trPr>
        <w:tc>
          <w:tcPr>
            <w:tcW w:w="1755" w:type="dxa"/>
            <w:tcBorders>
              <w:top w:val="single" w:sz="8" w:space="0" w:color="000000"/>
              <w:left w:val="single" w:sz="8" w:space="0" w:color="000000"/>
              <w:bottom w:val="single" w:sz="8" w:space="0" w:color="000000"/>
              <w:right w:val="single" w:sz="8" w:space="0" w:color="000000"/>
            </w:tcBorders>
            <w:vAlign w:val="center"/>
          </w:tcPr>
          <w:p w14:paraId="0A847349" w14:textId="77777777" w:rsidR="00922388" w:rsidRDefault="00854586">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4º Semestre</w:t>
            </w:r>
          </w:p>
        </w:tc>
        <w:tc>
          <w:tcPr>
            <w:tcW w:w="7320" w:type="dxa"/>
            <w:tcBorders>
              <w:top w:val="single" w:sz="8" w:space="0" w:color="000000"/>
              <w:left w:val="single" w:sz="8" w:space="0" w:color="000000"/>
              <w:bottom w:val="single" w:sz="8" w:space="0" w:color="000000"/>
              <w:right w:val="single" w:sz="8" w:space="0" w:color="000000"/>
            </w:tcBorders>
          </w:tcPr>
          <w:p w14:paraId="1647653B"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Revisão de Literatura</w:t>
            </w:r>
          </w:p>
          <w:p w14:paraId="4C033444"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da dissertação</w:t>
            </w:r>
          </w:p>
          <w:p w14:paraId="31F8F882"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Elaboração de artigos científicos</w:t>
            </w:r>
          </w:p>
          <w:p w14:paraId="37626AF8" w14:textId="77777777" w:rsidR="00922388" w:rsidRDefault="00854586">
            <w:pPr>
              <w:spacing w:line="360" w:lineRule="auto"/>
              <w:ind w:left="252" w:hanging="120"/>
              <w:rPr>
                <w:rFonts w:ascii="Times New Roman" w:eastAsia="Times New Roman" w:hAnsi="Times New Roman" w:cs="Times New Roman"/>
              </w:rPr>
            </w:pPr>
            <w:r>
              <w:rPr>
                <w:rFonts w:ascii="Times New Roman" w:eastAsia="Times New Roman" w:hAnsi="Times New Roman" w:cs="Times New Roman"/>
              </w:rPr>
              <w:t>Submissão de trabalhos científicos</w:t>
            </w:r>
          </w:p>
        </w:tc>
      </w:tr>
    </w:tbl>
    <w:p w14:paraId="219D2749" w14:textId="77777777" w:rsidR="00922388" w:rsidRDefault="00922388">
      <w:pPr>
        <w:spacing w:line="360" w:lineRule="auto"/>
        <w:ind w:firstLine="709"/>
        <w:rPr>
          <w:rFonts w:ascii="Times New Roman" w:eastAsia="Times New Roman" w:hAnsi="Times New Roman" w:cs="Times New Roman"/>
        </w:rPr>
      </w:pPr>
    </w:p>
    <w:p w14:paraId="24F8DF42" w14:textId="77777777" w:rsidR="00922388" w:rsidDel="00E62B56" w:rsidRDefault="00854586">
      <w:pPr>
        <w:pStyle w:val="Ttulo1"/>
        <w:spacing w:line="360" w:lineRule="auto"/>
        <w:rPr>
          <w:del w:id="2698" w:author="User" w:date="2025-09-29T11:49:00Z"/>
          <w:rFonts w:ascii="Times New Roman" w:eastAsia="Times New Roman" w:hAnsi="Times New Roman" w:cs="Times New Roman"/>
          <w:lang w:val="en-US"/>
        </w:rPr>
      </w:pPr>
      <w:r>
        <w:rPr>
          <w:rFonts w:ascii="Times New Roman" w:eastAsia="Times New Roman" w:hAnsi="Times New Roman" w:cs="Times New Roman"/>
          <w:lang w:val="en-US"/>
        </w:rPr>
        <w:t>5   REFERÊNCIAS BIBLIOGRÁFICAS</w:t>
      </w:r>
    </w:p>
    <w:p w14:paraId="7A99A23E" w14:textId="423159A3" w:rsidR="00922388" w:rsidDel="00E62B56" w:rsidRDefault="00854586">
      <w:pPr>
        <w:tabs>
          <w:tab w:val="left" w:pos="384"/>
        </w:tabs>
        <w:spacing w:line="240" w:lineRule="auto"/>
        <w:rPr>
          <w:del w:id="2699" w:author="User" w:date="2025-09-29T11:49:00Z"/>
          <w:color w:val="000000"/>
          <w:lang w:val="en-US"/>
        </w:rPr>
        <w:pPrChange w:id="2700" w:author="User" w:date="2025-09-29T11:49:00Z">
          <w:pPr>
            <w:tabs>
              <w:tab w:val="left" w:pos="384"/>
            </w:tabs>
            <w:spacing w:line="240" w:lineRule="auto"/>
            <w:ind w:left="384" w:hanging="384"/>
          </w:pPr>
        </w:pPrChange>
      </w:pPr>
      <w:del w:id="2701" w:author="User" w:date="2025-09-29T11:49:00Z">
        <w:r w:rsidDel="00E62B56">
          <w:rPr>
            <w:color w:val="000000"/>
            <w:lang w:val="en-US"/>
          </w:rPr>
          <w:delText>[1]</w:delText>
        </w:r>
        <w:r w:rsidDel="00E62B56">
          <w:rPr>
            <w:color w:val="000000"/>
            <w:lang w:val="en-US"/>
          </w:rPr>
          <w:tab/>
          <w:delText xml:space="preserve">R. Malíř, J. Chrudimský, A. Provazník, e V. Třebický, “Are the shoulder joint function, stability, and mobility tests predictive of handstand execution?”, </w:delText>
        </w:r>
        <w:r w:rsidDel="00E62B56">
          <w:rPr>
            <w:i/>
            <w:color w:val="000000"/>
            <w:lang w:val="en-US"/>
          </w:rPr>
          <w:delText>PLOS ONE</w:delText>
        </w:r>
        <w:r w:rsidDel="00E62B56">
          <w:rPr>
            <w:color w:val="000000"/>
            <w:lang w:val="en-US"/>
          </w:rPr>
          <w:delText>, v. 19, n. 5, p. e0302922, maio 2024, doi: 10.1371/journal.pone.0302922.</w:delText>
        </w:r>
      </w:del>
    </w:p>
    <w:p w14:paraId="72F2185C" w14:textId="5A879D21" w:rsidR="00922388" w:rsidDel="00E62B56" w:rsidRDefault="00854586">
      <w:pPr>
        <w:tabs>
          <w:tab w:val="left" w:pos="384"/>
        </w:tabs>
        <w:spacing w:line="240" w:lineRule="auto"/>
        <w:rPr>
          <w:del w:id="2702" w:author="User" w:date="2025-09-29T11:49:00Z"/>
          <w:color w:val="000000"/>
          <w:lang w:val="en-US"/>
        </w:rPr>
        <w:pPrChange w:id="2703" w:author="User" w:date="2025-09-29T11:49:00Z">
          <w:pPr>
            <w:tabs>
              <w:tab w:val="left" w:pos="384"/>
            </w:tabs>
            <w:spacing w:line="240" w:lineRule="auto"/>
            <w:ind w:left="384" w:hanging="384"/>
          </w:pPr>
        </w:pPrChange>
      </w:pPr>
      <w:del w:id="2704" w:author="User" w:date="2025-09-29T11:49:00Z">
        <w:r w:rsidDel="00E62B56">
          <w:rPr>
            <w:color w:val="000000"/>
            <w:lang w:val="en-US"/>
          </w:rPr>
          <w:delText>[2]</w:delText>
        </w:r>
        <w:r w:rsidDel="00E62B56">
          <w:rPr>
            <w:color w:val="000000"/>
            <w:lang w:val="en-US"/>
          </w:rPr>
          <w:tab/>
          <w:delText xml:space="preserve">D. G. Kerwin e G. Trewartha, “Strategies for maintaining a handstand in the anterior-posterior direction”:, </w:delText>
        </w:r>
        <w:r w:rsidDel="00E62B56">
          <w:rPr>
            <w:i/>
            <w:color w:val="000000"/>
            <w:lang w:val="en-US"/>
          </w:rPr>
          <w:delText>Med. Sci. Sports Exerc.</w:delText>
        </w:r>
        <w:r w:rsidDel="00E62B56">
          <w:rPr>
            <w:color w:val="000000"/>
            <w:lang w:val="en-US"/>
          </w:rPr>
          <w:delText>, v. 33, n. 7, p. 1182–1188, jul. 2001, doi: 10.1097/00005768-200107000-00016.</w:delText>
        </w:r>
      </w:del>
    </w:p>
    <w:p w14:paraId="4C9D7ABB" w14:textId="4FD8D1ED" w:rsidR="00922388" w:rsidDel="00E62B56" w:rsidRDefault="00854586">
      <w:pPr>
        <w:tabs>
          <w:tab w:val="left" w:pos="384"/>
        </w:tabs>
        <w:spacing w:line="240" w:lineRule="auto"/>
        <w:rPr>
          <w:del w:id="2705" w:author="User" w:date="2025-09-29T11:49:00Z"/>
          <w:color w:val="000000"/>
          <w:lang w:val="en-US"/>
        </w:rPr>
        <w:pPrChange w:id="2706" w:author="User" w:date="2025-09-29T11:49:00Z">
          <w:pPr>
            <w:tabs>
              <w:tab w:val="left" w:pos="384"/>
            </w:tabs>
            <w:spacing w:line="240" w:lineRule="auto"/>
            <w:ind w:left="384" w:hanging="384"/>
          </w:pPr>
        </w:pPrChange>
      </w:pPr>
      <w:del w:id="2707" w:author="User" w:date="2025-09-29T11:49:00Z">
        <w:r w:rsidDel="00E62B56">
          <w:rPr>
            <w:color w:val="000000"/>
            <w:lang w:val="en-US"/>
          </w:rPr>
          <w:delText>[3]</w:delText>
        </w:r>
        <w:r w:rsidDel="00E62B56">
          <w:rPr>
            <w:color w:val="000000"/>
            <w:lang w:val="en-US"/>
          </w:rPr>
          <w:tab/>
          <w:delText xml:space="preserve">H. E. Wyatt, D. Vicinanza, K. M. Newell, G. Irwin, e G. K. R. Williams, “Bidirectional causal control in the dynamics of handstand balance”, </w:delText>
        </w:r>
        <w:r w:rsidDel="00E62B56">
          <w:rPr>
            <w:i/>
            <w:color w:val="000000"/>
            <w:lang w:val="en-US"/>
          </w:rPr>
          <w:delText>Sci. Rep.</w:delText>
        </w:r>
        <w:r w:rsidDel="00E62B56">
          <w:rPr>
            <w:color w:val="000000"/>
            <w:lang w:val="en-US"/>
          </w:rPr>
          <w:delText>, v. 11, n. 1, p. 405, jan. 2021, doi: 10.1038/s41598-020-79730-z.</w:delText>
        </w:r>
      </w:del>
    </w:p>
    <w:p w14:paraId="507A34C5" w14:textId="706B39BF" w:rsidR="00922388" w:rsidDel="00E62B56" w:rsidRDefault="00854586">
      <w:pPr>
        <w:tabs>
          <w:tab w:val="left" w:pos="384"/>
        </w:tabs>
        <w:spacing w:line="240" w:lineRule="auto"/>
        <w:rPr>
          <w:del w:id="2708" w:author="User" w:date="2025-09-29T11:49:00Z"/>
          <w:color w:val="000000"/>
          <w:lang w:val="en-US"/>
        </w:rPr>
        <w:pPrChange w:id="2709" w:author="User" w:date="2025-09-29T11:49:00Z">
          <w:pPr>
            <w:tabs>
              <w:tab w:val="left" w:pos="384"/>
            </w:tabs>
            <w:spacing w:line="240" w:lineRule="auto"/>
            <w:ind w:left="384" w:hanging="384"/>
          </w:pPr>
        </w:pPrChange>
      </w:pPr>
      <w:del w:id="2710" w:author="User" w:date="2025-09-29T11:49:00Z">
        <w:r w:rsidDel="00E62B56">
          <w:rPr>
            <w:color w:val="000000"/>
            <w:lang w:val="en-US"/>
          </w:rPr>
          <w:delText>[4]</w:delText>
        </w:r>
        <w:r w:rsidDel="00E62B56">
          <w:rPr>
            <w:color w:val="000000"/>
            <w:lang w:val="en-US"/>
          </w:rPr>
          <w:tab/>
          <w:delText xml:space="preserve">M. Pryhoda, K. M. Newell, C. Wilson, e G. Irwin, “Task Specific and General Patterns of Joint Motion Variability in Upright- and Hand-Standing Postures”, </w:delText>
        </w:r>
        <w:r w:rsidDel="00E62B56">
          <w:rPr>
            <w:i/>
            <w:color w:val="000000"/>
            <w:lang w:val="en-US"/>
          </w:rPr>
          <w:delText>Entropy</w:delText>
        </w:r>
        <w:r w:rsidDel="00E62B56">
          <w:rPr>
            <w:color w:val="000000"/>
            <w:lang w:val="en-US"/>
          </w:rPr>
          <w:delText>, v. 24, n. 7, p. 909, jun. 2022, doi: 10.3390/e24070909.</w:delText>
        </w:r>
      </w:del>
    </w:p>
    <w:p w14:paraId="7B47456D" w14:textId="19261642" w:rsidR="00922388" w:rsidDel="00E62B56" w:rsidRDefault="00854586">
      <w:pPr>
        <w:tabs>
          <w:tab w:val="left" w:pos="384"/>
        </w:tabs>
        <w:spacing w:line="240" w:lineRule="auto"/>
        <w:rPr>
          <w:del w:id="2711" w:author="User" w:date="2025-09-29T11:49:00Z"/>
          <w:color w:val="000000"/>
          <w:lang w:val="en-US"/>
        </w:rPr>
        <w:pPrChange w:id="2712" w:author="User" w:date="2025-09-29T11:49:00Z">
          <w:pPr>
            <w:tabs>
              <w:tab w:val="left" w:pos="384"/>
            </w:tabs>
            <w:spacing w:line="240" w:lineRule="auto"/>
            <w:ind w:left="384" w:hanging="384"/>
          </w:pPr>
        </w:pPrChange>
      </w:pPr>
      <w:del w:id="2713" w:author="User" w:date="2025-09-29T11:49:00Z">
        <w:r w:rsidDel="00E62B56">
          <w:rPr>
            <w:color w:val="000000"/>
            <w:lang w:val="en-US"/>
          </w:rPr>
          <w:delText>[5]</w:delText>
        </w:r>
        <w:r w:rsidDel="00E62B56">
          <w:rPr>
            <w:color w:val="000000"/>
            <w:lang w:val="en-US"/>
          </w:rPr>
          <w:tab/>
          <w:delText xml:space="preserve">A. Kochanowicz, B. Niespodziński, J. Mieszkowski, M. Marina, K. Kochanowicz, e M. Zasada, “Changes in the Muscle Activity of Gymnasts During a Handstand on Various Apparatus”, </w:delText>
        </w:r>
        <w:r w:rsidDel="00E62B56">
          <w:rPr>
            <w:i/>
            <w:color w:val="000000"/>
            <w:lang w:val="en-US"/>
          </w:rPr>
          <w:delText>J. Strength Cond. Res.</w:delText>
        </w:r>
        <w:r w:rsidDel="00E62B56">
          <w:rPr>
            <w:color w:val="000000"/>
            <w:lang w:val="en-US"/>
          </w:rPr>
          <w:delText>, v. 33, n. 6, p. 1609–1618, jun. 2019, doi: 10.1519/JSC.0000000000002124.</w:delText>
        </w:r>
      </w:del>
    </w:p>
    <w:p w14:paraId="783F5AF5" w14:textId="685FAE9E" w:rsidR="00922388" w:rsidDel="00E62B56" w:rsidRDefault="00854586">
      <w:pPr>
        <w:tabs>
          <w:tab w:val="left" w:pos="384"/>
        </w:tabs>
        <w:spacing w:line="240" w:lineRule="auto"/>
        <w:rPr>
          <w:del w:id="2714" w:author="User" w:date="2025-09-29T11:49:00Z"/>
          <w:color w:val="000000"/>
          <w:lang w:val="en-US"/>
        </w:rPr>
        <w:pPrChange w:id="2715" w:author="User" w:date="2025-09-29T11:49:00Z">
          <w:pPr>
            <w:tabs>
              <w:tab w:val="left" w:pos="384"/>
            </w:tabs>
            <w:spacing w:line="240" w:lineRule="auto"/>
            <w:ind w:left="384" w:hanging="384"/>
          </w:pPr>
        </w:pPrChange>
      </w:pPr>
      <w:del w:id="2716" w:author="User" w:date="2025-09-29T11:49:00Z">
        <w:r w:rsidDel="00E62B56">
          <w:rPr>
            <w:color w:val="000000"/>
            <w:lang w:val="en-US"/>
          </w:rPr>
          <w:delText>[6]</w:delText>
        </w:r>
        <w:r w:rsidDel="00E62B56">
          <w:rPr>
            <w:color w:val="000000"/>
            <w:lang w:val="en-US"/>
          </w:rPr>
          <w:tab/>
          <w:delText xml:space="preserve">G. M. Blenkinsop, M. T. G. Pain, e M. J. Hiley, “Balance control strategies during perturbed and unperturbed balance in standing and handstand”, </w:delText>
        </w:r>
        <w:r w:rsidDel="00E62B56">
          <w:rPr>
            <w:i/>
            <w:color w:val="000000"/>
            <w:lang w:val="en-US"/>
          </w:rPr>
          <w:delText>R. Soc. Open Sci.</w:delText>
        </w:r>
        <w:r w:rsidDel="00E62B56">
          <w:rPr>
            <w:color w:val="000000"/>
            <w:lang w:val="en-US"/>
          </w:rPr>
          <w:delText>, v. 4, n. 7, p. 161018, jul. 2017, doi: 10.1098/rsos.161018.</w:delText>
        </w:r>
      </w:del>
    </w:p>
    <w:p w14:paraId="31916CA7" w14:textId="00D3B2FA" w:rsidR="00922388" w:rsidDel="00E62B56" w:rsidRDefault="00854586">
      <w:pPr>
        <w:tabs>
          <w:tab w:val="left" w:pos="384"/>
        </w:tabs>
        <w:spacing w:line="240" w:lineRule="auto"/>
        <w:rPr>
          <w:del w:id="2717" w:author="User" w:date="2025-09-29T11:49:00Z"/>
          <w:color w:val="000000"/>
          <w:lang w:val="en-US"/>
        </w:rPr>
        <w:pPrChange w:id="2718" w:author="User" w:date="2025-09-29T11:49:00Z">
          <w:pPr>
            <w:tabs>
              <w:tab w:val="left" w:pos="384"/>
            </w:tabs>
            <w:spacing w:line="240" w:lineRule="auto"/>
            <w:ind w:left="384" w:hanging="384"/>
          </w:pPr>
        </w:pPrChange>
      </w:pPr>
      <w:del w:id="2719" w:author="User" w:date="2025-09-29T11:49:00Z">
        <w:r w:rsidDel="00E62B56">
          <w:rPr>
            <w:color w:val="000000"/>
            <w:lang w:val="en-US"/>
          </w:rPr>
          <w:delText>[7]</w:delText>
        </w:r>
        <w:r w:rsidDel="00E62B56">
          <w:rPr>
            <w:color w:val="000000"/>
            <w:lang w:val="en-US"/>
          </w:rPr>
          <w:tab/>
          <w:delText xml:space="preserve">J. Rohleder e T. Vogt, “Performance control in handstands: challenging entrenched coaching strategies for young gymnasts”, </w:delText>
        </w:r>
        <w:r w:rsidDel="00E62B56">
          <w:rPr>
            <w:i/>
            <w:color w:val="000000"/>
            <w:lang w:val="en-US"/>
          </w:rPr>
          <w:delText>Int. J. Perform. Anal. Sport</w:delText>
        </w:r>
        <w:r w:rsidDel="00E62B56">
          <w:rPr>
            <w:color w:val="000000"/>
            <w:lang w:val="en-US"/>
          </w:rPr>
          <w:delText>, v. 18, n. 1, p. 17–31, jan. 2018, doi: 10.1080/24748668.2018.1440459.</w:delText>
        </w:r>
      </w:del>
    </w:p>
    <w:p w14:paraId="3302220E" w14:textId="5039E378" w:rsidR="00922388" w:rsidDel="00E62B56" w:rsidRDefault="00854586">
      <w:pPr>
        <w:tabs>
          <w:tab w:val="left" w:pos="384"/>
        </w:tabs>
        <w:spacing w:line="240" w:lineRule="auto"/>
        <w:rPr>
          <w:del w:id="2720" w:author="User" w:date="2025-09-29T11:49:00Z"/>
          <w:color w:val="000000"/>
          <w:lang w:val="en-US"/>
        </w:rPr>
        <w:pPrChange w:id="2721" w:author="User" w:date="2025-09-29T11:49:00Z">
          <w:pPr>
            <w:tabs>
              <w:tab w:val="left" w:pos="384"/>
            </w:tabs>
            <w:spacing w:line="240" w:lineRule="auto"/>
            <w:ind w:left="384" w:hanging="384"/>
          </w:pPr>
        </w:pPrChange>
      </w:pPr>
      <w:del w:id="2722" w:author="User" w:date="2025-09-29T11:49:00Z">
        <w:r w:rsidDel="00E62B56">
          <w:rPr>
            <w:color w:val="000000"/>
            <w:lang w:val="en-US"/>
          </w:rPr>
          <w:delText>[8]</w:delText>
        </w:r>
        <w:r w:rsidDel="00E62B56">
          <w:rPr>
            <w:color w:val="000000"/>
            <w:lang w:val="en-US"/>
          </w:rPr>
          <w:tab/>
          <w:delText xml:space="preserve">A. Kochanowicz, B. Niespodziński, M. Marina, J. Mieszkowski, L. Biskup, e K. Kochanowicz, “Relationship between postural control and muscle activity during a handstand in young and adult gymnasts”, </w:delText>
        </w:r>
        <w:r w:rsidDel="00E62B56">
          <w:rPr>
            <w:i/>
            <w:color w:val="000000"/>
            <w:lang w:val="en-US"/>
          </w:rPr>
          <w:delText>Hum. Mov. Sci.</w:delText>
        </w:r>
        <w:r w:rsidDel="00E62B56">
          <w:rPr>
            <w:color w:val="000000"/>
            <w:lang w:val="en-US"/>
          </w:rPr>
          <w:delText>, v. 58, p. 195–204, abr. 2018, doi: 10.1016/j.humov.2018.02.007.</w:delText>
        </w:r>
      </w:del>
    </w:p>
    <w:p w14:paraId="73E12F53" w14:textId="223DB5E0" w:rsidR="00922388" w:rsidDel="00E62B56" w:rsidRDefault="00854586">
      <w:pPr>
        <w:tabs>
          <w:tab w:val="left" w:pos="384"/>
        </w:tabs>
        <w:spacing w:line="240" w:lineRule="auto"/>
        <w:rPr>
          <w:del w:id="2723" w:author="User" w:date="2025-09-29T11:49:00Z"/>
          <w:color w:val="000000"/>
          <w:lang w:val="en-US"/>
        </w:rPr>
        <w:pPrChange w:id="2724" w:author="User" w:date="2025-09-29T11:49:00Z">
          <w:pPr>
            <w:tabs>
              <w:tab w:val="left" w:pos="384"/>
            </w:tabs>
            <w:spacing w:line="240" w:lineRule="auto"/>
            <w:ind w:left="384" w:hanging="384"/>
          </w:pPr>
        </w:pPrChange>
      </w:pPr>
      <w:del w:id="2725" w:author="User" w:date="2025-09-29T11:49:00Z">
        <w:r w:rsidDel="00E62B56">
          <w:rPr>
            <w:color w:val="000000"/>
            <w:lang w:val="en-US"/>
          </w:rPr>
          <w:delText>[9]</w:delText>
        </w:r>
        <w:r w:rsidDel="00E62B56">
          <w:rPr>
            <w:color w:val="000000"/>
            <w:lang w:val="en-US"/>
          </w:rPr>
          <w:tab/>
          <w:delText>P. Hedbávný, J. Sklenaříková, D. Hupka, e M. Kalichová, “BALANCING IN HANDSTAND ON THE FLOOR”, v. 5, n. 3.</w:delText>
        </w:r>
      </w:del>
    </w:p>
    <w:p w14:paraId="20E184DB" w14:textId="46174E49" w:rsidR="00922388" w:rsidDel="00E62B56" w:rsidRDefault="00854586">
      <w:pPr>
        <w:tabs>
          <w:tab w:val="left" w:pos="384"/>
        </w:tabs>
        <w:spacing w:line="240" w:lineRule="auto"/>
        <w:rPr>
          <w:del w:id="2726" w:author="User" w:date="2025-09-29T11:49:00Z"/>
          <w:color w:val="000000"/>
          <w:lang w:val="en-US"/>
        </w:rPr>
        <w:pPrChange w:id="2727" w:author="User" w:date="2025-09-29T11:49:00Z">
          <w:pPr>
            <w:tabs>
              <w:tab w:val="left" w:pos="384"/>
            </w:tabs>
            <w:spacing w:line="240" w:lineRule="auto"/>
            <w:ind w:left="384" w:hanging="384"/>
          </w:pPr>
        </w:pPrChange>
      </w:pPr>
      <w:del w:id="2728" w:author="User" w:date="2025-09-29T11:49:00Z">
        <w:r w:rsidDel="00E62B56">
          <w:rPr>
            <w:color w:val="000000"/>
            <w:lang w:val="en-US"/>
          </w:rPr>
          <w:delText>[10]</w:delText>
        </w:r>
        <w:r w:rsidDel="00E62B56">
          <w:rPr>
            <w:color w:val="000000"/>
            <w:lang w:val="en-US"/>
          </w:rPr>
          <w:tab/>
          <w:delText xml:space="preserve">“Analyzing optimal muscle dynamics during handstands: a comprehensive investigation of skilled gymnasts”, </w:delText>
        </w:r>
        <w:r w:rsidDel="00E62B56">
          <w:rPr>
            <w:i/>
            <w:color w:val="000000"/>
            <w:lang w:val="en-US"/>
          </w:rPr>
          <w:delText>J. Phys. Educ. Sport</w:delText>
        </w:r>
        <w:r w:rsidDel="00E62B56">
          <w:rPr>
            <w:color w:val="000000"/>
            <w:lang w:val="en-US"/>
          </w:rPr>
          <w:delText>, v. 24, n. 4.</w:delText>
        </w:r>
      </w:del>
    </w:p>
    <w:p w14:paraId="06B28939" w14:textId="5E543C9A" w:rsidR="00922388" w:rsidDel="00E62B56" w:rsidRDefault="00854586">
      <w:pPr>
        <w:tabs>
          <w:tab w:val="left" w:pos="384"/>
        </w:tabs>
        <w:spacing w:line="240" w:lineRule="auto"/>
        <w:rPr>
          <w:del w:id="2729" w:author="User" w:date="2025-09-29T11:49:00Z"/>
          <w:color w:val="000000"/>
          <w:lang w:val="en-US"/>
        </w:rPr>
        <w:pPrChange w:id="2730" w:author="User" w:date="2025-09-29T11:49:00Z">
          <w:pPr>
            <w:tabs>
              <w:tab w:val="left" w:pos="384"/>
            </w:tabs>
            <w:spacing w:line="240" w:lineRule="auto"/>
            <w:ind w:left="384" w:hanging="384"/>
          </w:pPr>
        </w:pPrChange>
      </w:pPr>
      <w:del w:id="2731" w:author="User" w:date="2025-09-29T11:49:00Z">
        <w:r w:rsidDel="00E62B56">
          <w:rPr>
            <w:color w:val="000000"/>
            <w:lang w:val="en-US"/>
          </w:rPr>
          <w:delText>[11]</w:delText>
        </w:r>
        <w:r w:rsidDel="00E62B56">
          <w:rPr>
            <w:color w:val="000000"/>
            <w:lang w:val="en-US"/>
          </w:rPr>
          <w:tab/>
          <w:delText xml:space="preserve">P. S. B. Belčič, “Kinematic Analysis of handstands in gymnastics”, </w:delText>
        </w:r>
        <w:r w:rsidDel="00E62B56">
          <w:rPr>
            <w:i/>
            <w:color w:val="000000"/>
            <w:lang w:val="en-US"/>
          </w:rPr>
          <w:delText>Science of Gymnastics Journal</w:delText>
        </w:r>
        <w:r w:rsidDel="00E62B56">
          <w:rPr>
            <w:color w:val="000000"/>
            <w:lang w:val="en-US"/>
          </w:rPr>
          <w:delText>, v. 7, p. 19–30, 2015.</w:delText>
        </w:r>
      </w:del>
    </w:p>
    <w:p w14:paraId="0A470403" w14:textId="15A31120" w:rsidR="00922388" w:rsidDel="00E62B56" w:rsidRDefault="00854586">
      <w:pPr>
        <w:tabs>
          <w:tab w:val="left" w:pos="384"/>
        </w:tabs>
        <w:spacing w:line="240" w:lineRule="auto"/>
        <w:rPr>
          <w:del w:id="2732" w:author="User" w:date="2025-09-29T11:49:00Z"/>
          <w:color w:val="000000"/>
          <w:lang w:val="en-US"/>
        </w:rPr>
        <w:pPrChange w:id="2733" w:author="User" w:date="2025-09-29T11:49:00Z">
          <w:pPr>
            <w:tabs>
              <w:tab w:val="left" w:pos="384"/>
            </w:tabs>
            <w:spacing w:line="240" w:lineRule="auto"/>
            <w:ind w:left="384" w:hanging="384"/>
          </w:pPr>
        </w:pPrChange>
      </w:pPr>
      <w:del w:id="2734" w:author="User" w:date="2025-09-29T11:49:00Z">
        <w:r w:rsidDel="00E62B56">
          <w:rPr>
            <w:color w:val="000000"/>
            <w:lang w:val="en-US"/>
          </w:rPr>
          <w:delText>[12]</w:delText>
        </w:r>
        <w:r w:rsidDel="00E62B56">
          <w:rPr>
            <w:color w:val="000000"/>
            <w:lang w:val="en-US"/>
          </w:rPr>
          <w:tab/>
          <w:delText xml:space="preserve">C. Eyssartier, P. Billard, P. Thoreux, e C. Sauret, “Spine Kinematics Behavior During the Handstand Posture: A Biplanar Radiographic Analysis”, </w:delText>
        </w:r>
        <w:r w:rsidDel="00E62B56">
          <w:rPr>
            <w:i/>
            <w:color w:val="000000"/>
            <w:lang w:val="en-US"/>
          </w:rPr>
          <w:delText>J. Funct. Morphol. Kinesiol.</w:delText>
        </w:r>
        <w:r w:rsidDel="00E62B56">
          <w:rPr>
            <w:color w:val="000000"/>
            <w:lang w:val="en-US"/>
          </w:rPr>
          <w:delText>, v. 9, n. 4, p. 252, dez. 2024, doi: 10.3390/jfmk9040252.</w:delText>
        </w:r>
      </w:del>
    </w:p>
    <w:p w14:paraId="61719252" w14:textId="1BDD50DD" w:rsidR="00922388" w:rsidDel="00E62B56" w:rsidRDefault="00854586">
      <w:pPr>
        <w:tabs>
          <w:tab w:val="left" w:pos="384"/>
        </w:tabs>
        <w:spacing w:line="240" w:lineRule="auto"/>
        <w:rPr>
          <w:del w:id="2735" w:author="User" w:date="2025-09-29T11:49:00Z"/>
          <w:color w:val="000000"/>
          <w:lang w:val="en-US"/>
        </w:rPr>
        <w:pPrChange w:id="2736" w:author="User" w:date="2025-09-29T11:49:00Z">
          <w:pPr>
            <w:tabs>
              <w:tab w:val="left" w:pos="384"/>
            </w:tabs>
            <w:spacing w:line="240" w:lineRule="auto"/>
            <w:ind w:left="384" w:hanging="384"/>
          </w:pPr>
        </w:pPrChange>
      </w:pPr>
      <w:del w:id="2737" w:author="User" w:date="2025-09-29T11:49:00Z">
        <w:r w:rsidDel="00E62B56">
          <w:rPr>
            <w:color w:val="000000"/>
            <w:lang w:val="en-US"/>
          </w:rPr>
          <w:delText>[13]</w:delText>
        </w:r>
        <w:r w:rsidDel="00E62B56">
          <w:rPr>
            <w:color w:val="000000"/>
            <w:lang w:val="en-US"/>
          </w:rPr>
          <w:tab/>
          <w:delText xml:space="preserve">E. Thomas </w:delText>
        </w:r>
        <w:r w:rsidDel="00E62B56">
          <w:rPr>
            <w:i/>
            <w:color w:val="000000"/>
            <w:lang w:val="en-US"/>
          </w:rPr>
          <w:delText>et al.</w:delText>
        </w:r>
        <w:r w:rsidDel="00E62B56">
          <w:rPr>
            <w:color w:val="000000"/>
            <w:lang w:val="en-US"/>
          </w:rPr>
          <w:delText xml:space="preserve">, “Evaluation of Posturographic and Neuromuscular Parameters during Upright Stance and Hand Standing: A Pilot Study”, </w:delText>
        </w:r>
        <w:r w:rsidDel="00E62B56">
          <w:rPr>
            <w:i/>
            <w:color w:val="000000"/>
            <w:lang w:val="en-US"/>
          </w:rPr>
          <w:delText>J. Funct. Morphol. Kinesiol.</w:delText>
        </w:r>
        <w:r w:rsidDel="00E62B56">
          <w:rPr>
            <w:color w:val="000000"/>
            <w:lang w:val="en-US"/>
          </w:rPr>
          <w:delText>, v. 8, n. 2, p. 40, mar. 2023, doi: 10.3390/jfmk8020040.</w:delText>
        </w:r>
      </w:del>
    </w:p>
    <w:p w14:paraId="5D074C92" w14:textId="5A88497B" w:rsidR="00922388" w:rsidDel="00E62B56" w:rsidRDefault="00854586">
      <w:pPr>
        <w:tabs>
          <w:tab w:val="left" w:pos="384"/>
        </w:tabs>
        <w:spacing w:line="240" w:lineRule="auto"/>
        <w:rPr>
          <w:del w:id="2738" w:author="User" w:date="2025-09-29T11:49:00Z"/>
          <w:color w:val="000000"/>
          <w:lang w:val="en-US"/>
        </w:rPr>
        <w:pPrChange w:id="2739" w:author="User" w:date="2025-09-29T11:49:00Z">
          <w:pPr>
            <w:tabs>
              <w:tab w:val="left" w:pos="384"/>
            </w:tabs>
            <w:spacing w:line="240" w:lineRule="auto"/>
            <w:ind w:left="384" w:hanging="384"/>
          </w:pPr>
        </w:pPrChange>
      </w:pPr>
      <w:del w:id="2740" w:author="User" w:date="2025-09-29T11:49:00Z">
        <w:r w:rsidDel="00E62B56">
          <w:rPr>
            <w:color w:val="000000"/>
            <w:lang w:val="en-US"/>
          </w:rPr>
          <w:delText>[14]</w:delText>
        </w:r>
        <w:r w:rsidDel="00E62B56">
          <w:rPr>
            <w:color w:val="000000"/>
            <w:lang w:val="en-US"/>
          </w:rPr>
          <w:tab/>
          <w:delText xml:space="preserve">R. Sabido, F. García-Aguilar, C. Caballero, e F. J. Moreno, “How does fatigue affect handstand balance? a non-linear approach to study fatigue influence in handstand performance”, </w:delText>
        </w:r>
        <w:r w:rsidDel="00E62B56">
          <w:rPr>
            <w:i/>
            <w:color w:val="000000"/>
            <w:lang w:val="en-US"/>
          </w:rPr>
          <w:delText>J. NeuroEngineering Rehabil.</w:delText>
        </w:r>
        <w:r w:rsidDel="00E62B56">
          <w:rPr>
            <w:color w:val="000000"/>
            <w:lang w:val="en-US"/>
          </w:rPr>
          <w:delText>, v. 21, n. 1, p. 171, set. 2024, doi: 10.1186/s12984-024-01442-6.</w:delText>
        </w:r>
      </w:del>
    </w:p>
    <w:p w14:paraId="7C1175BF" w14:textId="1C92247E" w:rsidR="00922388" w:rsidDel="00E62B56" w:rsidRDefault="00854586">
      <w:pPr>
        <w:tabs>
          <w:tab w:val="left" w:pos="384"/>
        </w:tabs>
        <w:spacing w:line="240" w:lineRule="auto"/>
        <w:rPr>
          <w:del w:id="2741" w:author="User" w:date="2025-09-29T11:49:00Z"/>
          <w:color w:val="000000"/>
          <w:lang w:val="en-US"/>
        </w:rPr>
        <w:pPrChange w:id="2742" w:author="User" w:date="2025-09-29T11:49:00Z">
          <w:pPr>
            <w:tabs>
              <w:tab w:val="left" w:pos="384"/>
            </w:tabs>
            <w:spacing w:line="240" w:lineRule="auto"/>
            <w:ind w:left="384" w:hanging="384"/>
          </w:pPr>
        </w:pPrChange>
      </w:pPr>
      <w:del w:id="2743" w:author="User" w:date="2025-09-29T11:49:00Z">
        <w:r w:rsidDel="00E62B56">
          <w:rPr>
            <w:color w:val="000000"/>
            <w:lang w:val="en-US"/>
          </w:rPr>
          <w:delText>[15]</w:delText>
        </w:r>
        <w:r w:rsidDel="00E62B56">
          <w:rPr>
            <w:color w:val="000000"/>
            <w:lang w:val="en-US"/>
          </w:rPr>
          <w:tab/>
          <w:delText xml:space="preserve">J. Omorczyk, A. Zajac, e E. Puszczalowska-Lizis, “Relationships between postural stability in standing and handstand and psychological factors in athletes practicing artistic gymnastics”, </w:delText>
        </w:r>
        <w:r w:rsidDel="00E62B56">
          <w:rPr>
            <w:i/>
            <w:color w:val="000000"/>
            <w:lang w:val="en-US"/>
          </w:rPr>
          <w:delText>Balt. J. Health Phys. Act.</w:delText>
        </w:r>
        <w:r w:rsidDel="00E62B56">
          <w:rPr>
            <w:color w:val="000000"/>
            <w:lang w:val="en-US"/>
          </w:rPr>
          <w:delText>, p. 96–106, dez. 2019, doi: 10.29359/BJHPA.11.4.11.</w:delText>
        </w:r>
      </w:del>
    </w:p>
    <w:p w14:paraId="44DF1221" w14:textId="56F1C28C" w:rsidR="00922388" w:rsidDel="00E62B56" w:rsidRDefault="00854586">
      <w:pPr>
        <w:tabs>
          <w:tab w:val="left" w:pos="384"/>
        </w:tabs>
        <w:spacing w:line="240" w:lineRule="auto"/>
        <w:rPr>
          <w:del w:id="2744" w:author="User" w:date="2025-09-29T11:49:00Z"/>
          <w:color w:val="000000"/>
          <w:lang w:val="en-US"/>
        </w:rPr>
        <w:pPrChange w:id="2745" w:author="User" w:date="2025-09-29T11:49:00Z">
          <w:pPr>
            <w:tabs>
              <w:tab w:val="left" w:pos="384"/>
            </w:tabs>
            <w:spacing w:line="240" w:lineRule="auto"/>
            <w:ind w:left="384" w:hanging="384"/>
          </w:pPr>
        </w:pPrChange>
      </w:pPr>
      <w:del w:id="2746" w:author="User" w:date="2025-09-29T11:49:00Z">
        <w:r w:rsidDel="00E62B56">
          <w:rPr>
            <w:color w:val="000000"/>
            <w:lang w:val="en-US"/>
          </w:rPr>
          <w:delText>[16]</w:delText>
        </w:r>
        <w:r w:rsidDel="00E62B56">
          <w:rPr>
            <w:color w:val="000000"/>
            <w:lang w:val="en-US"/>
          </w:rPr>
          <w:tab/>
          <w:delText xml:space="preserve">J. Omorczyk, P. Bujas, E. Puszczałowska-Lizis, e L. Biskup, “Balance in handstand and postural stability in standing position in athletes practicing gymnastics”, </w:delText>
        </w:r>
        <w:r w:rsidDel="00E62B56">
          <w:rPr>
            <w:i/>
            <w:color w:val="000000"/>
            <w:lang w:val="en-US"/>
          </w:rPr>
          <w:delText>Acta Bioeng. Biomech. 022018 ISSN 1509-409X</w:delText>
        </w:r>
        <w:r w:rsidDel="00E62B56">
          <w:rPr>
            <w:color w:val="000000"/>
            <w:lang w:val="en-US"/>
          </w:rPr>
          <w:delText>, 2018, doi: 10.5277/ABB-01110-2018-02.</w:delText>
        </w:r>
      </w:del>
    </w:p>
    <w:p w14:paraId="3CC74BA3" w14:textId="28C9E220" w:rsidR="00922388" w:rsidDel="00E62B56" w:rsidRDefault="00854586">
      <w:pPr>
        <w:tabs>
          <w:tab w:val="left" w:pos="384"/>
        </w:tabs>
        <w:spacing w:line="240" w:lineRule="auto"/>
        <w:rPr>
          <w:del w:id="2747" w:author="User" w:date="2025-09-29T11:49:00Z"/>
          <w:color w:val="000000"/>
          <w:lang w:val="en-US"/>
        </w:rPr>
        <w:pPrChange w:id="2748" w:author="User" w:date="2025-09-29T11:49:00Z">
          <w:pPr>
            <w:tabs>
              <w:tab w:val="left" w:pos="384"/>
            </w:tabs>
            <w:spacing w:line="240" w:lineRule="auto"/>
            <w:ind w:left="384" w:hanging="384"/>
          </w:pPr>
        </w:pPrChange>
      </w:pPr>
      <w:del w:id="2749" w:author="User" w:date="2025-09-29T11:49:00Z">
        <w:r w:rsidDel="00E62B56">
          <w:rPr>
            <w:color w:val="000000"/>
            <w:lang w:val="en-US"/>
          </w:rPr>
          <w:delText>[17]</w:delText>
        </w:r>
        <w:r w:rsidDel="00E62B56">
          <w:rPr>
            <w:color w:val="000000"/>
            <w:lang w:val="en-US"/>
          </w:rPr>
          <w:tab/>
          <w:delText xml:space="preserve">A. Kochanowicz, K. Kochanowicz, B. Niespodzinski, J. Mieszkowski, e L. Biskup, “The level of body balance in a handstand and the effectiveness of sports training in gymnastics”, </w:delText>
        </w:r>
        <w:r w:rsidDel="00E62B56">
          <w:rPr>
            <w:i/>
            <w:color w:val="000000"/>
            <w:lang w:val="en-US"/>
          </w:rPr>
          <w:delText>Balt. J. Health Phys. Act.</w:delText>
        </w:r>
        <w:r w:rsidDel="00E62B56">
          <w:rPr>
            <w:color w:val="000000"/>
            <w:lang w:val="en-US"/>
          </w:rPr>
          <w:delText>, v. 7, n. 4, p. 117–124, dez. 2015, doi: 10.29359/BJHPA.07.4.11.</w:delText>
        </w:r>
      </w:del>
    </w:p>
    <w:p w14:paraId="44AD8947" w14:textId="0ECD8FCF" w:rsidR="00922388" w:rsidDel="00E62B56" w:rsidRDefault="00854586">
      <w:pPr>
        <w:tabs>
          <w:tab w:val="left" w:pos="384"/>
        </w:tabs>
        <w:spacing w:line="240" w:lineRule="auto"/>
        <w:rPr>
          <w:del w:id="2750" w:author="User" w:date="2025-09-29T11:49:00Z"/>
          <w:color w:val="000000"/>
          <w:lang w:val="en-US"/>
        </w:rPr>
        <w:pPrChange w:id="2751" w:author="User" w:date="2025-09-29T11:49:00Z">
          <w:pPr>
            <w:tabs>
              <w:tab w:val="left" w:pos="384"/>
            </w:tabs>
            <w:spacing w:line="240" w:lineRule="auto"/>
            <w:ind w:left="384" w:hanging="384"/>
          </w:pPr>
        </w:pPrChange>
      </w:pPr>
      <w:del w:id="2752" w:author="User" w:date="2025-09-29T11:49:00Z">
        <w:r w:rsidDel="00E62B56">
          <w:rPr>
            <w:color w:val="000000"/>
            <w:lang w:val="en-US"/>
          </w:rPr>
          <w:delText>[18]</w:delText>
        </w:r>
        <w:r w:rsidDel="00E62B56">
          <w:rPr>
            <w:color w:val="000000"/>
            <w:lang w:val="en-US"/>
          </w:rPr>
          <w:tab/>
          <w:delText xml:space="preserve">M. Grabowiecki, L. Rum, L. Laudani, e G. Vannozzi, “Biomechanical characteristics of handstand walking initiation”, </w:delText>
        </w:r>
        <w:r w:rsidDel="00E62B56">
          <w:rPr>
            <w:i/>
            <w:color w:val="000000"/>
            <w:lang w:val="en-US"/>
          </w:rPr>
          <w:delText>Gait Posture</w:delText>
        </w:r>
        <w:r w:rsidDel="00E62B56">
          <w:rPr>
            <w:color w:val="000000"/>
            <w:lang w:val="en-US"/>
          </w:rPr>
          <w:delText>, v. 86, p. 311–318, maio 2021, doi: 10.1016/j.gaitpost.2021.03.036.</w:delText>
        </w:r>
      </w:del>
    </w:p>
    <w:p w14:paraId="50783332" w14:textId="69B12F8A" w:rsidR="00922388" w:rsidDel="00E62B56" w:rsidRDefault="00854586">
      <w:pPr>
        <w:tabs>
          <w:tab w:val="left" w:pos="384"/>
        </w:tabs>
        <w:spacing w:line="240" w:lineRule="auto"/>
        <w:rPr>
          <w:del w:id="2753" w:author="User" w:date="2025-09-29T11:49:00Z"/>
          <w:color w:val="000000"/>
          <w:lang w:val="en-US"/>
        </w:rPr>
        <w:pPrChange w:id="2754" w:author="User" w:date="2025-09-29T11:49:00Z">
          <w:pPr>
            <w:tabs>
              <w:tab w:val="left" w:pos="384"/>
            </w:tabs>
            <w:spacing w:line="240" w:lineRule="auto"/>
            <w:ind w:left="384" w:hanging="384"/>
          </w:pPr>
        </w:pPrChange>
      </w:pPr>
      <w:del w:id="2755" w:author="User" w:date="2025-09-29T11:49:00Z">
        <w:r w:rsidDel="00E62B56">
          <w:rPr>
            <w:color w:val="000000"/>
            <w:lang w:val="en-US"/>
          </w:rPr>
          <w:delText>[19]</w:delText>
        </w:r>
        <w:r w:rsidDel="00E62B56">
          <w:rPr>
            <w:color w:val="000000"/>
            <w:lang w:val="en-US"/>
          </w:rPr>
          <w:tab/>
          <w:delText xml:space="preserve">M. Grabowiecki, L. Rum, L. Laudani, e G. Vannozzi, “Effects of an external load on anticipatory mechanisms of handstand walking initiation in experienced gymnasts”, </w:delText>
        </w:r>
        <w:r w:rsidDel="00E62B56">
          <w:rPr>
            <w:i/>
            <w:color w:val="000000"/>
            <w:lang w:val="en-US"/>
          </w:rPr>
          <w:delText>J. Sports Sci.</w:delText>
        </w:r>
        <w:r w:rsidDel="00E62B56">
          <w:rPr>
            <w:color w:val="000000"/>
            <w:lang w:val="en-US"/>
          </w:rPr>
          <w:delText>, v. 43, n. 4, p. 370–380, fev. 2025, doi: 10.1080/02640414.2025.2458995.</w:delText>
        </w:r>
      </w:del>
    </w:p>
    <w:p w14:paraId="2E50ED2A" w14:textId="44BCA56F" w:rsidR="00922388" w:rsidDel="00E62B56" w:rsidRDefault="00854586">
      <w:pPr>
        <w:tabs>
          <w:tab w:val="left" w:pos="384"/>
        </w:tabs>
        <w:spacing w:line="240" w:lineRule="auto"/>
        <w:rPr>
          <w:del w:id="2756" w:author="User" w:date="2025-09-29T11:49:00Z"/>
          <w:color w:val="000000"/>
          <w:lang w:val="en-US"/>
        </w:rPr>
        <w:pPrChange w:id="2757" w:author="User" w:date="2025-09-29T11:49:00Z">
          <w:pPr>
            <w:tabs>
              <w:tab w:val="left" w:pos="384"/>
            </w:tabs>
            <w:spacing w:line="240" w:lineRule="auto"/>
            <w:ind w:left="384" w:hanging="384"/>
          </w:pPr>
        </w:pPrChange>
      </w:pPr>
      <w:del w:id="2758" w:author="User" w:date="2025-09-29T11:49:00Z">
        <w:r w:rsidDel="00E62B56">
          <w:rPr>
            <w:color w:val="000000"/>
            <w:lang w:val="en-US"/>
          </w:rPr>
          <w:delText>[20]</w:delText>
        </w:r>
        <w:r w:rsidDel="00E62B56">
          <w:rPr>
            <w:color w:val="000000"/>
            <w:lang w:val="en-US"/>
          </w:rPr>
          <w:tab/>
          <w:delText>G. M. Earhart e C. Mosiman, “COORDINATION OF HANDWALKING IN GYMNASTS: A COMPARISON TO BIPEDAL WALKING”, v. 2, n. 2.</w:delText>
        </w:r>
      </w:del>
    </w:p>
    <w:p w14:paraId="71A74297" w14:textId="2D2E40CB" w:rsidR="00922388" w:rsidDel="00E62B56" w:rsidRDefault="00854586">
      <w:pPr>
        <w:tabs>
          <w:tab w:val="left" w:pos="384"/>
        </w:tabs>
        <w:spacing w:line="240" w:lineRule="auto"/>
        <w:rPr>
          <w:del w:id="2759" w:author="User" w:date="2025-09-29T11:49:00Z"/>
          <w:color w:val="000000"/>
        </w:rPr>
        <w:pPrChange w:id="2760" w:author="User" w:date="2025-09-29T11:49:00Z">
          <w:pPr>
            <w:tabs>
              <w:tab w:val="left" w:pos="384"/>
            </w:tabs>
            <w:spacing w:line="240" w:lineRule="auto"/>
            <w:ind w:left="384" w:hanging="384"/>
          </w:pPr>
        </w:pPrChange>
      </w:pPr>
      <w:del w:id="2761" w:author="User" w:date="2025-09-29T11:49:00Z">
        <w:r w:rsidDel="00E62B56">
          <w:rPr>
            <w:color w:val="000000"/>
          </w:rPr>
          <w:delText>[21]</w:delText>
        </w:r>
        <w:r w:rsidDel="00E62B56">
          <w:rPr>
            <w:color w:val="000000"/>
          </w:rPr>
          <w:tab/>
          <w:delText>G. D. P. Lemos, “A força máxima no shoulder press relativa à massa corporal é uma medida preditiva do  desempenho no strict handstand push-up dentro da modalidade CrossFit®?”, 2024.</w:delText>
        </w:r>
      </w:del>
    </w:p>
    <w:p w14:paraId="38B28EFF" w14:textId="4FA5A8FE" w:rsidR="00922388" w:rsidDel="00E62B56" w:rsidRDefault="00854586">
      <w:pPr>
        <w:tabs>
          <w:tab w:val="left" w:pos="384"/>
        </w:tabs>
        <w:spacing w:line="240" w:lineRule="auto"/>
        <w:rPr>
          <w:del w:id="2762" w:author="User" w:date="2025-09-29T11:49:00Z"/>
          <w:color w:val="000000"/>
          <w:lang w:val="en-US"/>
        </w:rPr>
        <w:pPrChange w:id="2763" w:author="User" w:date="2025-09-29T11:49:00Z">
          <w:pPr>
            <w:tabs>
              <w:tab w:val="left" w:pos="384"/>
            </w:tabs>
            <w:spacing w:line="240" w:lineRule="auto"/>
            <w:ind w:left="384" w:hanging="384"/>
          </w:pPr>
        </w:pPrChange>
      </w:pPr>
      <w:del w:id="2764" w:author="User" w:date="2025-09-29T11:49:00Z">
        <w:r w:rsidDel="00E62B56">
          <w:rPr>
            <w:color w:val="000000"/>
            <w:lang w:val="en-US"/>
          </w:rPr>
          <w:delText>[22]</w:delText>
        </w:r>
        <w:r w:rsidDel="00E62B56">
          <w:rPr>
            <w:color w:val="000000"/>
            <w:lang w:val="en-US"/>
          </w:rPr>
          <w:tab/>
          <w:delText>P. Hedbávný, G. Bago, e M. Kalichová, “Influence of Strength Abilities on Quality of the Handstand”, v. 7, n. 10, 2013.</w:delText>
        </w:r>
      </w:del>
    </w:p>
    <w:p w14:paraId="35249518" w14:textId="078C74D3" w:rsidR="00922388" w:rsidDel="00E62B56" w:rsidRDefault="00854586">
      <w:pPr>
        <w:tabs>
          <w:tab w:val="left" w:pos="384"/>
        </w:tabs>
        <w:spacing w:line="240" w:lineRule="auto"/>
        <w:rPr>
          <w:del w:id="2765" w:author="User" w:date="2025-09-29T11:49:00Z"/>
          <w:color w:val="000000"/>
          <w:lang w:val="en-US"/>
        </w:rPr>
        <w:pPrChange w:id="2766" w:author="User" w:date="2025-09-29T11:49:00Z">
          <w:pPr>
            <w:tabs>
              <w:tab w:val="left" w:pos="384"/>
            </w:tabs>
            <w:spacing w:line="240" w:lineRule="auto"/>
            <w:ind w:left="384" w:hanging="384"/>
          </w:pPr>
        </w:pPrChange>
      </w:pPr>
      <w:del w:id="2767" w:author="User" w:date="2025-09-29T11:49:00Z">
        <w:r w:rsidDel="00E62B56">
          <w:rPr>
            <w:color w:val="000000"/>
            <w:lang w:val="en-US"/>
          </w:rPr>
          <w:delText>[23]</w:delText>
        </w:r>
        <w:r w:rsidDel="00E62B56">
          <w:rPr>
            <w:color w:val="000000"/>
            <w:lang w:val="en-US"/>
          </w:rPr>
          <w:tab/>
          <w:delText xml:space="preserve">D. A. Winter, </w:delText>
        </w:r>
        <w:r w:rsidDel="00E62B56">
          <w:rPr>
            <w:i/>
            <w:color w:val="000000"/>
            <w:lang w:val="en-US"/>
          </w:rPr>
          <w:delText>Biomechanics and motor control of human movement</w:delText>
        </w:r>
        <w:r w:rsidDel="00E62B56">
          <w:rPr>
            <w:color w:val="000000"/>
            <w:lang w:val="en-US"/>
          </w:rPr>
          <w:delText>, 4th ed. Hoboken, N.J: Wiley, 2009.</w:delText>
        </w:r>
      </w:del>
    </w:p>
    <w:p w14:paraId="577885FF" w14:textId="77F44C01" w:rsidR="00922388" w:rsidDel="00E62B56" w:rsidRDefault="00854586">
      <w:pPr>
        <w:tabs>
          <w:tab w:val="left" w:pos="384"/>
        </w:tabs>
        <w:spacing w:line="240" w:lineRule="auto"/>
        <w:rPr>
          <w:del w:id="2768" w:author="User" w:date="2025-09-29T11:49:00Z"/>
          <w:color w:val="000000"/>
          <w:lang w:val="en-US"/>
        </w:rPr>
        <w:pPrChange w:id="2769" w:author="User" w:date="2025-09-29T11:49:00Z">
          <w:pPr>
            <w:tabs>
              <w:tab w:val="left" w:pos="384"/>
            </w:tabs>
            <w:spacing w:line="240" w:lineRule="auto"/>
            <w:ind w:left="384" w:hanging="384"/>
          </w:pPr>
        </w:pPrChange>
      </w:pPr>
      <w:del w:id="2770" w:author="User" w:date="2025-09-29T11:49:00Z">
        <w:r w:rsidDel="00E62B56">
          <w:rPr>
            <w:color w:val="000000"/>
            <w:lang w:val="en-US"/>
          </w:rPr>
          <w:delText>[24]</w:delText>
        </w:r>
        <w:r w:rsidDel="00E62B56">
          <w:rPr>
            <w:color w:val="000000"/>
            <w:lang w:val="en-US"/>
          </w:rPr>
          <w:tab/>
          <w:delText xml:space="preserve">S. M. Slobounov e K. M. Newell, “Postural Dynamics in Upright and Inverted Stances”, </w:delText>
        </w:r>
        <w:r w:rsidDel="00E62B56">
          <w:rPr>
            <w:i/>
            <w:color w:val="000000"/>
            <w:lang w:val="en-US"/>
          </w:rPr>
          <w:delText>J. Appl. Biomech.</w:delText>
        </w:r>
        <w:r w:rsidDel="00E62B56">
          <w:rPr>
            <w:color w:val="000000"/>
            <w:lang w:val="en-US"/>
          </w:rPr>
          <w:delText>, v. 12, n. 2, p. 185–196, maio 1996, doi: 10.1123/jab.12.2.185.</w:delText>
        </w:r>
      </w:del>
    </w:p>
    <w:p w14:paraId="45B95E07" w14:textId="2649D115" w:rsidR="00922388" w:rsidDel="00E62B56" w:rsidRDefault="00854586">
      <w:pPr>
        <w:tabs>
          <w:tab w:val="left" w:pos="384"/>
        </w:tabs>
        <w:spacing w:line="240" w:lineRule="auto"/>
        <w:rPr>
          <w:del w:id="2771" w:author="User" w:date="2025-09-29T11:49:00Z"/>
          <w:color w:val="000000"/>
          <w:lang w:val="en-US"/>
        </w:rPr>
        <w:pPrChange w:id="2772" w:author="User" w:date="2025-09-29T11:49:00Z">
          <w:pPr>
            <w:tabs>
              <w:tab w:val="left" w:pos="384"/>
            </w:tabs>
            <w:spacing w:line="240" w:lineRule="auto"/>
            <w:ind w:left="384" w:hanging="384"/>
          </w:pPr>
        </w:pPrChange>
      </w:pPr>
      <w:del w:id="2773" w:author="User" w:date="2025-09-29T11:49:00Z">
        <w:r w:rsidDel="00E62B56">
          <w:rPr>
            <w:color w:val="000000"/>
            <w:lang w:val="en-US"/>
          </w:rPr>
          <w:delText>[25]</w:delText>
        </w:r>
        <w:r w:rsidDel="00E62B56">
          <w:rPr>
            <w:color w:val="000000"/>
            <w:lang w:val="en-US"/>
          </w:rPr>
          <w:tab/>
          <w:delText xml:space="preserve">G. Gautier, R. Thouvarecq, e D. Chollet, “Visual and postural control of an arbitrary posture: The handstand”, </w:delText>
        </w:r>
        <w:r w:rsidDel="00E62B56">
          <w:rPr>
            <w:i/>
            <w:color w:val="000000"/>
            <w:lang w:val="en-US"/>
          </w:rPr>
          <w:delText>J. Sports Sci.</w:delText>
        </w:r>
        <w:r w:rsidDel="00E62B56">
          <w:rPr>
            <w:color w:val="000000"/>
            <w:lang w:val="en-US"/>
          </w:rPr>
          <w:delText>, v. 25, n. 11, p. 1271–1278, set. 2007, doi: 10.1080/02640410601049144.</w:delText>
        </w:r>
      </w:del>
    </w:p>
    <w:p w14:paraId="73591CF0" w14:textId="11C4F0B6" w:rsidR="00922388" w:rsidDel="00E62B56" w:rsidRDefault="00854586">
      <w:pPr>
        <w:tabs>
          <w:tab w:val="left" w:pos="384"/>
        </w:tabs>
        <w:spacing w:line="240" w:lineRule="auto"/>
        <w:rPr>
          <w:del w:id="2774" w:author="User" w:date="2025-09-29T11:49:00Z"/>
          <w:color w:val="000000"/>
          <w:lang w:val="en-US"/>
        </w:rPr>
        <w:pPrChange w:id="2775" w:author="User" w:date="2025-09-29T11:49:00Z">
          <w:pPr>
            <w:tabs>
              <w:tab w:val="left" w:pos="384"/>
            </w:tabs>
            <w:spacing w:line="240" w:lineRule="auto"/>
            <w:ind w:left="384" w:hanging="384"/>
          </w:pPr>
        </w:pPrChange>
      </w:pPr>
      <w:del w:id="2776" w:author="User" w:date="2025-09-29T11:49:00Z">
        <w:r w:rsidDel="00E62B56">
          <w:rPr>
            <w:color w:val="000000"/>
            <w:lang w:val="en-US"/>
          </w:rPr>
          <w:delText>[26]</w:delText>
        </w:r>
        <w:r w:rsidDel="00E62B56">
          <w:rPr>
            <w:color w:val="000000"/>
            <w:lang w:val="en-US"/>
          </w:rPr>
          <w:tab/>
          <w:delText xml:space="preserve">W.-L. Hsu, J. P. Scholz, G. Schöner, J. J. Jeka, e T. Kiemel, “Control and Estimation of Posture During Quiet Stance Depends on Multijoint Coordination”, </w:delText>
        </w:r>
        <w:r w:rsidDel="00E62B56">
          <w:rPr>
            <w:i/>
            <w:color w:val="000000"/>
            <w:lang w:val="en-US"/>
          </w:rPr>
          <w:delText>J. Neurophysiol.</w:delText>
        </w:r>
        <w:r w:rsidDel="00E62B56">
          <w:rPr>
            <w:color w:val="000000"/>
            <w:lang w:val="en-US"/>
          </w:rPr>
          <w:delText>, v. 97, n. 4, p. 3024–3035, abr. 2007, doi: 10.1152/jn.01142.2006.</w:delText>
        </w:r>
      </w:del>
    </w:p>
    <w:p w14:paraId="3CB820B1" w14:textId="50930599" w:rsidR="00922388" w:rsidDel="00E62B56" w:rsidRDefault="00854586">
      <w:pPr>
        <w:tabs>
          <w:tab w:val="left" w:pos="384"/>
        </w:tabs>
        <w:spacing w:line="240" w:lineRule="auto"/>
        <w:rPr>
          <w:del w:id="2777" w:author="User" w:date="2025-09-29T11:49:00Z"/>
          <w:color w:val="000000"/>
          <w:lang w:val="en-US"/>
        </w:rPr>
        <w:pPrChange w:id="2778" w:author="User" w:date="2025-09-29T11:49:00Z">
          <w:pPr>
            <w:tabs>
              <w:tab w:val="left" w:pos="384"/>
            </w:tabs>
            <w:spacing w:line="240" w:lineRule="auto"/>
            <w:ind w:left="384" w:hanging="384"/>
          </w:pPr>
        </w:pPrChange>
      </w:pPr>
      <w:del w:id="2779" w:author="User" w:date="2025-09-29T11:49:00Z">
        <w:r w:rsidDel="00E62B56">
          <w:rPr>
            <w:color w:val="000000"/>
            <w:lang w:val="en-US"/>
          </w:rPr>
          <w:delText>[27]</w:delText>
        </w:r>
        <w:r w:rsidDel="00E62B56">
          <w:rPr>
            <w:color w:val="000000"/>
            <w:lang w:val="en-US"/>
          </w:rPr>
          <w:tab/>
          <w:delText xml:space="preserve">M. C. Kilby, P. C. M. Molenaar, e K. M. Newell, “Models of Postural Control: Shared Variance in Joint and COM Motions”, </w:delText>
        </w:r>
        <w:r w:rsidDel="00E62B56">
          <w:rPr>
            <w:i/>
            <w:color w:val="000000"/>
            <w:lang w:val="en-US"/>
          </w:rPr>
          <w:delText>PLOS ONE</w:delText>
        </w:r>
        <w:r w:rsidDel="00E62B56">
          <w:rPr>
            <w:color w:val="000000"/>
            <w:lang w:val="en-US"/>
          </w:rPr>
          <w:delText>, v. 10, n. 5, p. e0126379, maio 2015, doi: 10.1371/journal.pone.0126379.</w:delText>
        </w:r>
      </w:del>
    </w:p>
    <w:p w14:paraId="7ECB09BA" w14:textId="16090A5C" w:rsidR="00922388" w:rsidDel="00E62B56" w:rsidRDefault="00854586">
      <w:pPr>
        <w:tabs>
          <w:tab w:val="left" w:pos="384"/>
        </w:tabs>
        <w:spacing w:line="240" w:lineRule="auto"/>
        <w:rPr>
          <w:del w:id="2780" w:author="User" w:date="2025-09-29T11:49:00Z"/>
          <w:color w:val="000000"/>
          <w:lang w:val="en-US"/>
        </w:rPr>
        <w:pPrChange w:id="2781" w:author="User" w:date="2025-09-29T11:49:00Z">
          <w:pPr>
            <w:tabs>
              <w:tab w:val="left" w:pos="384"/>
            </w:tabs>
            <w:spacing w:line="240" w:lineRule="auto"/>
            <w:ind w:left="384" w:hanging="384"/>
          </w:pPr>
        </w:pPrChange>
      </w:pPr>
      <w:del w:id="2782" w:author="User" w:date="2025-09-29T11:49:00Z">
        <w:r w:rsidDel="00E62B56">
          <w:rPr>
            <w:color w:val="000000"/>
            <w:lang w:val="en-US"/>
          </w:rPr>
          <w:delText>[28]</w:delText>
        </w:r>
        <w:r w:rsidDel="00E62B56">
          <w:rPr>
            <w:color w:val="000000"/>
            <w:lang w:val="en-US"/>
          </w:rPr>
          <w:tab/>
          <w:delText xml:space="preserve">D. Abrahamová e F. Hlavačka, “Age-related changes of human balance during quiet stance”, </w:delText>
        </w:r>
        <w:r w:rsidDel="00E62B56">
          <w:rPr>
            <w:i/>
            <w:color w:val="000000"/>
            <w:lang w:val="en-US"/>
          </w:rPr>
          <w:delText>Physiol. Res.</w:delText>
        </w:r>
        <w:r w:rsidDel="00E62B56">
          <w:rPr>
            <w:color w:val="000000"/>
            <w:lang w:val="en-US"/>
          </w:rPr>
          <w:delText>, p. 957–964, 2008, doi: 10.33549/physiolres.931238.</w:delText>
        </w:r>
      </w:del>
    </w:p>
    <w:p w14:paraId="4E412632" w14:textId="1C32C732" w:rsidR="00922388" w:rsidDel="00E62B56" w:rsidRDefault="00854586">
      <w:pPr>
        <w:tabs>
          <w:tab w:val="left" w:pos="384"/>
        </w:tabs>
        <w:spacing w:line="240" w:lineRule="auto"/>
        <w:rPr>
          <w:del w:id="2783" w:author="User" w:date="2025-09-29T11:49:00Z"/>
          <w:color w:val="000000"/>
        </w:rPr>
        <w:pPrChange w:id="2784" w:author="User" w:date="2025-09-29T11:49:00Z">
          <w:pPr>
            <w:tabs>
              <w:tab w:val="left" w:pos="384"/>
            </w:tabs>
            <w:spacing w:line="240" w:lineRule="auto"/>
            <w:ind w:left="384" w:hanging="384"/>
          </w:pPr>
        </w:pPrChange>
      </w:pPr>
      <w:del w:id="2785" w:author="User" w:date="2025-09-29T11:49:00Z">
        <w:r w:rsidDel="00E62B56">
          <w:rPr>
            <w:color w:val="000000"/>
            <w:lang w:val="en-US"/>
          </w:rPr>
          <w:delText>[29]</w:delText>
        </w:r>
        <w:r w:rsidDel="00E62B56">
          <w:rPr>
            <w:color w:val="000000"/>
            <w:lang w:val="en-US"/>
          </w:rPr>
          <w:tab/>
          <w:delText xml:space="preserve">Y. Laufer, “Effect of Age on Characteristics of Forward and Backward Gait at Preferred and Accelerated Walking Speed”, </w:delText>
        </w:r>
        <w:r w:rsidDel="00E62B56">
          <w:rPr>
            <w:i/>
            <w:color w:val="000000"/>
            <w:lang w:val="en-US"/>
          </w:rPr>
          <w:delText xml:space="preserve">J. Gerontol. </w:delText>
        </w:r>
        <w:r w:rsidDel="00E62B56">
          <w:rPr>
            <w:i/>
            <w:color w:val="000000"/>
          </w:rPr>
          <w:delText>A. Biol. Sci. Med. Sci.</w:delText>
        </w:r>
        <w:r w:rsidDel="00E62B56">
          <w:rPr>
            <w:color w:val="000000"/>
          </w:rPr>
          <w:delText>, v. 60, n. 5, p. 627–632, maio 2005, doi: 10.1093/gerona/60.5.627.</w:delText>
        </w:r>
      </w:del>
    </w:p>
    <w:p w14:paraId="34632F4C" w14:textId="5D80C00E" w:rsidR="00922388" w:rsidDel="00E62B56" w:rsidRDefault="00854586">
      <w:pPr>
        <w:tabs>
          <w:tab w:val="left" w:pos="384"/>
        </w:tabs>
        <w:spacing w:line="240" w:lineRule="auto"/>
        <w:rPr>
          <w:del w:id="2786" w:author="User" w:date="2025-09-29T11:49:00Z"/>
          <w:color w:val="000000"/>
          <w:lang w:val="en-US"/>
        </w:rPr>
        <w:pPrChange w:id="2787" w:author="User" w:date="2025-09-29T11:49:00Z">
          <w:pPr>
            <w:tabs>
              <w:tab w:val="left" w:pos="384"/>
            </w:tabs>
            <w:spacing w:line="240" w:lineRule="auto"/>
            <w:ind w:left="384" w:hanging="384"/>
          </w:pPr>
        </w:pPrChange>
      </w:pPr>
      <w:del w:id="2788" w:author="User" w:date="2025-09-29T11:49:00Z">
        <w:r w:rsidDel="00E62B56">
          <w:rPr>
            <w:color w:val="000000"/>
            <w:lang w:val="en-US"/>
          </w:rPr>
          <w:delText>[30]</w:delText>
        </w:r>
        <w:r w:rsidDel="00E62B56">
          <w:rPr>
            <w:color w:val="000000"/>
            <w:lang w:val="en-US"/>
          </w:rPr>
          <w:tab/>
          <w:delText xml:space="preserve">F. Faul, E. Erdfelder, A.-G. Lang, e A. Buchner, “G*Power 3: A flexible statistical power analysis program for the social, behavioral, and biomedical sciences”, </w:delText>
        </w:r>
        <w:r w:rsidDel="00E62B56">
          <w:rPr>
            <w:i/>
            <w:color w:val="000000"/>
            <w:lang w:val="en-US"/>
          </w:rPr>
          <w:delText>Behav. Res. Methods</w:delText>
        </w:r>
        <w:r w:rsidDel="00E62B56">
          <w:rPr>
            <w:color w:val="000000"/>
            <w:lang w:val="en-US"/>
          </w:rPr>
          <w:delText>, v. 39, n. 2, p. 175–191, maio 2007, doi: 10.3758/BF03193146.</w:delText>
        </w:r>
      </w:del>
    </w:p>
    <w:p w14:paraId="5C1A35FF" w14:textId="48E5F286" w:rsidR="00922388" w:rsidDel="00E62B56" w:rsidRDefault="00854586">
      <w:pPr>
        <w:tabs>
          <w:tab w:val="left" w:pos="384"/>
        </w:tabs>
        <w:spacing w:line="240" w:lineRule="auto"/>
        <w:rPr>
          <w:del w:id="2789" w:author="User" w:date="2025-09-29T11:49:00Z"/>
          <w:color w:val="000000"/>
          <w:lang w:val="en-US"/>
        </w:rPr>
        <w:pPrChange w:id="2790" w:author="User" w:date="2025-09-29T11:49:00Z">
          <w:pPr>
            <w:tabs>
              <w:tab w:val="left" w:pos="384"/>
            </w:tabs>
            <w:spacing w:line="240" w:lineRule="auto"/>
            <w:ind w:left="384" w:hanging="384"/>
          </w:pPr>
        </w:pPrChange>
      </w:pPr>
      <w:del w:id="2791" w:author="User" w:date="2025-09-29T11:49:00Z">
        <w:r w:rsidDel="00E62B56">
          <w:rPr>
            <w:color w:val="000000"/>
            <w:lang w:val="en-US"/>
          </w:rPr>
          <w:delText>[31]</w:delText>
        </w:r>
        <w:r w:rsidDel="00E62B56">
          <w:rPr>
            <w:color w:val="000000"/>
            <w:lang w:val="en-US"/>
          </w:rPr>
          <w:tab/>
          <w:delText xml:space="preserve">F. Faul, E. Erdfelder, A. Buchner, e A.-G. Lang, “Statistical power analyses using G*Power 3.1: Tests for correlation and regression analyses”, </w:delText>
        </w:r>
        <w:r w:rsidDel="00E62B56">
          <w:rPr>
            <w:i/>
            <w:color w:val="000000"/>
            <w:lang w:val="en-US"/>
          </w:rPr>
          <w:delText>Behav. Res. Methods</w:delText>
        </w:r>
        <w:r w:rsidDel="00E62B56">
          <w:rPr>
            <w:color w:val="000000"/>
            <w:lang w:val="en-US"/>
          </w:rPr>
          <w:delText>, v. 41, n. 4, p. 1149–1160, nov. 2009, doi: 10.3758/BRM.41.4.1149.</w:delText>
        </w:r>
      </w:del>
    </w:p>
    <w:p w14:paraId="74966B19" w14:textId="0835DAFF" w:rsidR="00922388" w:rsidDel="00E62B56" w:rsidRDefault="00854586">
      <w:pPr>
        <w:tabs>
          <w:tab w:val="left" w:pos="384"/>
        </w:tabs>
        <w:spacing w:line="240" w:lineRule="auto"/>
        <w:rPr>
          <w:del w:id="2792" w:author="User" w:date="2025-09-29T11:49:00Z"/>
          <w:color w:val="000000"/>
          <w:lang w:val="en-US"/>
        </w:rPr>
        <w:pPrChange w:id="2793" w:author="User" w:date="2025-09-29T11:49:00Z">
          <w:pPr>
            <w:tabs>
              <w:tab w:val="left" w:pos="384"/>
            </w:tabs>
            <w:spacing w:line="240" w:lineRule="auto"/>
            <w:ind w:left="384" w:hanging="384"/>
          </w:pPr>
        </w:pPrChange>
      </w:pPr>
      <w:del w:id="2794" w:author="User" w:date="2025-09-29T11:49:00Z">
        <w:r w:rsidDel="00E62B56">
          <w:rPr>
            <w:color w:val="000000"/>
            <w:lang w:val="en-US"/>
          </w:rPr>
          <w:delText>[32]</w:delText>
        </w:r>
        <w:r w:rsidDel="00E62B56">
          <w:rPr>
            <w:color w:val="000000"/>
            <w:lang w:val="en-US"/>
          </w:rPr>
          <w:tab/>
          <w:delText xml:space="preserve">J. Cohen, </w:delText>
        </w:r>
        <w:r w:rsidDel="00E62B56">
          <w:rPr>
            <w:i/>
            <w:color w:val="000000"/>
            <w:lang w:val="en-US"/>
          </w:rPr>
          <w:delText>Statistical power analysis for the behavioral sciences</w:delText>
        </w:r>
        <w:r w:rsidDel="00E62B56">
          <w:rPr>
            <w:color w:val="000000"/>
            <w:lang w:val="en-US"/>
          </w:rPr>
          <w:delText>, 2. ed., Reprint. New York, NY: Psychology Press, 2009.</w:delText>
        </w:r>
      </w:del>
    </w:p>
    <w:p w14:paraId="49979AC3" w14:textId="7A3A7132" w:rsidR="00922388" w:rsidDel="00E62B56" w:rsidRDefault="00854586">
      <w:pPr>
        <w:tabs>
          <w:tab w:val="left" w:pos="384"/>
        </w:tabs>
        <w:spacing w:line="240" w:lineRule="auto"/>
        <w:rPr>
          <w:del w:id="2795" w:author="User" w:date="2025-09-29T11:49:00Z"/>
          <w:lang w:val="en-US"/>
        </w:rPr>
        <w:pPrChange w:id="2796" w:author="User" w:date="2025-09-29T11:49:00Z">
          <w:pPr>
            <w:tabs>
              <w:tab w:val="left" w:pos="384"/>
            </w:tabs>
            <w:spacing w:line="240" w:lineRule="auto"/>
            <w:ind w:left="384" w:hanging="384"/>
          </w:pPr>
        </w:pPrChange>
      </w:pPr>
      <w:del w:id="2797" w:author="User" w:date="2025-09-29T11:49:00Z">
        <w:r w:rsidDel="00E62B56">
          <w:rPr>
            <w:color w:val="000000"/>
            <w:lang w:val="en-US"/>
          </w:rPr>
          <w:delText>[33]</w:delText>
        </w:r>
        <w:r w:rsidDel="00E62B56">
          <w:rPr>
            <w:color w:val="000000"/>
            <w:lang w:val="en-US"/>
          </w:rPr>
          <w:tab/>
          <w:delText xml:space="preserve">Y. Benjamini e Y. Hochberg, “Controlling the False Discovery Rate: A Practical and Powerful Approach to Multiple Testing”, </w:delText>
        </w:r>
        <w:r w:rsidDel="00E62B56">
          <w:rPr>
            <w:i/>
            <w:color w:val="000000"/>
            <w:lang w:val="en-US"/>
          </w:rPr>
          <w:delText>J. R. Stat. Soc. Ser. B Stat. Methodol.</w:delText>
        </w:r>
        <w:r w:rsidDel="00E62B56">
          <w:rPr>
            <w:color w:val="000000"/>
            <w:lang w:val="en-US"/>
          </w:rPr>
          <w:delText xml:space="preserve">, v. 57, n. 1, p. 289–300, jan. 1995, doi: </w:delText>
        </w:r>
        <w:r w:rsidDel="00E62B56">
          <w:rPr>
            <w:lang w:val="en-US"/>
          </w:rPr>
          <w:delText>10.1111/j.2517-6161.1995.tb02031.x.</w:delText>
        </w:r>
      </w:del>
    </w:p>
    <w:p w14:paraId="58190E45" w14:textId="2253AB0C" w:rsidR="00922388" w:rsidDel="00E62B56" w:rsidRDefault="00854586">
      <w:pPr>
        <w:tabs>
          <w:tab w:val="left" w:pos="384"/>
        </w:tabs>
        <w:spacing w:line="240" w:lineRule="auto"/>
        <w:rPr>
          <w:del w:id="2798" w:author="User" w:date="2025-09-29T11:49:00Z"/>
          <w:lang w:val="en-US"/>
        </w:rPr>
        <w:pPrChange w:id="2799" w:author="User" w:date="2025-09-29T11:49:00Z">
          <w:pPr>
            <w:tabs>
              <w:tab w:val="left" w:pos="384"/>
            </w:tabs>
            <w:spacing w:line="240" w:lineRule="auto"/>
            <w:ind w:left="384" w:hanging="384"/>
          </w:pPr>
        </w:pPrChange>
      </w:pPr>
      <w:del w:id="2800" w:author="User" w:date="2025-09-29T11:49:00Z">
        <w:r w:rsidDel="00E62B56">
          <w:rPr>
            <w:lang w:val="en-US"/>
          </w:rPr>
          <w:delText xml:space="preserve">[34] T. Boone  (Ed.). (2016). ASEP's Exercise Medicine Text for Exercise Physiologists. Bentham Science Publishers. </w:delText>
        </w:r>
        <w:r w:rsidR="00672C3C" w:rsidDel="00E62B56">
          <w:fldChar w:fldCharType="begin"/>
        </w:r>
        <w:r w:rsidR="00672C3C" w:rsidDel="00E62B56">
          <w:delInstrText xml:space="preserve"> HYPERLINK "https://doi.org/10.2174/97816810832161160101" \h </w:delInstrText>
        </w:r>
        <w:r w:rsidR="00672C3C" w:rsidDel="00E62B56">
          <w:fldChar w:fldCharType="separate"/>
        </w:r>
        <w:r w:rsidDel="00E62B56">
          <w:rPr>
            <w:lang w:val="en-US"/>
          </w:rPr>
          <w:delText>https://doi.org/10.2174/97816810832161160101</w:delText>
        </w:r>
        <w:r w:rsidR="00672C3C" w:rsidDel="00E62B56">
          <w:rPr>
            <w:lang w:val="en-US"/>
          </w:rPr>
          <w:fldChar w:fldCharType="end"/>
        </w:r>
      </w:del>
    </w:p>
    <w:p w14:paraId="54454854" w14:textId="1C11446F" w:rsidR="00922388" w:rsidDel="00E62B56" w:rsidRDefault="00854586">
      <w:pPr>
        <w:tabs>
          <w:tab w:val="left" w:pos="384"/>
        </w:tabs>
        <w:spacing w:line="240" w:lineRule="auto"/>
        <w:rPr>
          <w:del w:id="2801" w:author="User" w:date="2025-09-29T11:49:00Z"/>
          <w:lang w:val="en-US"/>
        </w:rPr>
        <w:pPrChange w:id="2802" w:author="User" w:date="2025-09-29T11:49:00Z">
          <w:pPr>
            <w:tabs>
              <w:tab w:val="left" w:pos="384"/>
            </w:tabs>
            <w:spacing w:line="240" w:lineRule="auto"/>
            <w:ind w:left="384" w:hanging="384"/>
          </w:pPr>
        </w:pPrChange>
      </w:pPr>
      <w:del w:id="2803" w:author="User" w:date="2025-09-29T11:49:00Z">
        <w:r w:rsidDel="00E62B56">
          <w:rPr>
            <w:lang w:val="en-US"/>
          </w:rPr>
          <w:delText>[35] American College of Sports Medicine. (2022). ACSM's Guidelines for Exercise Testing and Prescription (11th ed.). Wolters Kluwer Health.</w:delText>
        </w:r>
      </w:del>
    </w:p>
    <w:p w14:paraId="00F4A180" w14:textId="15A63BE2" w:rsidR="00922388" w:rsidDel="00E62B56" w:rsidRDefault="00854586">
      <w:pPr>
        <w:tabs>
          <w:tab w:val="left" w:pos="384"/>
        </w:tabs>
        <w:spacing w:line="240" w:lineRule="auto"/>
        <w:rPr>
          <w:del w:id="2804" w:author="User" w:date="2025-09-29T11:49:00Z"/>
          <w:lang w:val="en-US"/>
        </w:rPr>
        <w:pPrChange w:id="2805" w:author="User" w:date="2025-09-29T11:49:00Z">
          <w:pPr>
            <w:tabs>
              <w:tab w:val="left" w:pos="384"/>
            </w:tabs>
            <w:spacing w:line="240" w:lineRule="auto"/>
            <w:ind w:left="384" w:hanging="384"/>
          </w:pPr>
        </w:pPrChange>
      </w:pPr>
      <w:del w:id="2806" w:author="User" w:date="2025-09-29T11:49:00Z">
        <w:r w:rsidDel="00E62B56">
          <w:rPr>
            <w:lang w:val="en-US"/>
          </w:rPr>
          <w:delText>[36]Rothney MP, Martin FP, Xia Y, Beaumont M, Davis C, Ergun D, Fay L, Ginty F, Kochhar S, Wacker W, Rezzi S. Precision of GE Lunar iDXA for the measurement of total and regional body composition in nonobese adults. J Clin Densitom. 2012 Oct-Dec;15(4):399-404. doi: 10.1016/j.jocd.2012.02.009. Epub 2012 Apr 26. PMID: 22542222.</w:delText>
        </w:r>
      </w:del>
    </w:p>
    <w:p w14:paraId="43E45CF4" w14:textId="38A6F485" w:rsidR="00922388" w:rsidRDefault="00854586">
      <w:pPr>
        <w:pStyle w:val="Ttulo1"/>
        <w:spacing w:line="360" w:lineRule="auto"/>
        <w:rPr>
          <w:lang w:val="en-US"/>
        </w:rPr>
        <w:pPrChange w:id="2807" w:author="User" w:date="2025-09-29T11:49:00Z">
          <w:pPr>
            <w:tabs>
              <w:tab w:val="left" w:pos="384"/>
            </w:tabs>
            <w:spacing w:line="240" w:lineRule="auto"/>
            <w:ind w:left="384" w:hanging="384"/>
          </w:pPr>
        </w:pPrChange>
      </w:pPr>
      <w:del w:id="2808" w:author="User" w:date="2025-09-29T11:49:00Z">
        <w:r w:rsidDel="00E62B56">
          <w:rPr>
            <w:lang w:val="en-US"/>
          </w:rPr>
          <w:delText xml:space="preserve">[37]ROBERTS, H. C. et al. A review of the measurement of grip strength in clinical and epidemiological studies: towards a standardised approach. Age and Ageing, v. 40, n. 4, p. 423–429, 2011. </w:delText>
        </w:r>
        <w:r w:rsidR="00672C3C" w:rsidDel="00E62B56">
          <w:fldChar w:fldCharType="begin"/>
        </w:r>
        <w:r w:rsidR="00672C3C" w:rsidDel="00E62B56">
          <w:delInstrText xml:space="preserve"> HYPERLINK "https://doi.org/10.1093/ageing/afr051" \h </w:delInstrText>
        </w:r>
        <w:r w:rsidR="00672C3C" w:rsidDel="00E62B56">
          <w:fldChar w:fldCharType="separate"/>
        </w:r>
        <w:r w:rsidDel="00E62B56">
          <w:rPr>
            <w:lang w:val="en-US"/>
          </w:rPr>
          <w:delText>https://doi.org/10.1093/ageing/afr051</w:delText>
        </w:r>
        <w:r w:rsidR="00672C3C" w:rsidDel="00E62B56">
          <w:rPr>
            <w:lang w:val="en-US"/>
          </w:rPr>
          <w:fldChar w:fldCharType="end"/>
        </w:r>
        <w:r w:rsidDel="00E62B56">
          <w:rPr>
            <w:lang w:val="en-US"/>
          </w:rPr>
          <w:delText>.</w:delText>
        </w:r>
      </w:del>
    </w:p>
    <w:sectPr w:rsidR="00922388">
      <w:headerReference w:type="default" r:id="rId17"/>
      <w:footerReference w:type="default" r:id="rId18"/>
      <w:pgSz w:w="11906" w:h="16838"/>
      <w:pgMar w:top="1418" w:right="1418" w:bottom="1418" w:left="1418" w:header="720" w:footer="72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6" w:author="Matheus Machado Gomes" w:date="2025-09-15T15:50:00Z" w:initials="MMG">
    <w:p w14:paraId="123DC49B"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Em trabalhos acadêmicos, procure sempre colocar palavras diferentes do título para aumentar a chance de encontrarem seu trabalho nas bases de busca.</w:t>
      </w:r>
    </w:p>
    <w:p w14:paraId="66AC187E" w14:textId="77777777" w:rsidR="00922388" w:rsidRDefault="00922388">
      <w:pPr>
        <w:overflowPunct w:val="0"/>
        <w:spacing w:line="240" w:lineRule="auto"/>
        <w:jc w:val="left"/>
      </w:pPr>
    </w:p>
    <w:p w14:paraId="0B000000" w14:textId="77777777" w:rsidR="00922388" w:rsidRDefault="00854586">
      <w:pPr>
        <w:overflowPunct w:val="0"/>
        <w:spacing w:line="240" w:lineRule="auto"/>
        <w:jc w:val="left"/>
      </w:pPr>
      <w:r>
        <w:rPr>
          <w:rFonts w:ascii="Liberation Serif" w:eastAsia="Segoe UI" w:hAnsi="Liberation Serif" w:cs="Tahoma"/>
          <w:lang w:val="en-US" w:eastAsia="en-US" w:bidi="en-US"/>
        </w:rPr>
        <w:t>Ex. Parada de mão ou algo do tipo</w:t>
      </w:r>
    </w:p>
  </w:comment>
  <w:comment w:id="107" w:author="User" w:date="2025-09-25T17:15:00Z" w:initials="U">
    <w:p w14:paraId="0C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ok</w:t>
      </w:r>
    </w:p>
  </w:comment>
  <w:comment w:id="190" w:author="Matheus Machado Gomes" w:date="2025-09-16T15:10:00Z" w:initials="MMG">
    <w:p w14:paraId="23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 xml:space="preserve">Frase solta e incompleta. Melhorar. </w:t>
      </w:r>
    </w:p>
  </w:comment>
  <w:comment w:id="191" w:author="User" w:date="2025-09-25T17:59:00Z" w:initials="U">
    <w:p w14:paraId="24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Ok. reescrevi</w:t>
      </w:r>
    </w:p>
  </w:comment>
  <w:comment w:id="250" w:author="Matheus Machado Gomes" w:date="2025-09-16T15:17:00Z" w:initials="MMG">
    <w:p w14:paraId="3C5BF9B4"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 xml:space="preserve">Retire o tópico e transforme numa topic sentence. </w:t>
      </w:r>
    </w:p>
    <w:p w14:paraId="2F87313A" w14:textId="77777777" w:rsidR="00922388" w:rsidRDefault="00854586">
      <w:pPr>
        <w:overflowPunct w:val="0"/>
        <w:spacing w:line="240" w:lineRule="auto"/>
        <w:jc w:val="left"/>
      </w:pPr>
      <w:r>
        <w:rPr>
          <w:rFonts w:ascii="Liberation Serif" w:eastAsia="Segoe UI" w:hAnsi="Liberation Serif" w:cs="Tahoma"/>
          <w:lang w:val="en-US" w:eastAsia="en-US" w:bidi="en-US"/>
        </w:rPr>
        <w:t xml:space="preserve">Exemplo: Alguns estudos buscaram elucidar possíveis variáveis que afetariam o desempenho no HS e HSW. </w:t>
      </w:r>
    </w:p>
  </w:comment>
  <w:comment w:id="257" w:author="Matheus Machado Gomes" w:date="2025-09-16T15:20:00Z" w:initials="MMG">
    <w:p w14:paraId="27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 xml:space="preserve">Essa primeira frase tem que mudar de lugar no texto. Está mais para uma justificativa (relevância de seu estudo) e deve vir mais para o final da introdução. </w:t>
      </w:r>
    </w:p>
  </w:comment>
  <w:comment w:id="258" w:author="User" w:date="2025-09-25T18:15:00Z" w:initials="U">
    <w:p w14:paraId="28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Ok. Vou coloca no final da introdução</w:t>
      </w:r>
    </w:p>
  </w:comment>
  <w:comment w:id="311" w:author="Matheus Machado Gomes" w:date="2025-09-16T15:23:00Z" w:initials="MMG">
    <w:p w14:paraId="2B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Como X, Y, Z</w:t>
      </w:r>
    </w:p>
  </w:comment>
  <w:comment w:id="314" w:author="Autor desconhecido" w:date="2025-09-27T20:18:00Z" w:initials="">
    <w:p w14:paraId="707858CE" w14:textId="77777777" w:rsidR="00922388" w:rsidRDefault="00854586">
      <w:pPr>
        <w:overflowPunct w:val="0"/>
        <w:spacing w:line="240" w:lineRule="auto"/>
        <w:jc w:val="left"/>
      </w:pPr>
      <w:r>
        <w:annotationRef/>
      </w:r>
      <w:r>
        <w:rPr>
          <w:rFonts w:ascii="Liberation Serif" w:eastAsia="Segoe UI" w:hAnsi="Liberation Serif" w:cs="Tahoma"/>
          <w:i/>
          <w:sz w:val="16"/>
          <w:lang w:val="en-US" w:eastAsia="en-US" w:bidi="en-US"/>
        </w:rPr>
        <w:t>Em resposta a Matheus Machado Gomes (15/09/2025, 16:30): "..."</w:t>
      </w:r>
    </w:p>
    <w:p w14:paraId="2C000000" w14:textId="77777777" w:rsidR="00922388" w:rsidRDefault="00854586">
      <w:pPr>
        <w:overflowPunct w:val="0"/>
        <w:spacing w:line="240" w:lineRule="auto"/>
        <w:jc w:val="left"/>
      </w:pPr>
      <w:r>
        <w:rPr>
          <w:rFonts w:ascii="Liberation Serif" w:eastAsia="Segoe UI" w:hAnsi="Liberation Serif" w:cs="Tahoma"/>
          <w:lang w:val="en-US" w:eastAsia="en-US" w:bidi="en-US"/>
        </w:rPr>
        <w:t>Descrevi e reescrevi acima em verde</w:t>
      </w:r>
    </w:p>
  </w:comment>
  <w:comment w:id="431" w:author="Matheus Machado Gomes" w:date="2025-09-16T15:31:00Z" w:initials="MMG">
    <w:p w14:paraId="19489E98"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Falta um conector entre as frases. Ex. Outro ponto que merece ser analisado ....</w:t>
      </w:r>
    </w:p>
  </w:comment>
  <w:comment w:id="448" w:author="Matheus Machado Gomes" w:date="2025-09-16T15:31:00Z" w:initials="MMG">
    <w:p w14:paraId="31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Novamente . A estrutura da introdução de um projeto de pesquisa não é dizer o que você vai fazer mas sim apontar as lacunas e como a descoberta dessa informações são importantes para contribuir com XYZ</w:t>
      </w:r>
    </w:p>
  </w:comment>
  <w:comment w:id="454" w:author="Autor desconhecido" w:date="2025-09-27T20:52:00Z" w:initials="">
    <w:p w14:paraId="11F8EB6A" w14:textId="77777777" w:rsidR="00922388" w:rsidRDefault="00854586">
      <w:pPr>
        <w:overflowPunct w:val="0"/>
        <w:spacing w:line="240" w:lineRule="auto"/>
        <w:jc w:val="left"/>
      </w:pPr>
      <w:r>
        <w:annotationRef/>
      </w:r>
      <w:r>
        <w:rPr>
          <w:rFonts w:ascii="Liberation Serif" w:eastAsia="Segoe UI" w:hAnsi="Liberation Serif" w:cs="Tahoma"/>
          <w:i/>
          <w:sz w:val="16"/>
          <w:lang w:val="en-US" w:eastAsia="en-US" w:bidi="en-US"/>
        </w:rPr>
        <w:t>Em resposta a Matheus Machado Gomes (15/09/2025, 16:30): "..."</w:t>
      </w:r>
    </w:p>
    <w:p w14:paraId="32000000" w14:textId="77777777" w:rsidR="00922388" w:rsidRDefault="00854586">
      <w:pPr>
        <w:overflowPunct w:val="0"/>
        <w:spacing w:line="240" w:lineRule="auto"/>
        <w:jc w:val="left"/>
      </w:pPr>
      <w:r>
        <w:rPr>
          <w:rFonts w:ascii="Liberation Serif" w:eastAsia="Segoe UI" w:hAnsi="Liberation Serif" w:cs="Tahoma"/>
          <w:lang w:val="en-US" w:eastAsia="en-US" w:bidi="en-US"/>
        </w:rPr>
        <w:t>Idem ao anterior</w:t>
      </w:r>
    </w:p>
  </w:comment>
  <w:comment w:id="588" w:author="Matheus Machado Gomes" w:date="2025-09-16T15:38:00Z" w:initials="MMG">
    <w:p w14:paraId="35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idem</w:t>
      </w:r>
    </w:p>
  </w:comment>
  <w:comment w:id="597" w:author="Autor desconhecido" w:date="2025-09-28T17:02:00Z" w:initials="">
    <w:p w14:paraId="01EB7C14" w14:textId="77777777" w:rsidR="00922388" w:rsidRDefault="00854586">
      <w:pPr>
        <w:overflowPunct w:val="0"/>
        <w:spacing w:line="240" w:lineRule="auto"/>
        <w:jc w:val="left"/>
      </w:pPr>
      <w:r>
        <w:annotationRef/>
      </w:r>
      <w:r>
        <w:rPr>
          <w:rFonts w:ascii="Liberation Serif" w:eastAsia="Segoe UI" w:hAnsi="Liberation Serif" w:cs="Tahoma"/>
          <w:i/>
          <w:sz w:val="16"/>
          <w:lang w:val="en-US" w:eastAsia="en-US" w:bidi="en-US"/>
        </w:rPr>
        <w:t>Em resposta a Matheus Machado Gomes (15/09/2025, 16:30): "..."</w:t>
      </w:r>
    </w:p>
    <w:p w14:paraId="36000000" w14:textId="77777777" w:rsidR="00922388" w:rsidRDefault="00922388">
      <w:pPr>
        <w:overflowPunct w:val="0"/>
        <w:spacing w:line="240" w:lineRule="auto"/>
        <w:jc w:val="left"/>
      </w:pPr>
    </w:p>
  </w:comment>
  <w:comment w:id="607" w:author="Matheus Machado Gomes" w:date="2025-09-16T15:38:00Z" w:initials="MMG">
    <w:p w14:paraId="37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idem</w:t>
      </w:r>
    </w:p>
  </w:comment>
  <w:comment w:id="609" w:author="Autor desconhecido" w:date="2025-09-28T17:06:00Z" w:initials="">
    <w:p w14:paraId="4203ABC9" w14:textId="77777777" w:rsidR="00922388" w:rsidRDefault="00854586">
      <w:pPr>
        <w:overflowPunct w:val="0"/>
        <w:spacing w:line="240" w:lineRule="auto"/>
        <w:jc w:val="left"/>
      </w:pPr>
      <w:r>
        <w:annotationRef/>
      </w:r>
      <w:r>
        <w:rPr>
          <w:rFonts w:ascii="Liberation Serif" w:eastAsia="Segoe UI" w:hAnsi="Liberation Serif" w:cs="Tahoma"/>
          <w:i/>
          <w:sz w:val="16"/>
          <w:lang w:val="en-US" w:eastAsia="en-US" w:bidi="en-US"/>
        </w:rPr>
        <w:t>Em resposta a Matheus Machado Gomes (15/09/2025, 16:30): "..."</w:t>
      </w:r>
    </w:p>
    <w:p w14:paraId="21E2116B" w14:textId="77777777" w:rsidR="00922388" w:rsidRDefault="00854586">
      <w:pPr>
        <w:overflowPunct w:val="0"/>
        <w:spacing w:line="240" w:lineRule="auto"/>
        <w:jc w:val="left"/>
      </w:pPr>
      <w:r>
        <w:rPr>
          <w:rFonts w:ascii="Liberation Serif" w:eastAsia="Segoe UI" w:hAnsi="Liberation Serif" w:cs="Tahoma"/>
          <w:lang w:val="en-US" w:eastAsia="en-US" w:bidi="en-US"/>
        </w:rPr>
        <w:t>Refeito</w:t>
      </w:r>
    </w:p>
    <w:p w14:paraId="38000000" w14:textId="77777777" w:rsidR="00922388" w:rsidRDefault="00922388">
      <w:pPr>
        <w:overflowPunct w:val="0"/>
        <w:spacing w:line="240" w:lineRule="auto"/>
        <w:jc w:val="left"/>
      </w:pPr>
    </w:p>
  </w:comment>
  <w:comment w:id="623" w:author="Matheus Machado Gomes" w:date="2025-09-16T15:39:00Z" w:initials="MMG">
    <w:p w14:paraId="39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confuso. Melhorar</w:t>
      </w:r>
    </w:p>
  </w:comment>
  <w:comment w:id="629" w:author="Autor desconhecido" w:date="2025-09-28T17:07:00Z" w:initials="">
    <w:p w14:paraId="78C306B7" w14:textId="77777777" w:rsidR="00922388" w:rsidRDefault="00854586">
      <w:pPr>
        <w:overflowPunct w:val="0"/>
        <w:spacing w:line="240" w:lineRule="auto"/>
        <w:jc w:val="left"/>
      </w:pPr>
      <w:r>
        <w:annotationRef/>
      </w:r>
      <w:r>
        <w:rPr>
          <w:rFonts w:ascii="Liberation Serif" w:eastAsia="Segoe UI" w:hAnsi="Liberation Serif" w:cs="Tahoma"/>
          <w:i/>
          <w:sz w:val="16"/>
          <w:lang w:val="en-US" w:eastAsia="en-US" w:bidi="en-US"/>
        </w:rPr>
        <w:t>Em resposta a Matheus Machado Gomes (15/09/2025, 16:30): "..."</w:t>
      </w:r>
    </w:p>
    <w:p w14:paraId="3A000000" w14:textId="77777777" w:rsidR="00922388" w:rsidRDefault="00854586">
      <w:pPr>
        <w:overflowPunct w:val="0"/>
        <w:spacing w:line="240" w:lineRule="auto"/>
        <w:jc w:val="left"/>
      </w:pPr>
      <w:r>
        <w:rPr>
          <w:rFonts w:ascii="Liberation Serif" w:eastAsia="Segoe UI" w:hAnsi="Liberation Serif" w:cs="Tahoma"/>
          <w:lang w:val="en-US" w:eastAsia="en-US" w:bidi="en-US"/>
        </w:rPr>
        <w:t xml:space="preserve">Expandi a ideia e coloquei referencias </w:t>
      </w:r>
    </w:p>
  </w:comment>
  <w:comment w:id="1147" w:author="Matheus Machado Gomes" w:date="2025-09-16T15:43:00Z" w:initials="MMG">
    <w:p w14:paraId="41000000" w14:textId="77777777" w:rsidR="00922388" w:rsidRDefault="00854586">
      <w:pPr>
        <w:overflowPunct w:val="0"/>
        <w:spacing w:line="240" w:lineRule="auto"/>
        <w:jc w:val="left"/>
      </w:pPr>
      <w:r>
        <w:annotationRef/>
      </w:r>
      <w:r>
        <w:rPr>
          <w:rFonts w:ascii="Liberation Serif" w:eastAsia="Segoe UI" w:hAnsi="Liberation Serif" w:cs="Tahoma"/>
          <w:lang w:val="en-US" w:eastAsia="en-US" w:bidi="en-US"/>
        </w:rPr>
        <w:t xml:space="preserve">Tem muitas hipóteses. Deixar mais sucinto. Colocar somente as mais relevantes. Também sugiro que retire o Quadro 3. </w:t>
      </w:r>
    </w:p>
  </w:comment>
  <w:comment w:id="1172" w:author="Autor desconhecido" w:date="2025-09-28T17:23:00Z" w:initials="">
    <w:p w14:paraId="0584E1A5" w14:textId="77777777" w:rsidR="00922388" w:rsidRDefault="00854586">
      <w:pPr>
        <w:overflowPunct w:val="0"/>
        <w:spacing w:line="240" w:lineRule="auto"/>
        <w:jc w:val="left"/>
      </w:pPr>
      <w:r>
        <w:annotationRef/>
      </w:r>
      <w:r>
        <w:rPr>
          <w:rFonts w:ascii="Liberation Serif" w:eastAsia="Segoe UI" w:hAnsi="Liberation Serif" w:cs="Tahoma"/>
          <w:i/>
          <w:sz w:val="16"/>
          <w:lang w:val="en-US" w:eastAsia="en-US" w:bidi="en-US"/>
        </w:rPr>
        <w:t>Em resposta a Matheus Machado Gomes (15/09/2025, 16:30): "..."</w:t>
      </w:r>
    </w:p>
    <w:p w14:paraId="42000000" w14:textId="77777777" w:rsidR="00922388" w:rsidRDefault="00854586">
      <w:pPr>
        <w:overflowPunct w:val="0"/>
        <w:spacing w:line="240" w:lineRule="auto"/>
        <w:jc w:val="left"/>
      </w:pPr>
      <w:r>
        <w:rPr>
          <w:rFonts w:ascii="Liberation Serif" w:eastAsia="Segoe UI" w:hAnsi="Liberation Serif" w:cs="Tahoma"/>
          <w:lang w:val="en-US" w:eastAsia="en-US" w:bidi="en-US"/>
        </w:rPr>
        <w:t>Ok. Nova versão em verde e quadro 3 retirado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000000" w15:done="0"/>
  <w15:commentEx w15:paraId="0C000000" w15:paraIdParent="0B000000" w15:done="0"/>
  <w15:commentEx w15:paraId="23000000" w15:done="0"/>
  <w15:commentEx w15:paraId="24000000" w15:paraIdParent="23000000" w15:done="0"/>
  <w15:commentEx w15:paraId="2F87313A" w15:done="0"/>
  <w15:commentEx w15:paraId="27000000" w15:done="0"/>
  <w15:commentEx w15:paraId="28000000" w15:paraIdParent="27000000" w15:done="0"/>
  <w15:commentEx w15:paraId="2B000000" w15:done="0"/>
  <w15:commentEx w15:paraId="2C000000" w15:paraIdParent="2B000000" w15:done="0"/>
  <w15:commentEx w15:paraId="19489E98" w15:done="0"/>
  <w15:commentEx w15:paraId="31000000" w15:done="0"/>
  <w15:commentEx w15:paraId="32000000" w15:paraIdParent="31000000" w15:done="0"/>
  <w15:commentEx w15:paraId="35000000" w15:done="0"/>
  <w15:commentEx w15:paraId="36000000" w15:paraIdParent="35000000" w15:done="0"/>
  <w15:commentEx w15:paraId="37000000" w15:done="0"/>
  <w15:commentEx w15:paraId="38000000" w15:paraIdParent="37000000" w15:done="0"/>
  <w15:commentEx w15:paraId="39000000" w15:done="0"/>
  <w15:commentEx w15:paraId="3A000000" w15:paraIdParent="39000000" w15:done="0"/>
  <w15:commentEx w15:paraId="41000000" w15:done="0"/>
  <w15:commentEx w15:paraId="42000000" w15:paraIdParent="4100000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000000" w16cid:durableId="2C84B8C6"/>
  <w16cid:commentId w16cid:paraId="0C000000" w16cid:durableId="2C84B8C7"/>
  <w16cid:commentId w16cid:paraId="23000000" w16cid:durableId="2C84B8E0"/>
  <w16cid:commentId w16cid:paraId="24000000" w16cid:durableId="2C84B8E1"/>
  <w16cid:commentId w16cid:paraId="2F87313A" w16cid:durableId="2C84B8E4"/>
  <w16cid:commentId w16cid:paraId="27000000" w16cid:durableId="2C84B8E5"/>
  <w16cid:commentId w16cid:paraId="28000000" w16cid:durableId="2C84B8E6"/>
  <w16cid:commentId w16cid:paraId="2B000000" w16cid:durableId="2C84B8E9"/>
  <w16cid:commentId w16cid:paraId="2C000000" w16cid:durableId="2C84B8EA"/>
  <w16cid:commentId w16cid:paraId="19489E98" w16cid:durableId="2C84B8F0"/>
  <w16cid:commentId w16cid:paraId="31000000" w16cid:durableId="2C84B8F1"/>
  <w16cid:commentId w16cid:paraId="32000000" w16cid:durableId="2C84B8F2"/>
  <w16cid:commentId w16cid:paraId="35000000" w16cid:durableId="2C84B8F6"/>
  <w16cid:commentId w16cid:paraId="36000000" w16cid:durableId="2C84B8F7"/>
  <w16cid:commentId w16cid:paraId="37000000" w16cid:durableId="2C84B8F8"/>
  <w16cid:commentId w16cid:paraId="38000000" w16cid:durableId="2C84B8F9"/>
  <w16cid:commentId w16cid:paraId="39000000" w16cid:durableId="2C84B8FA"/>
  <w16cid:commentId w16cid:paraId="3A000000" w16cid:durableId="2C84B8FB"/>
  <w16cid:commentId w16cid:paraId="41000000" w16cid:durableId="2C84B902"/>
  <w16cid:commentId w16cid:paraId="42000000" w16cid:durableId="2C84B9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1C815B" w14:textId="77777777" w:rsidR="007F24A4" w:rsidRDefault="007F24A4">
      <w:pPr>
        <w:spacing w:line="240" w:lineRule="auto"/>
      </w:pPr>
      <w:r>
        <w:separator/>
      </w:r>
    </w:p>
  </w:endnote>
  <w:endnote w:type="continuationSeparator" w:id="0">
    <w:p w14:paraId="26236B4F" w14:textId="77777777" w:rsidR="007F24A4" w:rsidRDefault="007F24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quote-cjk-patch;Inter;system-ui">
    <w:altName w:val="Cambria"/>
    <w:panose1 w:val="00000000000000000000"/>
    <w:charset w:val="00"/>
    <w:family w:val="roman"/>
    <w:notTrueType/>
    <w:pitch w:val="default"/>
  </w:font>
  <w:font w:name="Times New Roman;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0801" w14:textId="77777777" w:rsidR="0017741C" w:rsidRDefault="0017741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BCDBF" w14:textId="77777777" w:rsidR="0017741C" w:rsidRDefault="0017741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38EC9" w14:textId="77777777" w:rsidR="0017741C" w:rsidRDefault="0017741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ED9A" w14:textId="77777777" w:rsidR="00922388" w:rsidRDefault="0092238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FAD29" w14:textId="77777777" w:rsidR="007F24A4" w:rsidRDefault="007F24A4">
      <w:pPr>
        <w:spacing w:line="240" w:lineRule="auto"/>
      </w:pPr>
      <w:r>
        <w:separator/>
      </w:r>
    </w:p>
  </w:footnote>
  <w:footnote w:type="continuationSeparator" w:id="0">
    <w:p w14:paraId="589C2688" w14:textId="77777777" w:rsidR="007F24A4" w:rsidRDefault="007F24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FE301" w14:textId="77777777" w:rsidR="0017741C" w:rsidRDefault="001774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00965" w14:textId="77777777" w:rsidR="0017741C" w:rsidRDefault="0017741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32639" w14:textId="77777777" w:rsidR="0017741C" w:rsidRDefault="0017741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60610" w14:textId="77777777" w:rsidR="00922388" w:rsidRDefault="00854586">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A23827B" w14:textId="77777777" w:rsidR="00922388" w:rsidRDefault="00922388">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43879"/>
    <w:multiLevelType w:val="multilevel"/>
    <w:tmpl w:val="8C42384E"/>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 w15:restartNumberingAfterBreak="0">
    <w:nsid w:val="1D947ECE"/>
    <w:multiLevelType w:val="multilevel"/>
    <w:tmpl w:val="F5DA4F1E"/>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2" w15:restartNumberingAfterBreak="0">
    <w:nsid w:val="32645B47"/>
    <w:multiLevelType w:val="multilevel"/>
    <w:tmpl w:val="E466D00E"/>
    <w:lvl w:ilvl="0">
      <w:start w:val="1"/>
      <w:numFmt w:val="decimal"/>
      <w:suff w:val="nothing"/>
      <w:lvlText w:val="%1."/>
      <w:lvlJc w:val="left"/>
      <w:pPr>
        <w:tabs>
          <w:tab w:val="num" w:pos="0"/>
        </w:tabs>
        <w:ind w:left="0" w:firstLine="0"/>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B4B629F"/>
    <w:multiLevelType w:val="multilevel"/>
    <w:tmpl w:val="7D6ADFA4"/>
    <w:lvl w:ilvl="0">
      <w:start w:val="1"/>
      <w:numFmt w:val="decimal"/>
      <w:lvlText w:val="%1"/>
      <w:lvlJc w:val="left"/>
      <w:pPr>
        <w:tabs>
          <w:tab w:val="num" w:pos="0"/>
        </w:tabs>
        <w:ind w:left="780" w:hanging="420"/>
      </w:pPr>
    </w:lvl>
    <w:lvl w:ilvl="1">
      <w:start w:val="3"/>
      <w:numFmt w:val="decimal"/>
      <w:lvlText w:val="%1.%2"/>
      <w:lvlJc w:val="left"/>
      <w:pPr>
        <w:tabs>
          <w:tab w:val="num" w:pos="0"/>
        </w:tabs>
        <w:ind w:left="720" w:hanging="360"/>
      </w:pPr>
      <w:rPr>
        <w:i w:val="0"/>
      </w:rPr>
    </w:lvl>
    <w:lvl w:ilvl="2">
      <w:start w:val="1"/>
      <w:numFmt w:val="decimal"/>
      <w:lvlText w:val="%1.%2.%3"/>
      <w:lvlJc w:val="left"/>
      <w:pPr>
        <w:tabs>
          <w:tab w:val="num" w:pos="0"/>
        </w:tabs>
        <w:ind w:left="1080" w:hanging="720"/>
      </w:pPr>
      <w:rPr>
        <w:i w:val="0"/>
      </w:rPr>
    </w:lvl>
    <w:lvl w:ilvl="3">
      <w:start w:val="1"/>
      <w:numFmt w:val="decimal"/>
      <w:lvlText w:val="%1.%2.%3.%4"/>
      <w:lvlJc w:val="left"/>
      <w:pPr>
        <w:tabs>
          <w:tab w:val="num" w:pos="0"/>
        </w:tabs>
        <w:ind w:left="1080" w:hanging="720"/>
      </w:pPr>
      <w:rPr>
        <w:i w:val="0"/>
      </w:rPr>
    </w:lvl>
    <w:lvl w:ilvl="4">
      <w:start w:val="1"/>
      <w:numFmt w:val="decimal"/>
      <w:lvlText w:val="%1.%2.%3.%4.%5"/>
      <w:lvlJc w:val="left"/>
      <w:pPr>
        <w:tabs>
          <w:tab w:val="num" w:pos="0"/>
        </w:tabs>
        <w:ind w:left="1440" w:hanging="1080"/>
      </w:pPr>
      <w:rPr>
        <w:i w:val="0"/>
      </w:rPr>
    </w:lvl>
    <w:lvl w:ilvl="5">
      <w:start w:val="1"/>
      <w:numFmt w:val="decimal"/>
      <w:lvlText w:val="%1.%2.%3.%4.%5.%6"/>
      <w:lvlJc w:val="left"/>
      <w:pPr>
        <w:tabs>
          <w:tab w:val="num" w:pos="0"/>
        </w:tabs>
        <w:ind w:left="1440" w:hanging="1080"/>
      </w:pPr>
      <w:rPr>
        <w:i w:val="0"/>
      </w:rPr>
    </w:lvl>
    <w:lvl w:ilvl="6">
      <w:start w:val="1"/>
      <w:numFmt w:val="decimal"/>
      <w:lvlText w:val="%1.%2.%3.%4.%5.%6.%7"/>
      <w:lvlJc w:val="left"/>
      <w:pPr>
        <w:tabs>
          <w:tab w:val="num" w:pos="0"/>
        </w:tabs>
        <w:ind w:left="1800" w:hanging="1440"/>
      </w:pPr>
      <w:rPr>
        <w:i w:val="0"/>
      </w:rPr>
    </w:lvl>
    <w:lvl w:ilvl="7">
      <w:start w:val="1"/>
      <w:numFmt w:val="decimal"/>
      <w:lvlText w:val="%1.%2.%3.%4.%5.%6.%7.%8"/>
      <w:lvlJc w:val="left"/>
      <w:pPr>
        <w:tabs>
          <w:tab w:val="num" w:pos="0"/>
        </w:tabs>
        <w:ind w:left="1800" w:hanging="1440"/>
      </w:pPr>
      <w:rPr>
        <w:i w:val="0"/>
      </w:rPr>
    </w:lvl>
    <w:lvl w:ilvl="8">
      <w:start w:val="1"/>
      <w:numFmt w:val="decimal"/>
      <w:lvlText w:val="%1.%2.%3.%4.%5.%6.%7.%8.%9"/>
      <w:lvlJc w:val="left"/>
      <w:pPr>
        <w:tabs>
          <w:tab w:val="num" w:pos="0"/>
        </w:tabs>
        <w:ind w:left="2160" w:hanging="1800"/>
      </w:pPr>
      <w:rPr>
        <w:i w:val="0"/>
      </w:rPr>
    </w:lvl>
  </w:abstractNum>
  <w:abstractNum w:abstractNumId="4" w15:restartNumberingAfterBreak="0">
    <w:nsid w:val="54797177"/>
    <w:multiLevelType w:val="multilevel"/>
    <w:tmpl w:val="59326080"/>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5" w15:restartNumberingAfterBreak="0">
    <w:nsid w:val="7E7648A0"/>
    <w:multiLevelType w:val="multilevel"/>
    <w:tmpl w:val="ABCE754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22388"/>
    <w:rsid w:val="000C6205"/>
    <w:rsid w:val="00164D9D"/>
    <w:rsid w:val="0017741C"/>
    <w:rsid w:val="00274E8E"/>
    <w:rsid w:val="002A6D6D"/>
    <w:rsid w:val="003038C1"/>
    <w:rsid w:val="003107C1"/>
    <w:rsid w:val="00425AC5"/>
    <w:rsid w:val="00672C3C"/>
    <w:rsid w:val="0072643B"/>
    <w:rsid w:val="007F24A4"/>
    <w:rsid w:val="00854586"/>
    <w:rsid w:val="00922388"/>
    <w:rsid w:val="009B0B79"/>
    <w:rsid w:val="00AB1332"/>
    <w:rsid w:val="00B053C6"/>
    <w:rsid w:val="00CB4FED"/>
    <w:rsid w:val="00E62B56"/>
    <w:rsid w:val="00F05374"/>
    <w:rsid w:val="00F90F13"/>
    <w:rsid w:val="00FB12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FB3F"/>
  <w15:docId w15:val="{CBD3937C-5076-4ED5-BBCF-5B51C72B5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jc w:val="both"/>
    </w:pPr>
  </w:style>
  <w:style w:type="paragraph" w:styleId="Ttulo1">
    <w:name w:val="heading 1"/>
    <w:basedOn w:val="Normal"/>
    <w:next w:val="Normal"/>
    <w:uiPriority w:val="9"/>
    <w:qFormat/>
    <w:pPr>
      <w:keepNext/>
      <w:tabs>
        <w:tab w:val="left" w:pos="90"/>
      </w:tabs>
      <w:spacing w:before="240" w:after="60"/>
      <w:jc w:val="left"/>
      <w:outlineLvl w:val="0"/>
    </w:pPr>
    <w:rPr>
      <w:b/>
    </w:rPr>
  </w:style>
  <w:style w:type="paragraph" w:styleId="Ttulo2">
    <w:name w:val="heading 2"/>
    <w:basedOn w:val="Normal"/>
    <w:next w:val="Normal"/>
    <w:uiPriority w:val="9"/>
    <w:semiHidden/>
    <w:unhideWhenUsed/>
    <w:qFormat/>
    <w:pPr>
      <w:keepNext/>
      <w:spacing w:before="240" w:after="60"/>
      <w:ind w:left="708"/>
      <w:outlineLvl w:val="1"/>
    </w:pPr>
    <w:rPr>
      <w:b/>
    </w:rPr>
  </w:style>
  <w:style w:type="paragraph" w:styleId="Ttulo3">
    <w:name w:val="heading 3"/>
    <w:basedOn w:val="Normal"/>
    <w:next w:val="Normal"/>
    <w:uiPriority w:val="9"/>
    <w:semiHidden/>
    <w:unhideWhenUsed/>
    <w:qFormat/>
    <w:pPr>
      <w:keepNext/>
      <w:spacing w:before="240" w:after="60"/>
      <w:ind w:left="708"/>
      <w:outlineLvl w:val="2"/>
    </w:pPr>
    <w:rPr>
      <w:b/>
    </w:rPr>
  </w:style>
  <w:style w:type="paragraph" w:styleId="Ttulo4">
    <w:name w:val="heading 4"/>
    <w:basedOn w:val="Normal"/>
    <w:next w:val="Normal"/>
    <w:uiPriority w:val="9"/>
    <w:semiHidden/>
    <w:unhideWhenUsed/>
    <w:qFormat/>
    <w:pPr>
      <w:keepNext/>
      <w:ind w:left="708"/>
      <w:outlineLvl w:val="3"/>
    </w:p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qFormat/>
    <w:rPr>
      <w:sz w:val="16"/>
      <w:szCs w:val="16"/>
    </w:rPr>
  </w:style>
  <w:style w:type="character" w:customStyle="1" w:styleId="TextodecomentrioChar">
    <w:name w:val="Texto de comentário Char"/>
    <w:basedOn w:val="Fontepargpadro"/>
    <w:link w:val="Textodecomentrio"/>
    <w:qFormat/>
    <w:rPr>
      <w:sz w:val="20"/>
      <w:szCs w:val="20"/>
    </w:rPr>
  </w:style>
  <w:style w:type="character" w:customStyle="1" w:styleId="AssuntodocomentrioChar">
    <w:name w:val="Assunto do comentário Char"/>
    <w:basedOn w:val="TextodecomentrioChar"/>
    <w:link w:val="Assuntodocomentrio"/>
    <w:qFormat/>
    <w:rPr>
      <w:b/>
      <w:bCs/>
      <w:sz w:val="20"/>
      <w:szCs w:val="20"/>
    </w:rPr>
  </w:style>
  <w:style w:type="character" w:styleId="Hyperlink">
    <w:name w:val="Hyperlink"/>
    <w:rPr>
      <w:color w:val="000080"/>
      <w:u w:val="single"/>
    </w:rPr>
  </w:style>
  <w:style w:type="character" w:styleId="Nmerodelinha">
    <w:name w:val="line number"/>
  </w:style>
  <w:style w:type="character" w:styleId="Forte">
    <w:name w:val="Strong"/>
    <w:qFormat/>
    <w:rPr>
      <w:b/>
      <w:bCs/>
    </w:rPr>
  </w:style>
  <w:style w:type="character" w:styleId="nfase">
    <w:name w:val="Emphasis"/>
    <w:qFormat/>
    <w:rPr>
      <w:i/>
      <w:iCs/>
    </w:rPr>
  </w:style>
  <w:style w:type="character" w:customStyle="1" w:styleId="Smbolosdenumerao">
    <w:name w:val="Símbolos de numeração"/>
    <w:qFormat/>
  </w:style>
  <w:style w:type="paragraph" w:styleId="Ttulo">
    <w:name w:val="Title"/>
    <w:basedOn w:val="Normal"/>
    <w:next w:val="Corpodetexto"/>
    <w:uiPriority w:val="10"/>
    <w:qFormat/>
    <w:rPr>
      <w:sz w:val="22"/>
      <w:szCs w:val="22"/>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next w:val="Normal"/>
    <w:qFormat/>
    <w:pPr>
      <w:spacing w:after="200" w:line="240" w:lineRule="auto"/>
    </w:pPr>
    <w:rPr>
      <w:rFonts w:eastAsia="Times New Roman" w:cs="Times New Roman"/>
      <w:b/>
      <w:bCs/>
      <w:color w:val="4F81BD"/>
      <w:sz w:val="18"/>
      <w:szCs w:val="18"/>
    </w:rPr>
  </w:style>
  <w:style w:type="paragraph" w:customStyle="1" w:styleId="ndice">
    <w:name w:val="Índice"/>
    <w:basedOn w:val="Normal"/>
    <w:qFormat/>
    <w:pPr>
      <w:suppressLineNumbers/>
    </w:pPr>
    <w:rPr>
      <w:rFonts w:cs="Lucida San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comentrio">
    <w:name w:val="annotation text"/>
    <w:basedOn w:val="Normal"/>
    <w:link w:val="TextodecomentrioChar"/>
    <w:pPr>
      <w:spacing w:line="240" w:lineRule="auto"/>
    </w:pPr>
    <w:rPr>
      <w:sz w:val="20"/>
      <w:szCs w:val="20"/>
    </w:rPr>
  </w:style>
  <w:style w:type="paragraph" w:styleId="Assuntodocomentrio">
    <w:name w:val="annotation subject"/>
    <w:basedOn w:val="Textodecomentrio"/>
    <w:next w:val="Textodecomentrio"/>
    <w:link w:val="AssuntodocomentrioChar"/>
    <w:qFormat/>
    <w:rPr>
      <w:b/>
      <w:bCs/>
    </w:rPr>
  </w:style>
  <w:style w:type="paragraph" w:customStyle="1" w:styleId="Cabealhoerodap">
    <w:name w:val="Cabeçalho e rodapé"/>
    <w:basedOn w:val="Normal"/>
    <w:qFormat/>
  </w:style>
  <w:style w:type="paragraph" w:styleId="Cabealho">
    <w:name w:val="header"/>
    <w:basedOn w:val="Cabealhoerodap"/>
  </w:style>
  <w:style w:type="paragraph" w:styleId="Rodap">
    <w:name w:val="footer"/>
    <w:basedOn w:val="Cabealhoerodap"/>
  </w:style>
  <w:style w:type="paragraph" w:customStyle="1" w:styleId="Anotao">
    <w:name w:val="Anotação"/>
    <w:basedOn w:val="Normal"/>
    <w:qFormat/>
    <w:pPr>
      <w:spacing w:before="56" w:line="240" w:lineRule="auto"/>
      <w:ind w:left="57" w:right="57"/>
    </w:pPr>
    <w:rPr>
      <w:sz w:val="20"/>
      <w:szCs w:val="20"/>
    </w:rPr>
  </w:style>
  <w:style w:type="paragraph" w:customStyle="1" w:styleId="Contedodatabela">
    <w:name w:val="Conteúdo da tabela"/>
    <w:basedOn w:val="Normal"/>
    <w:qFormat/>
    <w:pPr>
      <w:widowControl w:val="0"/>
      <w:suppressLineNumbers/>
    </w:pPr>
  </w:style>
  <w:style w:type="paragraph" w:customStyle="1" w:styleId="Contedodoquadro">
    <w:name w:val="Conteúdo do q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1.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571</TotalTime>
  <Pages>19</Pages>
  <Words>13522</Words>
  <Characters>73019</Characters>
  <Application>Microsoft Office Word</Application>
  <DocSecurity>0</DocSecurity>
  <Lines>608</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5</cp:revision>
  <dcterms:created xsi:type="dcterms:W3CDTF">2025-09-28T20:40:00Z</dcterms:created>
  <dcterms:modified xsi:type="dcterms:W3CDTF">2025-09-29T20:32:00Z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5b1c8cc5-def1-40ab-ab45-e140fdf6f0d6</vt:lpwstr>
  </property>
  <property fmtid="{D5CDD505-2E9C-101B-9397-08002B2CF9AE}" pid="3" name="ZOTERO_PREF_1">
    <vt:lpwstr>&lt;data data-version="3" zotero-version="7.0.24"&gt;&lt;session id="zrXRIHTE"/&gt;&lt;style id="http://www.zotero.org/styles/ieee" locale="pt-BR" hasBibliography="1" bibliographyStyleHasBeenSet="0"/&gt;&lt;prefs&gt;&lt;pref name="fieldType" value="Field"/&gt;&lt;pref name="automaticJour</vt:lpwstr>
  </property>
  <property fmtid="{D5CDD505-2E9C-101B-9397-08002B2CF9AE}" pid="4" name="ZOTERO_PREF_2">
    <vt:lpwstr>nalAbbreviations" value="true"/&gt;&lt;/prefs&gt;&lt;/data&gt;</vt:lpwstr>
  </property>
</Properties>
</file>